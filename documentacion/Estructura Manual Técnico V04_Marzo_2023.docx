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color w:val="808080"/>
          <w:sz w:val="56"/>
          <w:szCs w:val="56"/>
        </w:rPr>
      </w:pPr>
      <w:r w:rsidDel="00000000" w:rsidR="00000000" w:rsidRPr="00000000">
        <w:rPr>
          <w:b w:val="1"/>
          <w:color w:val="808080"/>
          <w:sz w:val="56"/>
          <w:szCs w:val="56"/>
          <w:rtl w:val="0"/>
        </w:rPr>
        <w:t xml:space="preserve">LOGO APLICATIVO</w:t>
      </w:r>
    </w:p>
    <w:p w:rsidR="00000000" w:rsidDel="00000000" w:rsidP="00000000" w:rsidRDefault="00000000" w:rsidRPr="00000000" w14:paraId="00000003">
      <w:pPr>
        <w:jc w:val="center"/>
        <w:rPr>
          <w:b w:val="1"/>
          <w:color w:val="808080"/>
          <w:sz w:val="56"/>
          <w:szCs w:val="56"/>
        </w:rPr>
      </w:pPr>
      <w:r w:rsidDel="00000000" w:rsidR="00000000" w:rsidRPr="00000000">
        <w:rPr>
          <w:rtl w:val="0"/>
        </w:rPr>
      </w:r>
    </w:p>
    <w:p w:rsidR="00000000" w:rsidDel="00000000" w:rsidP="00000000" w:rsidRDefault="00000000" w:rsidRPr="00000000" w14:paraId="00000004">
      <w:pPr>
        <w:jc w:val="center"/>
        <w:rPr>
          <w:b w:val="1"/>
          <w:color w:val="808080"/>
          <w:sz w:val="56"/>
          <w:szCs w:val="56"/>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color w:val="33cc33"/>
          <w:sz w:val="72"/>
          <w:szCs w:val="72"/>
        </w:rPr>
      </w:pPr>
      <w:r w:rsidDel="00000000" w:rsidR="00000000" w:rsidRPr="00000000">
        <w:rPr>
          <w:b w:val="1"/>
          <w:color w:val="33cc33"/>
          <w:sz w:val="72"/>
          <w:szCs w:val="72"/>
          <w:rtl w:val="0"/>
        </w:rPr>
        <w:t xml:space="preserve">Manual Técnico</w:t>
      </w:r>
    </w:p>
    <w:p w:rsidR="00000000" w:rsidDel="00000000" w:rsidP="00000000" w:rsidRDefault="00000000" w:rsidRPr="00000000" w14:paraId="00000007">
      <w:pPr>
        <w:jc w:val="center"/>
        <w:rPr>
          <w:b w:val="1"/>
          <w:sz w:val="72"/>
          <w:szCs w:val="72"/>
        </w:rPr>
      </w:pPr>
      <w:r w:rsidDel="00000000" w:rsidR="00000000" w:rsidRPr="00000000">
        <w:rPr>
          <w:b w:val="1"/>
          <w:color w:val="808080"/>
          <w:sz w:val="72"/>
          <w:szCs w:val="72"/>
          <w:rtl w:val="0"/>
        </w:rPr>
        <w:t xml:space="preserve">Andrómeda</w:t>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Versión 4</w:t>
      </w:r>
      <w:r w:rsidDel="00000000" w:rsidR="00000000" w:rsidRPr="00000000">
        <w:rPr>
          <w:b w:val="1"/>
          <w:highlight w:val="cyan"/>
          <w:rtl w:val="0"/>
        </w:rPr>
        <w:t xml:space="preserve">.0</w:t>
      </w: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color w:val="808080"/>
        </w:rPr>
      </w:pPr>
      <w:r w:rsidDel="00000000" w:rsidR="00000000" w:rsidRPr="00000000">
        <w:rPr>
          <w:b w:val="1"/>
          <w:rtl w:val="0"/>
        </w:rPr>
        <w:t xml:space="preserve">Miguel angel perez castrillon, Isaias ramirez burgos, Steven villamizar mendoza, Joel tuiran durango</w:t>
      </w:r>
      <w:r w:rsidDel="00000000" w:rsidR="00000000" w:rsidRPr="00000000">
        <w:rPr>
          <w:rtl w:val="0"/>
        </w:rPr>
      </w:r>
    </w:p>
    <w:p w:rsidR="00000000" w:rsidDel="00000000" w:rsidP="00000000" w:rsidRDefault="00000000" w:rsidRPr="00000000" w14:paraId="0000000E">
      <w:pPr>
        <w:jc w:val="center"/>
        <w:rPr>
          <w:b w:val="1"/>
          <w:color w:val="80808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Tecnología en Análisis y Desarrollo de Software, Servicio Nacional De Aprendizaje, Regional Antioquia, Centro de Servicios y Gestión Empresarial</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Instructor(a) xxxxxxx</w:t>
      </w:r>
    </w:p>
    <w:p w:rsidR="00000000" w:rsidDel="00000000" w:rsidP="00000000" w:rsidRDefault="00000000" w:rsidRPr="00000000" w14:paraId="00000011">
      <w:pPr>
        <w:jc w:val="center"/>
        <w:rPr>
          <w:b w:val="1"/>
          <w:color w:val="808080"/>
        </w:rPr>
      </w:pPr>
      <w:bookmarkStart w:colFirst="0" w:colLast="0" w:name="_heading=h.111kx3o" w:id="0"/>
      <w:bookmarkEnd w:id="0"/>
      <w:r w:rsidDel="00000000" w:rsidR="00000000" w:rsidRPr="00000000">
        <w:rPr>
          <w:highlight w:val="yellow"/>
          <w:rtl w:val="0"/>
        </w:rPr>
        <w:t xml:space="preserve">Día</w:t>
      </w:r>
      <w:r w:rsidDel="00000000" w:rsidR="00000000" w:rsidRPr="00000000">
        <w:rPr>
          <w:rtl w:val="0"/>
        </w:rPr>
        <w:t xml:space="preserve"> de </w:t>
      </w:r>
      <w:r w:rsidDel="00000000" w:rsidR="00000000" w:rsidRPr="00000000">
        <w:rPr>
          <w:highlight w:val="yellow"/>
          <w:rtl w:val="0"/>
        </w:rPr>
        <w:t xml:space="preserve">mes</w:t>
      </w:r>
      <w:r w:rsidDel="00000000" w:rsidR="00000000" w:rsidRPr="00000000">
        <w:rPr>
          <w:rtl w:val="0"/>
        </w:rPr>
        <w:t xml:space="preserve"> de </w:t>
      </w:r>
      <w:r w:rsidDel="00000000" w:rsidR="00000000" w:rsidRPr="00000000">
        <w:rPr>
          <w:highlight w:val="yellow"/>
          <w:rtl w:val="0"/>
        </w:rPr>
        <w:t xml:space="preserve">año</w:t>
      </w:r>
      <w:r w:rsidDel="00000000" w:rsidR="00000000" w:rsidRPr="00000000">
        <w:rPr>
          <w:rtl w:val="0"/>
        </w:rPr>
      </w:r>
    </w:p>
    <w:p w:rsidR="00000000" w:rsidDel="00000000" w:rsidP="00000000" w:rsidRDefault="00000000" w:rsidRPr="00000000" w14:paraId="00000012">
      <w:pPr>
        <w:jc w:val="center"/>
        <w:rPr>
          <w:rFonts w:ascii="Arial Black" w:cs="Arial Black" w:eastAsia="Arial Black" w:hAnsi="Arial Black"/>
          <w:color w:val="33cc33"/>
          <w:sz w:val="28"/>
          <w:szCs w:val="28"/>
        </w:rPr>
      </w:pPr>
      <w:r w:rsidDel="00000000" w:rsidR="00000000" w:rsidRPr="00000000">
        <w:rPr>
          <w:rtl w:val="0"/>
        </w:rPr>
      </w:r>
    </w:p>
    <w:p w:rsidR="00000000" w:rsidDel="00000000" w:rsidP="00000000" w:rsidRDefault="00000000" w:rsidRPr="00000000" w14:paraId="00000013">
      <w:pPr>
        <w:jc w:val="center"/>
        <w:rPr>
          <w:rFonts w:ascii="Arial Black" w:cs="Arial Black" w:eastAsia="Arial Black" w:hAnsi="Arial Black"/>
          <w:color w:val="33cc33"/>
          <w:sz w:val="28"/>
          <w:szCs w:val="28"/>
        </w:rPr>
      </w:pPr>
      <w:r w:rsidDel="00000000" w:rsidR="00000000" w:rsidRPr="00000000">
        <w:rPr>
          <w:rtl w:val="0"/>
        </w:rPr>
      </w:r>
    </w:p>
    <w:p w:rsidR="00000000" w:rsidDel="00000000" w:rsidP="00000000" w:rsidRDefault="00000000" w:rsidRPr="00000000" w14:paraId="00000014">
      <w:pPr>
        <w:jc w:val="center"/>
        <w:rPr>
          <w:rFonts w:ascii="Arial Black" w:cs="Arial Black" w:eastAsia="Arial Black" w:hAnsi="Arial Black"/>
          <w:color w:val="33cc33"/>
          <w:sz w:val="28"/>
          <w:szCs w:val="28"/>
        </w:rPr>
      </w:pPr>
      <w:r w:rsidDel="00000000" w:rsidR="00000000" w:rsidRPr="00000000">
        <w:rPr>
          <w:rtl w:val="0"/>
        </w:rPr>
      </w:r>
    </w:p>
    <w:p w:rsidR="00000000" w:rsidDel="00000000" w:rsidP="00000000" w:rsidRDefault="00000000" w:rsidRPr="00000000" w14:paraId="00000015">
      <w:pPr>
        <w:jc w:val="center"/>
        <w:rPr>
          <w:rFonts w:ascii="Arial Black" w:cs="Arial Black" w:eastAsia="Arial Black" w:hAnsi="Arial Black"/>
          <w:color w:val="33cc33"/>
          <w:sz w:val="28"/>
          <w:szCs w:val="28"/>
        </w:rPr>
      </w:pPr>
      <w:r w:rsidDel="00000000" w:rsidR="00000000" w:rsidRPr="00000000">
        <w:rPr>
          <w:rFonts w:ascii="Arial Black" w:cs="Arial Black" w:eastAsia="Arial Black" w:hAnsi="Arial Black"/>
          <w:color w:val="33cc33"/>
          <w:sz w:val="28"/>
          <w:szCs w:val="28"/>
          <w:rtl w:val="0"/>
        </w:rPr>
        <w:t xml:space="preserve">Tabla de Contenido</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rFonts w:ascii="Arial Black" w:cs="Arial Black" w:eastAsia="Arial Black" w:hAnsi="Arial Black"/>
          <w:color w:val="ed7d3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color w:val="000000"/>
                <w:rtl w:val="0"/>
              </w:rPr>
              <w:t xml:space="preserve">Introducción</w:t>
            </w:r>
          </w:hyperlink>
          <w:hyperlink w:anchor="_heading=h.30j0zll">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1fob9te">
            <w:r w:rsidDel="00000000" w:rsidR="00000000" w:rsidRPr="00000000">
              <w:rPr>
                <w:rFonts w:ascii="Arial" w:cs="Arial" w:eastAsia="Arial" w:hAnsi="Arial"/>
                <w:b w:val="1"/>
                <w:color w:val="000000"/>
                <w:rtl w:val="0"/>
              </w:rPr>
              <w:t xml:space="preserve">Requerimientos del Sistema</w:t>
            </w:r>
          </w:hyperlink>
          <w:hyperlink w:anchor="_heading=h.1fob9te">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3znysh7">
            <w:r w:rsidDel="00000000" w:rsidR="00000000" w:rsidRPr="00000000">
              <w:rPr>
                <w:rFonts w:ascii="Arial" w:cs="Arial" w:eastAsia="Arial" w:hAnsi="Arial"/>
                <w:color w:val="000000"/>
                <w:rtl w:val="0"/>
              </w:rPr>
              <w:t xml:space="preserve">Requerimientos de Hardware</w:t>
            </w:r>
          </w:hyperlink>
          <w:hyperlink w:anchor="_heading=h.3znysh7">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2et92p0">
            <w:r w:rsidDel="00000000" w:rsidR="00000000" w:rsidRPr="00000000">
              <w:rPr>
                <w:rFonts w:ascii="Arial" w:cs="Arial" w:eastAsia="Arial" w:hAnsi="Arial"/>
                <w:color w:val="000000"/>
                <w:rtl w:val="0"/>
              </w:rPr>
              <w:t xml:space="preserve">Requerimientos de Software</w:t>
            </w:r>
          </w:hyperlink>
          <w:hyperlink w:anchor="_heading=h.2et92p0">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tyjcwt">
            <w:r w:rsidDel="00000000" w:rsidR="00000000" w:rsidRPr="00000000">
              <w:rPr>
                <w:rFonts w:ascii="Arial" w:cs="Arial" w:eastAsia="Arial" w:hAnsi="Arial"/>
                <w:b w:val="1"/>
                <w:color w:val="000000"/>
                <w:rtl w:val="0"/>
              </w:rPr>
              <w:t xml:space="preserve">Técnicas de Recolección Aplicadas</w:t>
            </w:r>
          </w:hyperlink>
          <w:hyperlink w:anchor="_heading=h.tyjcwt">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3dy6vkm">
            <w:r w:rsidDel="00000000" w:rsidR="00000000" w:rsidRPr="00000000">
              <w:rPr>
                <w:rFonts w:ascii="Arial" w:cs="Arial" w:eastAsia="Arial" w:hAnsi="Arial"/>
                <w:color w:val="000000"/>
                <w:rtl w:val="0"/>
              </w:rPr>
              <w:t xml:space="preserve">Técnica Zzz</w:t>
            </w:r>
          </w:hyperlink>
          <w:hyperlink w:anchor="_heading=h.3dy6vkm">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4d34og8">
            <w:r w:rsidDel="00000000" w:rsidR="00000000" w:rsidRPr="00000000">
              <w:rPr>
                <w:rFonts w:ascii="Arial" w:cs="Arial" w:eastAsia="Arial" w:hAnsi="Arial"/>
                <w:b w:val="1"/>
                <w:color w:val="000000"/>
                <w:rtl w:val="0"/>
              </w:rPr>
              <w:t xml:space="preserve">Ficha de Proyecto</w:t>
            </w:r>
          </w:hyperlink>
          <w:hyperlink w:anchor="_heading=h.4d34og8">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2s8eyo1">
            <w:r w:rsidDel="00000000" w:rsidR="00000000" w:rsidRPr="00000000">
              <w:rPr>
                <w:rFonts w:ascii="Arial" w:cs="Arial" w:eastAsia="Arial" w:hAnsi="Arial"/>
                <w:color w:val="000000"/>
                <w:rtl w:val="0"/>
              </w:rPr>
              <w:t xml:space="preserve">Planteamiento del Problema</w:t>
            </w:r>
          </w:hyperlink>
          <w:hyperlink w:anchor="_heading=h.2s8eyo1">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3rdcrjn">
            <w:r w:rsidDel="00000000" w:rsidR="00000000" w:rsidRPr="00000000">
              <w:rPr>
                <w:color w:val="000000"/>
                <w:rtl w:val="0"/>
              </w:rPr>
              <w:t xml:space="preserve">Justificación</w:t>
              <w:tab/>
              <w:t xml:space="preserve">8</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lnxbz9">
            <w:r w:rsidDel="00000000" w:rsidR="00000000" w:rsidRPr="00000000">
              <w:rPr>
                <w:rFonts w:ascii="Arial" w:cs="Arial" w:eastAsia="Arial" w:hAnsi="Arial"/>
                <w:color w:val="000000"/>
                <w:rtl w:val="0"/>
              </w:rPr>
              <w:t xml:space="preserve">Objetivos</w:t>
            </w:r>
          </w:hyperlink>
          <w:hyperlink w:anchor="_heading=h.lnxbz9">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8828"/>
            </w:tabs>
            <w:spacing w:after="100" w:lineRule="auto"/>
            <w:ind w:left="440" w:firstLine="0"/>
            <w:rPr>
              <w:rFonts w:ascii="Calibri" w:cs="Calibri" w:eastAsia="Calibri" w:hAnsi="Calibri"/>
              <w:color w:val="000000"/>
              <w:sz w:val="22"/>
              <w:szCs w:val="22"/>
            </w:rPr>
          </w:pPr>
          <w:hyperlink w:anchor="_heading=h.1ksv4uv">
            <w:r w:rsidDel="00000000" w:rsidR="00000000" w:rsidRPr="00000000">
              <w:rPr>
                <w:rFonts w:ascii="Arial" w:cs="Arial" w:eastAsia="Arial" w:hAnsi="Arial"/>
                <w:i w:val="1"/>
                <w:color w:val="000000"/>
                <w:rtl w:val="0"/>
              </w:rPr>
              <w:t xml:space="preserve">Objetivo General</w:t>
            </w:r>
          </w:hyperlink>
          <w:hyperlink w:anchor="_heading=h.1ksv4uv">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8828"/>
            </w:tabs>
            <w:spacing w:after="100" w:lineRule="auto"/>
            <w:ind w:left="440" w:firstLine="0"/>
            <w:rPr>
              <w:rFonts w:ascii="Calibri" w:cs="Calibri" w:eastAsia="Calibri" w:hAnsi="Calibri"/>
              <w:color w:val="000000"/>
              <w:sz w:val="22"/>
              <w:szCs w:val="22"/>
            </w:rPr>
          </w:pPr>
          <w:hyperlink w:anchor="_heading=h.44sinio">
            <w:r w:rsidDel="00000000" w:rsidR="00000000" w:rsidRPr="00000000">
              <w:rPr>
                <w:rFonts w:ascii="Arial" w:cs="Arial" w:eastAsia="Arial" w:hAnsi="Arial"/>
                <w:i w:val="1"/>
                <w:color w:val="000000"/>
                <w:rtl w:val="0"/>
              </w:rPr>
              <w:t xml:space="preserve">Objetivos Específicos</w:t>
            </w:r>
          </w:hyperlink>
          <w:hyperlink w:anchor="_heading=h.44sinio">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2jxsxqh">
            <w:r w:rsidDel="00000000" w:rsidR="00000000" w:rsidRPr="00000000">
              <w:rPr>
                <w:rFonts w:ascii="Arial" w:cs="Arial" w:eastAsia="Arial" w:hAnsi="Arial"/>
                <w:color w:val="000000"/>
                <w:rtl w:val="0"/>
              </w:rPr>
              <w:t xml:space="preserve">Alcance del Proyecto</w:t>
            </w:r>
          </w:hyperlink>
          <w:hyperlink w:anchor="_heading=h.2jxsxqh">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z337ya">
            <w:r w:rsidDel="00000000" w:rsidR="00000000" w:rsidRPr="00000000">
              <w:rPr>
                <w:rFonts w:ascii="Arial" w:cs="Arial" w:eastAsia="Arial" w:hAnsi="Arial"/>
                <w:b w:val="1"/>
                <w:color w:val="000000"/>
                <w:rtl w:val="0"/>
              </w:rPr>
              <w:t xml:space="preserve">Mapa de Procesos</w:t>
            </w:r>
          </w:hyperlink>
          <w:hyperlink w:anchor="_heading=h.z337ya">
            <w:r w:rsidDel="00000000" w:rsidR="00000000" w:rsidRPr="00000000">
              <w:rPr>
                <w:color w:val="000000"/>
                <w:rtl w:val="0"/>
              </w:rPr>
              <w:tab/>
              <w:t xml:space="preserve">9</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3j2qqm3">
            <w:r w:rsidDel="00000000" w:rsidR="00000000" w:rsidRPr="00000000">
              <w:rPr>
                <w:rFonts w:ascii="Arial" w:cs="Arial" w:eastAsia="Arial" w:hAnsi="Arial"/>
                <w:b w:val="1"/>
                <w:color w:val="000000"/>
                <w:rtl w:val="0"/>
              </w:rPr>
              <w:t xml:space="preserve">Facilitación Gráfica</w:t>
            </w:r>
          </w:hyperlink>
          <w:hyperlink w:anchor="_heading=h.3j2qqm3">
            <w:r w:rsidDel="00000000" w:rsidR="00000000" w:rsidRPr="00000000">
              <w:rPr>
                <w:color w:val="000000"/>
                <w:rtl w:val="0"/>
              </w:rPr>
              <w:tab/>
              <w:t xml:space="preserve">10</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1y810tw">
            <w:r w:rsidDel="00000000" w:rsidR="00000000" w:rsidRPr="00000000">
              <w:rPr>
                <w:rFonts w:ascii="Arial" w:cs="Arial" w:eastAsia="Arial" w:hAnsi="Arial"/>
                <w:b w:val="1"/>
                <w:color w:val="000000"/>
                <w:rtl w:val="0"/>
              </w:rPr>
              <w:t xml:space="preserve">Story Mapping</w:t>
            </w:r>
          </w:hyperlink>
          <w:hyperlink w:anchor="_heading=h.1y810tw">
            <w:r w:rsidDel="00000000" w:rsidR="00000000" w:rsidRPr="00000000">
              <w:rPr>
                <w:color w:val="000000"/>
                <w:rtl w:val="0"/>
              </w:rPr>
              <w:tab/>
              <w:t xml:space="preserve">11</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4i7ojhp">
            <w:r w:rsidDel="00000000" w:rsidR="00000000" w:rsidRPr="00000000">
              <w:rPr>
                <w:rFonts w:ascii="Arial" w:cs="Arial" w:eastAsia="Arial" w:hAnsi="Arial"/>
                <w:b w:val="1"/>
                <w:color w:val="000000"/>
                <w:rtl w:val="0"/>
              </w:rPr>
              <w:t xml:space="preserve">Wireframe (Balsamiq)</w:t>
            </w:r>
          </w:hyperlink>
          <w:hyperlink w:anchor="_heading=h.4i7ojhp">
            <w:r w:rsidDel="00000000" w:rsidR="00000000" w:rsidRPr="00000000">
              <w:rPr>
                <w:color w:val="000000"/>
                <w:rtl w:val="0"/>
              </w:rPr>
              <w:tab/>
              <w:t xml:space="preserve">12</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2xcytpi">
            <w:r w:rsidDel="00000000" w:rsidR="00000000" w:rsidRPr="00000000">
              <w:rPr>
                <w:rFonts w:ascii="Arial" w:cs="Arial" w:eastAsia="Arial" w:hAnsi="Arial"/>
                <w:b w:val="1"/>
                <w:color w:val="000000"/>
                <w:rtl w:val="0"/>
              </w:rPr>
              <w:t xml:space="preserve">Matriz Historias de Usuario, Épicas y Criterios de Aceptación</w:t>
            </w:r>
          </w:hyperlink>
          <w:hyperlink w:anchor="_heading=h.2xcytpi">
            <w:r w:rsidDel="00000000" w:rsidR="00000000" w:rsidRPr="00000000">
              <w:rPr>
                <w:color w:val="000000"/>
                <w:rtl w:val="0"/>
              </w:rPr>
              <w:tab/>
              <w:t xml:space="preserve">13</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1ci93xb">
            <w:r w:rsidDel="00000000" w:rsidR="00000000" w:rsidRPr="00000000">
              <w:rPr>
                <w:rFonts w:ascii="Arial" w:cs="Arial" w:eastAsia="Arial" w:hAnsi="Arial"/>
                <w:b w:val="1"/>
                <w:color w:val="000000"/>
                <w:rtl w:val="0"/>
              </w:rPr>
              <w:t xml:space="preserve">Product Backlog Priorizado</w:t>
            </w:r>
          </w:hyperlink>
          <w:hyperlink w:anchor="_heading=h.1ci93xb">
            <w:r w:rsidDel="00000000" w:rsidR="00000000" w:rsidRPr="00000000">
              <w:rPr>
                <w:color w:val="000000"/>
                <w:rtl w:val="0"/>
              </w:rPr>
              <w:tab/>
              <w:t xml:space="preserve">15</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3whwml4">
            <w:r w:rsidDel="00000000" w:rsidR="00000000" w:rsidRPr="00000000">
              <w:rPr>
                <w:rFonts w:ascii="Arial" w:cs="Arial" w:eastAsia="Arial" w:hAnsi="Arial"/>
                <w:b w:val="1"/>
                <w:color w:val="000000"/>
                <w:rtl w:val="0"/>
              </w:rPr>
              <w:t xml:space="preserve">Plataforma de Desarrollo</w:t>
            </w:r>
          </w:hyperlink>
          <w:hyperlink w:anchor="_heading=h.3whwml4">
            <w:r w:rsidDel="00000000" w:rsidR="00000000" w:rsidRPr="00000000">
              <w:rPr>
                <w:color w:val="000000"/>
                <w:rtl w:val="0"/>
              </w:rPr>
              <w:tab/>
              <w:t xml:space="preserve">16</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2bn6wsx">
            <w:r w:rsidDel="00000000" w:rsidR="00000000" w:rsidRPr="00000000">
              <w:rPr>
                <w:rFonts w:ascii="Arial" w:cs="Arial" w:eastAsia="Arial" w:hAnsi="Arial"/>
                <w:color w:val="000000"/>
                <w:rtl w:val="0"/>
              </w:rPr>
              <w:t xml:space="preserve">Sistema Operativo</w:t>
            </w:r>
          </w:hyperlink>
          <w:hyperlink w:anchor="_heading=h.2bn6wsx">
            <w:r w:rsidDel="00000000" w:rsidR="00000000" w:rsidRPr="00000000">
              <w:rPr>
                <w:color w:val="000000"/>
                <w:rtl w:val="0"/>
              </w:rPr>
              <w:tab/>
              <w:t xml:space="preserve">16</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qsh70q">
            <w:r w:rsidDel="00000000" w:rsidR="00000000" w:rsidRPr="00000000">
              <w:rPr>
                <w:rFonts w:ascii="Arial" w:cs="Arial" w:eastAsia="Arial" w:hAnsi="Arial"/>
                <w:color w:val="000000"/>
                <w:rtl w:val="0"/>
              </w:rPr>
              <w:t xml:space="preserve">Diagrama de Despliegue de Hardware</w:t>
            </w:r>
          </w:hyperlink>
          <w:hyperlink w:anchor="_heading=h.qsh70q">
            <w:r w:rsidDel="00000000" w:rsidR="00000000" w:rsidRPr="00000000">
              <w:rPr>
                <w:color w:val="000000"/>
                <w:rtl w:val="0"/>
              </w:rPr>
              <w:tab/>
              <w:t xml:space="preserve">16</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3as4poj">
            <w:r w:rsidDel="00000000" w:rsidR="00000000" w:rsidRPr="00000000">
              <w:rPr>
                <w:rFonts w:ascii="Arial" w:cs="Arial" w:eastAsia="Arial" w:hAnsi="Arial"/>
                <w:b w:val="1"/>
                <w:color w:val="000000"/>
                <w:rtl w:val="0"/>
              </w:rPr>
              <w:t xml:space="preserve">Diagramas UML</w:t>
            </w:r>
          </w:hyperlink>
          <w:hyperlink w:anchor="_heading=h.3as4poj">
            <w:r w:rsidDel="00000000" w:rsidR="00000000" w:rsidRPr="00000000">
              <w:rPr>
                <w:color w:val="000000"/>
                <w:rtl w:val="0"/>
              </w:rPr>
              <w:tab/>
              <w:t xml:space="preserve">17</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1pxezwc">
            <w:r w:rsidDel="00000000" w:rsidR="00000000" w:rsidRPr="00000000">
              <w:rPr>
                <w:rFonts w:ascii="Arial" w:cs="Arial" w:eastAsia="Arial" w:hAnsi="Arial"/>
                <w:color w:val="000000"/>
                <w:rtl w:val="0"/>
              </w:rPr>
              <w:t xml:space="preserve">Diagramas de Casos de Uso</w:t>
            </w:r>
          </w:hyperlink>
          <w:hyperlink w:anchor="_heading=h.1pxezwc">
            <w:r w:rsidDel="00000000" w:rsidR="00000000" w:rsidRPr="00000000">
              <w:rPr>
                <w:color w:val="000000"/>
                <w:rtl w:val="0"/>
              </w:rPr>
              <w:tab/>
              <w:t xml:space="preserve">17</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oxes7490kpuc">
            <w:r w:rsidDel="00000000" w:rsidR="00000000" w:rsidRPr="00000000">
              <w:rPr>
                <w:rFonts w:ascii="Arial" w:cs="Arial" w:eastAsia="Arial" w:hAnsi="Arial"/>
                <w:color w:val="000000"/>
                <w:rtl w:val="0"/>
              </w:rPr>
              <w:t xml:space="preserve">Documentación de Casos de Uso</w:t>
            </w:r>
          </w:hyperlink>
          <w:hyperlink w:anchor="_heading=h.oxes7490kpuc">
            <w:r w:rsidDel="00000000" w:rsidR="00000000" w:rsidRPr="00000000">
              <w:rPr>
                <w:color w:val="000000"/>
                <w:rtl w:val="0"/>
              </w:rPr>
              <w:tab/>
              <w:t xml:space="preserve">18</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3o7alnk">
            <w:r w:rsidDel="00000000" w:rsidR="00000000" w:rsidRPr="00000000">
              <w:rPr>
                <w:rFonts w:ascii="Arial" w:cs="Arial" w:eastAsia="Arial" w:hAnsi="Arial"/>
                <w:color w:val="000000"/>
                <w:rtl w:val="0"/>
              </w:rPr>
              <w:t xml:space="preserve">Diagrama de Clases</w:t>
            </w:r>
          </w:hyperlink>
          <w:hyperlink w:anchor="_heading=h.3o7alnk">
            <w:r w:rsidDel="00000000" w:rsidR="00000000" w:rsidRPr="00000000">
              <w:rPr>
                <w:color w:val="000000"/>
                <w:rtl w:val="0"/>
              </w:rPr>
              <w:tab/>
              <w:t xml:space="preserve">20</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23ckvvd">
            <w:r w:rsidDel="00000000" w:rsidR="00000000" w:rsidRPr="00000000">
              <w:rPr>
                <w:rFonts w:ascii="Arial" w:cs="Arial" w:eastAsia="Arial" w:hAnsi="Arial"/>
                <w:color w:val="000000"/>
                <w:rtl w:val="0"/>
              </w:rPr>
              <w:t xml:space="preserve">Diagrama de Componentes</w:t>
            </w:r>
          </w:hyperlink>
          <w:hyperlink w:anchor="_heading=h.23ckvvd">
            <w:r w:rsidDel="00000000" w:rsidR="00000000" w:rsidRPr="00000000">
              <w:rPr>
                <w:color w:val="000000"/>
                <w:rtl w:val="0"/>
              </w:rPr>
              <w:tab/>
              <w:t xml:space="preserve">20</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ihv636">
            <w:r w:rsidDel="00000000" w:rsidR="00000000" w:rsidRPr="00000000">
              <w:rPr>
                <w:rFonts w:ascii="Arial" w:cs="Arial" w:eastAsia="Arial" w:hAnsi="Arial"/>
                <w:color w:val="000000"/>
                <w:rtl w:val="0"/>
              </w:rPr>
              <w:t xml:space="preserve">Diagrama de Despliegue</w:t>
            </w:r>
          </w:hyperlink>
          <w:hyperlink w:anchor="_heading=h.ihv636">
            <w:r w:rsidDel="00000000" w:rsidR="00000000" w:rsidRPr="00000000">
              <w:rPr>
                <w:color w:val="000000"/>
                <w:rtl w:val="0"/>
              </w:rPr>
              <w:tab/>
              <w:t xml:space="preserve">20</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32hioqz">
            <w:r w:rsidDel="00000000" w:rsidR="00000000" w:rsidRPr="00000000">
              <w:rPr>
                <w:rFonts w:ascii="Arial" w:cs="Arial" w:eastAsia="Arial" w:hAnsi="Arial"/>
                <w:b w:val="1"/>
                <w:color w:val="000000"/>
                <w:rtl w:val="0"/>
              </w:rPr>
              <w:t xml:space="preserve">Prototipo</w:t>
            </w:r>
          </w:hyperlink>
          <w:hyperlink w:anchor="_heading=h.32hioqz">
            <w:r w:rsidDel="00000000" w:rsidR="00000000" w:rsidRPr="00000000">
              <w:rPr>
                <w:color w:val="000000"/>
                <w:rtl w:val="0"/>
              </w:rPr>
              <w:tab/>
              <w:t xml:space="preserve">21</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1hmsyys">
            <w:r w:rsidDel="00000000" w:rsidR="00000000" w:rsidRPr="00000000">
              <w:rPr>
                <w:rFonts w:ascii="Arial" w:cs="Arial" w:eastAsia="Arial" w:hAnsi="Arial"/>
                <w:b w:val="1"/>
                <w:color w:val="000000"/>
                <w:rtl w:val="0"/>
              </w:rPr>
              <w:t xml:space="preserve">Modelo de Base de Datos</w:t>
            </w:r>
          </w:hyperlink>
          <w:hyperlink w:anchor="_heading=h.1hmsyys">
            <w:r w:rsidDel="00000000" w:rsidR="00000000" w:rsidRPr="00000000">
              <w:rPr>
                <w:color w:val="000000"/>
                <w:rtl w:val="0"/>
              </w:rPr>
              <w:tab/>
              <w:t xml:space="preserve">22</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41mghml">
            <w:r w:rsidDel="00000000" w:rsidR="00000000" w:rsidRPr="00000000">
              <w:rPr>
                <w:rFonts w:ascii="Arial" w:cs="Arial" w:eastAsia="Arial" w:hAnsi="Arial"/>
                <w:color w:val="000000"/>
                <w:rtl w:val="0"/>
              </w:rPr>
              <w:t xml:space="preserve">Modelo Relacional</w:t>
            </w:r>
          </w:hyperlink>
          <w:hyperlink w:anchor="_heading=h.41mghml">
            <w:r w:rsidDel="00000000" w:rsidR="00000000" w:rsidRPr="00000000">
              <w:rPr>
                <w:color w:val="000000"/>
                <w:rtl w:val="0"/>
              </w:rPr>
              <w:tab/>
              <w:t xml:space="preserve">22</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2grqrue">
            <w:r w:rsidDel="00000000" w:rsidR="00000000" w:rsidRPr="00000000">
              <w:rPr>
                <w:rFonts w:ascii="Arial" w:cs="Arial" w:eastAsia="Arial" w:hAnsi="Arial"/>
                <w:color w:val="000000"/>
                <w:rtl w:val="0"/>
              </w:rPr>
              <w:t xml:space="preserve">Modelo Físico (Script)</w:t>
            </w:r>
          </w:hyperlink>
          <w:hyperlink w:anchor="_heading=h.2grqrue">
            <w:r w:rsidDel="00000000" w:rsidR="00000000" w:rsidRPr="00000000">
              <w:rPr>
                <w:color w:val="000000"/>
                <w:rtl w:val="0"/>
              </w:rPr>
              <w:tab/>
              <w:t xml:space="preserve">22</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color w:val="000000"/>
              <w:sz w:val="22"/>
              <w:szCs w:val="22"/>
            </w:rPr>
          </w:pPr>
          <w:hyperlink w:anchor="_heading=h.vx1227">
            <w:r w:rsidDel="00000000" w:rsidR="00000000" w:rsidRPr="00000000">
              <w:rPr>
                <w:rFonts w:ascii="Arial" w:cs="Arial" w:eastAsia="Arial" w:hAnsi="Arial"/>
                <w:color w:val="000000"/>
                <w:rtl w:val="0"/>
              </w:rPr>
              <w:t xml:space="preserve">Diccionario de Datos</w:t>
            </w:r>
          </w:hyperlink>
          <w:hyperlink w:anchor="_heading=h.vx1227">
            <w:r w:rsidDel="00000000" w:rsidR="00000000" w:rsidRPr="00000000">
              <w:rPr>
                <w:color w:val="000000"/>
                <w:rtl w:val="0"/>
              </w:rPr>
              <w:tab/>
              <w:t xml:space="preserve">23</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3fwokq0">
            <w:r w:rsidDel="00000000" w:rsidR="00000000" w:rsidRPr="00000000">
              <w:rPr>
                <w:rFonts w:ascii="Arial" w:cs="Arial" w:eastAsia="Arial" w:hAnsi="Arial"/>
                <w:b w:val="1"/>
                <w:color w:val="000000"/>
                <w:rtl w:val="0"/>
              </w:rPr>
              <w:t xml:space="preserve">Seguridad</w:t>
            </w:r>
          </w:hyperlink>
          <w:hyperlink w:anchor="_heading=h.3fwokq0">
            <w:r w:rsidDel="00000000" w:rsidR="00000000" w:rsidRPr="00000000">
              <w:rPr>
                <w:color w:val="000000"/>
                <w:rtl w:val="0"/>
              </w:rPr>
              <w:tab/>
              <w:t xml:space="preserve">24</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1v1yuxt">
            <w:r w:rsidDel="00000000" w:rsidR="00000000" w:rsidRPr="00000000">
              <w:rPr>
                <w:rFonts w:ascii="Arial" w:cs="Arial" w:eastAsia="Arial" w:hAnsi="Arial"/>
                <w:b w:val="1"/>
                <w:color w:val="000000"/>
                <w:rtl w:val="0"/>
              </w:rPr>
              <w:t xml:space="preserve">Consideraciones Especiales para la Configuración</w:t>
            </w:r>
          </w:hyperlink>
          <w:hyperlink w:anchor="_heading=h.1v1yuxt">
            <w:r w:rsidDel="00000000" w:rsidR="00000000" w:rsidRPr="00000000">
              <w:rPr>
                <w:color w:val="000000"/>
                <w:rtl w:val="0"/>
              </w:rPr>
              <w:tab/>
              <w:t xml:space="preserve">25</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4f1mdlm">
            <w:r w:rsidDel="00000000" w:rsidR="00000000" w:rsidRPr="00000000">
              <w:rPr>
                <w:rFonts w:ascii="Arial" w:cs="Arial" w:eastAsia="Arial" w:hAnsi="Arial"/>
                <w:b w:val="1"/>
                <w:color w:val="000000"/>
                <w:rtl w:val="0"/>
              </w:rPr>
              <w:t xml:space="preserve">Migraciones</w:t>
            </w:r>
          </w:hyperlink>
          <w:hyperlink w:anchor="_heading=h.4f1mdlm">
            <w:r w:rsidDel="00000000" w:rsidR="00000000" w:rsidRPr="00000000">
              <w:rPr>
                <w:color w:val="000000"/>
                <w:rtl w:val="0"/>
              </w:rPr>
              <w:tab/>
              <w:t xml:space="preserve">26</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2u6wntf">
            <w:r w:rsidDel="00000000" w:rsidR="00000000" w:rsidRPr="00000000">
              <w:rPr>
                <w:rFonts w:ascii="Arial" w:cs="Arial" w:eastAsia="Arial" w:hAnsi="Arial"/>
                <w:b w:val="1"/>
                <w:color w:val="000000"/>
                <w:rtl w:val="0"/>
              </w:rPr>
              <w:t xml:space="preserve">Backups</w:t>
            </w:r>
          </w:hyperlink>
          <w:hyperlink w:anchor="_heading=h.2u6wntf">
            <w:r w:rsidDel="00000000" w:rsidR="00000000" w:rsidRPr="00000000">
              <w:rPr>
                <w:color w:val="000000"/>
                <w:rtl w:val="0"/>
              </w:rPr>
              <w:tab/>
              <w:t xml:space="preserve">27</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8828"/>
            </w:tabs>
            <w:spacing w:after="100" w:lineRule="auto"/>
            <w:rPr>
              <w:rFonts w:ascii="Calibri" w:cs="Calibri" w:eastAsia="Calibri" w:hAnsi="Calibri"/>
              <w:color w:val="000000"/>
              <w:sz w:val="22"/>
              <w:szCs w:val="22"/>
            </w:rPr>
          </w:pPr>
          <w:hyperlink w:anchor="_heading=h.19c6y18">
            <w:r w:rsidDel="00000000" w:rsidR="00000000" w:rsidRPr="00000000">
              <w:rPr>
                <w:rFonts w:ascii="Arial" w:cs="Arial" w:eastAsia="Arial" w:hAnsi="Arial"/>
                <w:b w:val="1"/>
                <w:color w:val="000000"/>
                <w:rtl w:val="0"/>
              </w:rPr>
              <w:t xml:space="preserve">Bibliografía</w:t>
            </w:r>
          </w:hyperlink>
          <w:hyperlink w:anchor="_heading=h.19c6y18">
            <w:r w:rsidDel="00000000" w:rsidR="00000000" w:rsidRPr="00000000">
              <w:rPr>
                <w:color w:val="000000"/>
                <w:rtl w:val="0"/>
              </w:rPr>
              <w:tab/>
              <w:t xml:space="preserve">28</w:t>
            </w:r>
          </w:hyperlink>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jc w:val="center"/>
        <w:rPr>
          <w:rFonts w:ascii="Arial Black" w:cs="Arial Black" w:eastAsia="Arial Black" w:hAnsi="Arial Black"/>
          <w:color w:val="33cc33"/>
          <w:sz w:val="32"/>
          <w:szCs w:val="32"/>
        </w:rPr>
      </w:pPr>
      <w:bookmarkStart w:colFirst="0" w:colLast="0" w:name="_heading=h.gjdgxs" w:id="1"/>
      <w:bookmarkEnd w:id="1"/>
      <w:r w:rsidDel="00000000" w:rsidR="00000000" w:rsidRPr="00000000">
        <w:rPr>
          <w:rtl w:val="0"/>
        </w:rPr>
      </w:r>
    </w:p>
    <w:p w:rsidR="00000000" w:rsidDel="00000000" w:rsidP="00000000" w:rsidRDefault="00000000" w:rsidRPr="00000000" w14:paraId="00000041">
      <w:pPr>
        <w:jc w:val="center"/>
        <w:rPr>
          <w:rFonts w:ascii="Arial Black" w:cs="Arial Black" w:eastAsia="Arial Black" w:hAnsi="Arial Black"/>
          <w:color w:val="33cc33"/>
          <w:sz w:val="32"/>
          <w:szCs w:val="32"/>
        </w:rPr>
      </w:pPr>
      <w:r w:rsidDel="00000000" w:rsidR="00000000" w:rsidRPr="00000000">
        <w:rPr>
          <w:rFonts w:ascii="Arial Black" w:cs="Arial Black" w:eastAsia="Arial Black" w:hAnsi="Arial Black"/>
          <w:color w:val="33cc33"/>
          <w:sz w:val="32"/>
          <w:szCs w:val="32"/>
          <w:rtl w:val="0"/>
        </w:rPr>
        <w:t xml:space="preserve">Lista de Figuras</w:t>
      </w:r>
    </w:p>
    <w:p w:rsidR="00000000" w:rsidDel="00000000" w:rsidP="00000000" w:rsidRDefault="00000000" w:rsidRPr="00000000" w14:paraId="00000042">
      <w:pPr>
        <w:rPr>
          <w:color w:val="ed7d31"/>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rPr>
          <w:rFonts w:ascii="Arial" w:cs="Arial" w:eastAsia="Arial" w:hAnsi="Arial"/>
          <w:color w:val="000000"/>
        </w:rPr>
      </w:pPr>
      <w:r w:rsidDel="00000000" w:rsidR="00000000" w:rsidRPr="00000000">
        <w:rPr>
          <w:rtl w:val="0"/>
        </w:rPr>
      </w:r>
    </w:p>
    <w:p w:rsidR="00000000" w:rsidDel="00000000" w:rsidP="00000000" w:rsidRDefault="00000000" w:rsidRPr="00000000" w14:paraId="0000004C">
      <w:pPr>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1"/>
        <w:keepLines w:val="1"/>
        <w:pBdr>
          <w:top w:space="0" w:sz="0" w:val="nil"/>
          <w:left w:space="0" w:sz="0" w:val="nil"/>
          <w:bottom w:space="0" w:sz="0" w:val="nil"/>
          <w:right w:space="0" w:sz="0" w:val="nil"/>
          <w:between w:space="0" w:sz="0" w:val="nil"/>
        </w:pBdr>
        <w:spacing w:after="0" w:before="240" w:lineRule="auto"/>
        <w:jc w:val="center"/>
        <w:rPr>
          <w:rFonts w:ascii="Arial Black" w:cs="Arial Black" w:eastAsia="Arial Black" w:hAnsi="Arial Black"/>
          <w:b w:val="1"/>
          <w:color w:val="33cc33"/>
        </w:rPr>
      </w:pPr>
      <w:r w:rsidDel="00000000" w:rsidR="00000000" w:rsidRPr="00000000">
        <w:rPr>
          <w:rtl w:val="0"/>
        </w:rPr>
      </w:r>
    </w:p>
    <w:p w:rsidR="00000000" w:rsidDel="00000000" w:rsidP="00000000" w:rsidRDefault="00000000" w:rsidRPr="00000000" w14:paraId="00000050">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30j0zll" w:id="2"/>
      <w:bookmarkEnd w:id="2"/>
      <w:r w:rsidDel="00000000" w:rsidR="00000000" w:rsidRPr="00000000">
        <w:rPr>
          <w:rFonts w:ascii="Arial" w:cs="Arial" w:eastAsia="Arial" w:hAnsi="Arial"/>
          <w:b w:val="1"/>
          <w:color w:val="33cc33"/>
          <w:rtl w:val="0"/>
        </w:rPr>
        <w:t xml:space="preserve">Introducción</w:t>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i w:val="1"/>
        </w:rPr>
      </w:pPr>
      <w:r w:rsidDel="00000000" w:rsidR="00000000" w:rsidRPr="00000000">
        <w:rPr>
          <w:rFonts w:ascii="Arial" w:cs="Arial" w:eastAsia="Arial" w:hAnsi="Arial"/>
          <w:i w:val="1"/>
          <w:highlight w:val="cyan"/>
          <w:rtl w:val="0"/>
        </w:rPr>
        <w:t xml:space="preserve">Acá deben colocar una breve introducción sobre el trabajo que se desarrollará ó los contenidos que se encuentran en el documento.</w:t>
      </w: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INTRODUCCIÓN - Tiene en cuenta:</w:t>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Los antecedentes</w:t>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Los objetivos de los que partió</w:t>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El significado o trascendencia del tema</w:t>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Datos sobre la metodología que permitió su realización.</w:t>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tl w:val="0"/>
        </w:rPr>
        <w:t xml:space="preserve">No anticipa conclusiones, ni recomendaciones</w:t>
      </w:r>
    </w:p>
    <w:p w:rsidR="00000000" w:rsidDel="00000000" w:rsidP="00000000" w:rsidRDefault="00000000" w:rsidRPr="00000000" w14:paraId="0000005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B">
      <w:pPr>
        <w:keepNext w:val="1"/>
        <w:keepLines w:val="1"/>
        <w:pBdr>
          <w:top w:space="0" w:sz="0" w:val="nil"/>
          <w:left w:space="0" w:sz="0" w:val="nil"/>
          <w:bottom w:space="0" w:sz="0" w:val="nil"/>
          <w:right w:space="0" w:sz="0" w:val="nil"/>
          <w:between w:space="0" w:sz="0" w:val="nil"/>
        </w:pBdr>
        <w:spacing w:after="0" w:before="240" w:lineRule="auto"/>
        <w:ind w:left="780" w:firstLine="0"/>
        <w:jc w:val="center"/>
        <w:rPr>
          <w:rFonts w:ascii="Arial Black" w:cs="Arial Black" w:eastAsia="Arial Black" w:hAnsi="Arial Black"/>
          <w:color w:val="33cc33"/>
          <w:sz w:val="32"/>
          <w:szCs w:val="32"/>
        </w:rPr>
      </w:pPr>
      <w:r w:rsidDel="00000000" w:rsidR="00000000" w:rsidRPr="00000000">
        <w:rPr>
          <w:rtl w:val="0"/>
        </w:rPr>
      </w:r>
    </w:p>
    <w:p w:rsidR="00000000" w:rsidDel="00000000" w:rsidP="00000000" w:rsidRDefault="00000000" w:rsidRPr="00000000" w14:paraId="0000005C">
      <w:pPr>
        <w:keepNext w:val="1"/>
        <w:keepLines w:val="1"/>
        <w:pBdr>
          <w:top w:space="0" w:sz="0" w:val="nil"/>
          <w:left w:space="0" w:sz="0" w:val="nil"/>
          <w:bottom w:space="0" w:sz="0" w:val="nil"/>
          <w:right w:space="0" w:sz="0" w:val="nil"/>
          <w:between w:space="0" w:sz="0" w:val="nil"/>
        </w:pBdr>
        <w:spacing w:after="0" w:before="240" w:lineRule="auto"/>
        <w:ind w:left="780" w:firstLine="0"/>
        <w:jc w:val="center"/>
        <w:rPr>
          <w:rFonts w:ascii="Arial" w:cs="Arial" w:eastAsia="Arial" w:hAnsi="Arial"/>
          <w:b w:val="1"/>
          <w:color w:val="33cc33"/>
          <w:sz w:val="32"/>
          <w:szCs w:val="32"/>
        </w:rPr>
      </w:pPr>
      <w:bookmarkStart w:colFirst="0" w:colLast="0" w:name="_heading=h.1fob9te" w:id="3"/>
      <w:bookmarkEnd w:id="3"/>
      <w:r w:rsidDel="00000000" w:rsidR="00000000" w:rsidRPr="00000000">
        <w:rPr>
          <w:rFonts w:ascii="Arial" w:cs="Arial" w:eastAsia="Arial" w:hAnsi="Arial"/>
          <w:b w:val="1"/>
          <w:color w:val="33cc33"/>
          <w:rtl w:val="0"/>
        </w:rPr>
        <w:t xml:space="preserve">Requerimientos del Sistema</w:t>
      </w: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00" w:line="276" w:lineRule="auto"/>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F">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3znysh7" w:id="4"/>
      <w:bookmarkEnd w:id="4"/>
      <w:r w:rsidDel="00000000" w:rsidR="00000000" w:rsidRPr="00000000">
        <w:rPr>
          <w:rFonts w:ascii="Arial" w:cs="Arial" w:eastAsia="Arial" w:hAnsi="Arial"/>
          <w:b w:val="1"/>
          <w:color w:val="000000"/>
          <w:rtl w:val="0"/>
        </w:rPr>
        <w:t xml:space="preserve">Requerimientos de Hardware</w:t>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2et92p0" w:id="5"/>
      <w:bookmarkEnd w:id="5"/>
      <w:r w:rsidDel="00000000" w:rsidR="00000000" w:rsidRPr="00000000">
        <w:rPr>
          <w:rFonts w:ascii="Arial" w:cs="Arial" w:eastAsia="Arial" w:hAnsi="Arial"/>
          <w:b w:val="1"/>
          <w:color w:val="000000"/>
          <w:rtl w:val="0"/>
        </w:rPr>
        <w:t xml:space="preserve">Requerimientos de Software</w:t>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keepNext w:val="1"/>
        <w:keepLines w:val="1"/>
        <w:pBdr>
          <w:top w:space="0" w:sz="0" w:val="nil"/>
          <w:left w:space="0" w:sz="0" w:val="nil"/>
          <w:bottom w:space="0" w:sz="0" w:val="nil"/>
          <w:right w:space="0" w:sz="0" w:val="nil"/>
          <w:between w:space="0" w:sz="0" w:val="nil"/>
        </w:pBdr>
        <w:spacing w:after="0" w:before="240" w:lineRule="auto"/>
        <w:ind w:left="780" w:firstLine="0"/>
        <w:rPr>
          <w:rFonts w:ascii="Arial Black" w:cs="Arial Black" w:eastAsia="Arial Black" w:hAnsi="Arial Black"/>
          <w:color w:val="33cc33"/>
          <w:sz w:val="32"/>
          <w:szCs w:val="32"/>
        </w:rPr>
      </w:pPr>
      <w:r w:rsidDel="00000000" w:rsidR="00000000" w:rsidRPr="00000000">
        <w:rPr>
          <w:rtl w:val="0"/>
        </w:rPr>
      </w:r>
    </w:p>
    <w:p w:rsidR="00000000" w:rsidDel="00000000" w:rsidP="00000000" w:rsidRDefault="00000000" w:rsidRPr="00000000" w14:paraId="0000006A">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tyjcwt" w:id="6"/>
      <w:bookmarkEnd w:id="6"/>
      <w:r w:rsidDel="00000000" w:rsidR="00000000" w:rsidRPr="00000000">
        <w:rPr>
          <w:rFonts w:ascii="Arial" w:cs="Arial" w:eastAsia="Arial" w:hAnsi="Arial"/>
          <w:b w:val="1"/>
          <w:color w:val="33cc33"/>
          <w:rtl w:val="0"/>
        </w:rPr>
        <w:t xml:space="preserve">Técnicas de Recolección Aplicadas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y7pzs6ci85xv" w:id="7"/>
      <w:bookmarkEnd w:id="7"/>
      <w:r w:rsidDel="00000000" w:rsidR="00000000" w:rsidRPr="00000000">
        <w:rPr>
          <w:rtl w:val="0"/>
        </w:rPr>
      </w:r>
    </w:p>
    <w:p w:rsidR="00000000" w:rsidDel="00000000" w:rsidP="00000000" w:rsidRDefault="00000000" w:rsidRPr="00000000" w14:paraId="0000006D">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apbwmgeid0ei" w:id="8"/>
      <w:bookmarkEnd w:id="8"/>
      <w:r w:rsidDel="00000000" w:rsidR="00000000" w:rsidRPr="00000000">
        <w:rPr>
          <w:rFonts w:ascii="Arial" w:cs="Arial" w:eastAsia="Arial" w:hAnsi="Arial"/>
          <w:b w:val="1"/>
          <w:color w:val="33cc33"/>
        </w:rPr>
        <w:drawing>
          <wp:inline distB="114300" distT="114300" distL="114300" distR="114300">
            <wp:extent cx="5943600" cy="2171700"/>
            <wp:effectExtent b="0" l="0" r="0" t="0"/>
            <wp:docPr id="7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17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E">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4d34og8" w:id="9"/>
      <w:bookmarkEnd w:id="9"/>
      <w:r w:rsidDel="00000000" w:rsidR="00000000" w:rsidRPr="00000000">
        <w:rPr>
          <w:rFonts w:ascii="Arial" w:cs="Arial" w:eastAsia="Arial" w:hAnsi="Arial"/>
          <w:b w:val="1"/>
          <w:color w:val="33cc33"/>
          <w:rtl w:val="0"/>
        </w:rPr>
        <w:t xml:space="preserve">Ficha de Proyecto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Arial" w:cs="Arial" w:eastAsia="Arial" w:hAnsi="Arial"/>
          <w:i w:val="1"/>
        </w:rPr>
      </w:pPr>
      <w:r w:rsidDel="00000000" w:rsidR="00000000" w:rsidRPr="00000000">
        <w:rPr>
          <w:rFonts w:ascii="Arial" w:cs="Arial" w:eastAsia="Arial" w:hAnsi="Arial"/>
          <w:i w:val="1"/>
          <w:rtl w:val="0"/>
        </w:rPr>
        <w:t xml:space="preserve">Este proyecto se basará en una barbería donde se podrá agendar citas, hacer compras y reservar paquetes del usuario desee.</w:t>
      </w:r>
    </w:p>
    <w:p w:rsidR="00000000" w:rsidDel="00000000" w:rsidP="00000000" w:rsidRDefault="00000000" w:rsidRPr="00000000" w14:paraId="00000071">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2s8eyo1" w:id="10"/>
      <w:bookmarkEnd w:id="10"/>
      <w:r w:rsidDel="00000000" w:rsidR="00000000" w:rsidRPr="00000000">
        <w:rPr>
          <w:rFonts w:ascii="Arial" w:cs="Arial" w:eastAsia="Arial" w:hAnsi="Arial"/>
          <w:b w:val="1"/>
          <w:color w:val="000000"/>
          <w:rtl w:val="0"/>
        </w:rPr>
        <w:t xml:space="preserve">Planteamiento del Problema</w:t>
      </w:r>
    </w:p>
    <w:p w:rsidR="00000000" w:rsidDel="00000000" w:rsidP="00000000" w:rsidRDefault="00000000" w:rsidRPr="00000000" w14:paraId="00000072">
      <w:pPr>
        <w:spacing w:after="240" w:before="240" w:line="276" w:lineRule="auto"/>
        <w:rPr>
          <w:rFonts w:ascii="Arial" w:cs="Arial" w:eastAsia="Arial" w:hAnsi="Arial"/>
        </w:rPr>
      </w:pPr>
      <w:r w:rsidDel="00000000" w:rsidR="00000000" w:rsidRPr="00000000">
        <w:rPr>
          <w:rFonts w:ascii="Arial" w:cs="Arial" w:eastAsia="Arial" w:hAnsi="Arial"/>
          <w:rtl w:val="0"/>
        </w:rPr>
        <w:t xml:space="preserve">La Barbería Orión ubicada en Robledo Bello Horizonte de la ciudad de Medellín,  presta servicios de corte y cuidado de cabello desde hace aproximadamente 18 años.</w:t>
      </w:r>
    </w:p>
    <w:p w:rsidR="00000000" w:rsidDel="00000000" w:rsidP="00000000" w:rsidRDefault="00000000" w:rsidRPr="00000000" w14:paraId="00000073">
      <w:pPr>
        <w:spacing w:after="240" w:before="240" w:line="276" w:lineRule="auto"/>
        <w:rPr>
          <w:rFonts w:ascii="Arial" w:cs="Arial" w:eastAsia="Arial" w:hAnsi="Arial"/>
        </w:rPr>
      </w:pPr>
      <w:r w:rsidDel="00000000" w:rsidR="00000000" w:rsidRPr="00000000">
        <w:rPr>
          <w:rFonts w:ascii="Arial" w:cs="Arial" w:eastAsia="Arial" w:hAnsi="Arial"/>
          <w:rtl w:val="0"/>
        </w:rPr>
        <w:t xml:space="preserve">Actualmente la barbería registra el agendamiento de citas en una libreta y por WhatsApp, y no se lleva control de dicho registro, ocasionando que se programan turnos en una misma fecha y hora o incluso, que se pierda la información.  En la Barbería se requiere otro método de reserva de citas ya que por vía WhatsApp es algo tedioso y complicado de organizar.   En cuanto a la gestión de insumos,  no se lleva registro de ello y mucho menos el control de existencias de éstos, incluso, en algunas ocasiones hay desperdicio de los insumos porque no se sabe realmente con qué se cuenta.  La gestión de ventas se  registra en papel y no se tiene claro qué servicios se atienden diariamente y el valor de los mismos.</w:t>
      </w:r>
    </w:p>
    <w:p w:rsidR="00000000" w:rsidDel="00000000" w:rsidP="00000000" w:rsidRDefault="00000000" w:rsidRPr="00000000" w14:paraId="00000074">
      <w:pPr>
        <w:spacing w:after="240" w:before="240" w:line="276" w:lineRule="auto"/>
        <w:rPr>
          <w:rFonts w:ascii="Arial" w:cs="Arial" w:eastAsia="Arial" w:hAnsi="Arial"/>
        </w:rPr>
      </w:pPr>
      <w:r w:rsidDel="00000000" w:rsidR="00000000" w:rsidRPr="00000000">
        <w:rPr>
          <w:rFonts w:ascii="Arial" w:cs="Arial" w:eastAsia="Arial" w:hAnsi="Arial"/>
          <w:rtl w:val="0"/>
        </w:rPr>
        <w:t xml:space="preserve">El gestionar la información de los procesos de la Barbería como se hace actualmente, está ocasionando:</w:t>
      </w:r>
    </w:p>
    <w:p w:rsidR="00000000" w:rsidDel="00000000" w:rsidP="00000000" w:rsidRDefault="00000000" w:rsidRPr="00000000" w14:paraId="00000075">
      <w:pPr>
        <w:numPr>
          <w:ilvl w:val="0"/>
          <w:numId w:val="3"/>
        </w:numPr>
        <w:spacing w:after="0" w:before="100" w:line="276" w:lineRule="auto"/>
        <w:ind w:left="283" w:hanging="360"/>
        <w:jc w:val="left"/>
        <w:rPr>
          <w:rFonts w:ascii="Arial" w:cs="Arial" w:eastAsia="Arial" w:hAnsi="Arial"/>
          <w:shd w:fill="efefef" w:val="clear"/>
        </w:rPr>
      </w:pPr>
      <w:r w:rsidDel="00000000" w:rsidR="00000000" w:rsidRPr="00000000">
        <w:rPr>
          <w:rFonts w:ascii="Arial" w:cs="Arial" w:eastAsia="Arial" w:hAnsi="Arial"/>
          <w:rtl w:val="0"/>
        </w:rPr>
        <w:t xml:space="preserve">Cruce de información en el agendamiento de citas.</w:t>
      </w:r>
      <w:r w:rsidDel="00000000" w:rsidR="00000000" w:rsidRPr="00000000">
        <w:rPr>
          <w:rtl w:val="0"/>
        </w:rPr>
      </w:r>
    </w:p>
    <w:p w:rsidR="00000000" w:rsidDel="00000000" w:rsidP="00000000" w:rsidRDefault="00000000" w:rsidRPr="00000000" w14:paraId="00000076">
      <w:pPr>
        <w:numPr>
          <w:ilvl w:val="0"/>
          <w:numId w:val="3"/>
        </w:numPr>
        <w:spacing w:after="0" w:line="276" w:lineRule="auto"/>
        <w:ind w:left="283" w:hanging="360"/>
        <w:jc w:val="left"/>
        <w:rPr>
          <w:rFonts w:ascii="Arial" w:cs="Arial" w:eastAsia="Arial" w:hAnsi="Arial"/>
          <w:shd w:fill="efefef" w:val="clear"/>
        </w:rPr>
      </w:pPr>
      <w:r w:rsidDel="00000000" w:rsidR="00000000" w:rsidRPr="00000000">
        <w:rPr>
          <w:rFonts w:ascii="Arial" w:cs="Arial" w:eastAsia="Arial" w:hAnsi="Arial"/>
          <w:rtl w:val="0"/>
        </w:rPr>
        <w:t xml:space="preserve">Pérdida de información.</w:t>
      </w:r>
      <w:r w:rsidDel="00000000" w:rsidR="00000000" w:rsidRPr="00000000">
        <w:rPr>
          <w:rtl w:val="0"/>
        </w:rPr>
      </w:r>
    </w:p>
    <w:p w:rsidR="00000000" w:rsidDel="00000000" w:rsidP="00000000" w:rsidRDefault="00000000" w:rsidRPr="00000000" w14:paraId="00000077">
      <w:pPr>
        <w:numPr>
          <w:ilvl w:val="0"/>
          <w:numId w:val="3"/>
        </w:numPr>
        <w:spacing w:after="0" w:line="276" w:lineRule="auto"/>
        <w:ind w:left="283" w:hanging="360"/>
        <w:jc w:val="left"/>
        <w:rPr>
          <w:rFonts w:ascii="Arial" w:cs="Arial" w:eastAsia="Arial" w:hAnsi="Arial"/>
          <w:shd w:fill="efefef" w:val="clear"/>
        </w:rPr>
      </w:pPr>
      <w:r w:rsidDel="00000000" w:rsidR="00000000" w:rsidRPr="00000000">
        <w:rPr>
          <w:rFonts w:ascii="Arial" w:cs="Arial" w:eastAsia="Arial" w:hAnsi="Arial"/>
          <w:rtl w:val="0"/>
        </w:rPr>
        <w:t xml:space="preserve">Atención tardía al cliente.</w:t>
      </w:r>
      <w:r w:rsidDel="00000000" w:rsidR="00000000" w:rsidRPr="00000000">
        <w:rPr>
          <w:rtl w:val="0"/>
        </w:rPr>
      </w:r>
    </w:p>
    <w:p w:rsidR="00000000" w:rsidDel="00000000" w:rsidP="00000000" w:rsidRDefault="00000000" w:rsidRPr="00000000" w14:paraId="00000078">
      <w:pPr>
        <w:numPr>
          <w:ilvl w:val="0"/>
          <w:numId w:val="3"/>
        </w:numPr>
        <w:spacing w:after="0" w:line="276" w:lineRule="auto"/>
        <w:ind w:left="283" w:hanging="360"/>
        <w:jc w:val="left"/>
        <w:rPr>
          <w:rFonts w:ascii="Arial" w:cs="Arial" w:eastAsia="Arial" w:hAnsi="Arial"/>
          <w:shd w:fill="efefef" w:val="clear"/>
        </w:rPr>
      </w:pPr>
      <w:r w:rsidDel="00000000" w:rsidR="00000000" w:rsidRPr="00000000">
        <w:rPr>
          <w:rFonts w:ascii="Arial" w:cs="Arial" w:eastAsia="Arial" w:hAnsi="Arial"/>
          <w:rtl w:val="0"/>
        </w:rPr>
        <w:t xml:space="preserve">Pérdida de dinero.</w:t>
      </w:r>
      <w:r w:rsidDel="00000000" w:rsidR="00000000" w:rsidRPr="00000000">
        <w:rPr>
          <w:rtl w:val="0"/>
        </w:rPr>
      </w:r>
    </w:p>
    <w:p w:rsidR="00000000" w:rsidDel="00000000" w:rsidP="00000000" w:rsidRDefault="00000000" w:rsidRPr="00000000" w14:paraId="00000079">
      <w:pPr>
        <w:numPr>
          <w:ilvl w:val="0"/>
          <w:numId w:val="3"/>
        </w:numPr>
        <w:spacing w:after="0" w:line="276" w:lineRule="auto"/>
        <w:ind w:left="283" w:hanging="360"/>
        <w:jc w:val="left"/>
        <w:rPr>
          <w:rFonts w:ascii="Arial" w:cs="Arial" w:eastAsia="Arial" w:hAnsi="Arial"/>
          <w:shd w:fill="efefef" w:val="clear"/>
        </w:rPr>
      </w:pPr>
      <w:r w:rsidDel="00000000" w:rsidR="00000000" w:rsidRPr="00000000">
        <w:rPr>
          <w:rFonts w:ascii="Arial" w:cs="Arial" w:eastAsia="Arial" w:hAnsi="Arial"/>
          <w:rtl w:val="0"/>
        </w:rPr>
        <w:t xml:space="preserve">Falta de confianza por parte de los clientes.</w:t>
      </w: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3rdcrjn" w:id="11"/>
      <w:bookmarkEnd w:id="11"/>
      <w:r w:rsidDel="00000000" w:rsidR="00000000" w:rsidRPr="00000000">
        <w:rPr>
          <w:rFonts w:ascii="Arial" w:cs="Arial" w:eastAsia="Arial" w:hAnsi="Arial"/>
          <w:b w:val="1"/>
          <w:color w:val="000000"/>
          <w:rtl w:val="0"/>
        </w:rPr>
        <w:t xml:space="preserve">Justificación</w:t>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De acuerdo al problema planteado anteriormente, se recomienda desarrollar un aplicativo web que gestione los procesos de compra, servicio y venta.</w:t>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El software propuesto busca que el negocio mejore el agendamiento de citas, la reservación, el control de existencias sobre los insumos y su costo, el tiempo de respuesta en la atención a los pedidos realizados por los clientes y distribuidores de acuerdo con la producción realizada y proveer información oportuna para los diferentes procesos que serán gestionados mediante el software.</w:t>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El software se encargará de gestionar la información de las citas, se busca que los trabajadores puedan acceder fácilmente a la información mostrando un apartado en el sistema en el cual se detalle la información completa de la cita, mostrándose en categorías y que las reservaciones se guarden en un registro en el que los datos de contacto del cliente estén legibles. También se gestionará el control de existencias de la empresa, en el cual se muestre los productos que falten o estén sobrando.</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Una vez realizada la implementación del software y puesta en marcha de este, la información se va a poder consultar de forma rápida y sencilla, las citas podrán gestionarse mejor y el administrador tendrá acceso a ellos de manera rápida y específica.</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Beneficiarios del Proyecto</w:t>
      </w:r>
    </w:p>
    <w:p w:rsidR="00000000" w:rsidDel="00000000" w:rsidP="00000000" w:rsidRDefault="00000000" w:rsidRPr="00000000" w14:paraId="00000081">
      <w:pPr>
        <w:rPr>
          <w:rFonts w:ascii="Arial" w:cs="Arial" w:eastAsia="Arial" w:hAnsi="Arial"/>
        </w:rPr>
      </w:pPr>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Con este proyecto se puede beneficiar a una variedad de personas, desde los clientes que buscan servicios de cuidado personal de calidad hasta la comunidad local y los profesionales que trabajan en el establecimiento. Los beneficios pueden incluir mejoras en la apariencia personal, relaciones personales, empleo, ingresos y una experiencia general satisfactoria.</w:t>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lnxbz9" w:id="12"/>
      <w:bookmarkEnd w:id="12"/>
      <w:r w:rsidDel="00000000" w:rsidR="00000000" w:rsidRPr="00000000">
        <w:rPr>
          <w:rFonts w:ascii="Arial" w:cs="Arial" w:eastAsia="Arial" w:hAnsi="Arial"/>
          <w:b w:val="1"/>
          <w:color w:val="000000"/>
          <w:rtl w:val="0"/>
        </w:rPr>
        <w:t xml:space="preserve">Objetivos</w:t>
      </w:r>
    </w:p>
    <w:p w:rsidR="00000000" w:rsidDel="00000000" w:rsidP="00000000" w:rsidRDefault="00000000" w:rsidRPr="00000000" w14:paraId="00000087">
      <w:pPr>
        <w:widowControl w:val="0"/>
        <w:spacing w:after="0" w:before="1" w:line="240" w:lineRule="auto"/>
        <w:jc w:val="left"/>
        <w:rPr>
          <w:rFonts w:ascii="Arial" w:cs="Arial" w:eastAsia="Arial" w:hAnsi="Arial"/>
          <w:b w:val="1"/>
        </w:rPr>
      </w:pPr>
      <w:r w:rsidDel="00000000" w:rsidR="00000000" w:rsidRPr="00000000">
        <w:rPr>
          <w:rFonts w:ascii="Arial" w:cs="Arial" w:eastAsia="Arial" w:hAnsi="Arial"/>
          <w:b w:val="1"/>
          <w:rtl w:val="0"/>
        </w:rPr>
        <w:t xml:space="preserve">General: </w:t>
      </w:r>
    </w:p>
    <w:p w:rsidR="00000000" w:rsidDel="00000000" w:rsidP="00000000" w:rsidRDefault="00000000" w:rsidRPr="00000000" w14:paraId="00000088">
      <w:pPr>
        <w:widowControl w:val="0"/>
        <w:spacing w:after="0" w:before="1" w:line="240" w:lineRule="auto"/>
        <w:jc w:val="left"/>
        <w:rPr>
          <w:rFonts w:ascii="Arial" w:cs="Arial" w:eastAsia="Arial" w:hAnsi="Arial"/>
        </w:rPr>
      </w:pPr>
      <w:r w:rsidDel="00000000" w:rsidR="00000000" w:rsidRPr="00000000">
        <w:rPr>
          <w:rFonts w:ascii="Arial" w:cs="Arial" w:eastAsia="Arial" w:hAnsi="Arial"/>
          <w:rtl w:val="0"/>
        </w:rPr>
        <w:t xml:space="preserve">Desarrollar un aplicativo web que gestione los procesos de compras, servicios y venta de acuerdo con las necesidades de la Barbería Orion.</w:t>
      </w:r>
    </w:p>
    <w:p w:rsidR="00000000" w:rsidDel="00000000" w:rsidP="00000000" w:rsidRDefault="00000000" w:rsidRPr="00000000" w14:paraId="00000089">
      <w:pPr>
        <w:widowControl w:val="0"/>
        <w:spacing w:after="0" w:before="1"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8A">
      <w:pPr>
        <w:widowControl w:val="0"/>
        <w:spacing w:after="0" w:before="1"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Específicos: </w:t>
      </w:r>
    </w:p>
    <w:p w:rsidR="00000000" w:rsidDel="00000000" w:rsidP="00000000" w:rsidRDefault="00000000" w:rsidRPr="00000000" w14:paraId="0000008C">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Gestionar la configuración de los roles de acuerdo con los permisos dentro del aplicativo.</w:t>
      </w:r>
    </w:p>
    <w:p w:rsidR="00000000" w:rsidDel="00000000" w:rsidP="00000000" w:rsidRDefault="00000000" w:rsidRPr="00000000" w14:paraId="0000008D">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Gestionar las cuentas de usuario y roles de acuerdo con la seguridad del aplicativo</w:t>
      </w:r>
    </w:p>
    <w:p w:rsidR="00000000" w:rsidDel="00000000" w:rsidP="00000000" w:rsidRDefault="00000000" w:rsidRPr="00000000" w14:paraId="0000008E">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rtl w:val="0"/>
        </w:rPr>
        <w:t xml:space="preserve"> Gestionar los procesos de compra según las necesidades de la Barbería Orion.</w:t>
      </w:r>
    </w:p>
    <w:p w:rsidR="00000000" w:rsidDel="00000000" w:rsidP="00000000" w:rsidRDefault="00000000" w:rsidRPr="00000000" w14:paraId="0000008F">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rtl w:val="0"/>
        </w:rPr>
        <w:t xml:space="preserve"> Gestionar los procesos de servicios con base a los lineamientos definidos por la Barbería Orion.</w:t>
      </w:r>
    </w:p>
    <w:p w:rsidR="00000000" w:rsidDel="00000000" w:rsidP="00000000" w:rsidRDefault="00000000" w:rsidRPr="00000000" w14:paraId="00000090">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rtl w:val="0"/>
        </w:rPr>
        <w:t xml:space="preserve">. Administrar el proceso de ventas de acuerdo con las necesidades de la Barbería Orion.</w:t>
      </w:r>
    </w:p>
    <w:p w:rsidR="00000000" w:rsidDel="00000000" w:rsidP="00000000" w:rsidRDefault="00000000" w:rsidRPr="00000000" w14:paraId="00000091">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92">
      <w:pPr>
        <w:keepNext w:val="1"/>
        <w:keepLines w:val="1"/>
        <w:pBdr>
          <w:top w:space="0" w:sz="0" w:val="nil"/>
          <w:left w:space="0" w:sz="0" w:val="nil"/>
          <w:bottom w:space="0" w:sz="0" w:val="nil"/>
          <w:right w:space="0" w:sz="0" w:val="nil"/>
          <w:between w:space="0" w:sz="0" w:val="nil"/>
        </w:pBdr>
        <w:spacing w:after="0" w:before="40" w:lineRule="auto"/>
        <w:rPr>
          <w:rFonts w:ascii="Arial" w:cs="Arial" w:eastAsia="Arial" w:hAnsi="Arial"/>
          <w:b w:val="1"/>
          <w:i w:val="1"/>
          <w:color w:val="000000"/>
        </w:rPr>
      </w:pPr>
      <w:bookmarkStart w:colFirst="0" w:colLast="0" w:name="_heading=h.1ksv4uv" w:id="13"/>
      <w:bookmarkEnd w:id="13"/>
      <w:r w:rsidDel="00000000" w:rsidR="00000000" w:rsidRPr="00000000">
        <w:rPr>
          <w:rFonts w:ascii="Arial" w:cs="Arial" w:eastAsia="Arial" w:hAnsi="Arial"/>
          <w:b w:val="1"/>
          <w:i w:val="1"/>
          <w:color w:val="000000"/>
          <w:rtl w:val="0"/>
        </w:rPr>
        <w:t xml:space="preserve">Objetivo General</w:t>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widowControl w:val="0"/>
        <w:spacing w:after="0" w:before="1" w:line="240" w:lineRule="auto"/>
        <w:jc w:val="left"/>
        <w:rPr>
          <w:rFonts w:ascii="Arial" w:cs="Arial" w:eastAsia="Arial" w:hAnsi="Arial"/>
          <w:b w:val="1"/>
          <w:i w:val="1"/>
        </w:rPr>
      </w:pPr>
      <w:r w:rsidDel="00000000" w:rsidR="00000000" w:rsidRPr="00000000">
        <w:rPr>
          <w:rFonts w:ascii="Arial" w:cs="Arial" w:eastAsia="Arial" w:hAnsi="Arial"/>
          <w:rtl w:val="0"/>
        </w:rPr>
        <w:t xml:space="preserve">Desarrollar un aplicativo web que gestione los procesos de compras, servicios y venta de acuerdo con las necesidades de la Barbería Orion.</w:t>
      </w: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keepNext w:val="1"/>
        <w:keepLines w:val="1"/>
        <w:pBdr>
          <w:top w:space="0" w:sz="0" w:val="nil"/>
          <w:left w:space="0" w:sz="0" w:val="nil"/>
          <w:bottom w:space="0" w:sz="0" w:val="nil"/>
          <w:right w:space="0" w:sz="0" w:val="nil"/>
          <w:between w:space="0" w:sz="0" w:val="nil"/>
        </w:pBdr>
        <w:spacing w:after="0" w:before="40" w:lineRule="auto"/>
        <w:rPr>
          <w:rFonts w:ascii="Arial" w:cs="Arial" w:eastAsia="Arial" w:hAnsi="Arial"/>
          <w:b w:val="1"/>
          <w:i w:val="1"/>
          <w:color w:val="000000"/>
        </w:rPr>
      </w:pPr>
      <w:bookmarkStart w:colFirst="0" w:colLast="0" w:name="_heading=h.44sinio" w:id="14"/>
      <w:bookmarkEnd w:id="14"/>
      <w:r w:rsidDel="00000000" w:rsidR="00000000" w:rsidRPr="00000000">
        <w:rPr>
          <w:rFonts w:ascii="Arial" w:cs="Arial" w:eastAsia="Arial" w:hAnsi="Arial"/>
          <w:b w:val="1"/>
          <w:i w:val="1"/>
          <w:color w:val="000000"/>
          <w:rtl w:val="0"/>
        </w:rPr>
        <w:t xml:space="preserve">Objetivos Específicos</w:t>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Gestionar la configuración de los roles de acuerdo con los permisos dentro del aplicativo.</w:t>
      </w:r>
    </w:p>
    <w:p w:rsidR="00000000" w:rsidDel="00000000" w:rsidP="00000000" w:rsidRDefault="00000000" w:rsidRPr="00000000" w14:paraId="00000099">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Gestionar las cuentas de usuario y roles de acuerdo con la seguridad del aplicativo</w:t>
      </w:r>
    </w:p>
    <w:p w:rsidR="00000000" w:rsidDel="00000000" w:rsidP="00000000" w:rsidRDefault="00000000" w:rsidRPr="00000000" w14:paraId="0000009A">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rtl w:val="0"/>
        </w:rPr>
        <w:t xml:space="preserve"> Gestionar los procesos de compra según las necesidades de la Barbería Orion.</w:t>
      </w:r>
    </w:p>
    <w:p w:rsidR="00000000" w:rsidDel="00000000" w:rsidP="00000000" w:rsidRDefault="00000000" w:rsidRPr="00000000" w14:paraId="0000009B">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rtl w:val="0"/>
        </w:rPr>
        <w:t xml:space="preserve"> Gestionar los procesos de servicios con base a los lineamientos definidos por la Barbería Orion.</w:t>
      </w:r>
    </w:p>
    <w:p w:rsidR="00000000" w:rsidDel="00000000" w:rsidP="00000000" w:rsidRDefault="00000000" w:rsidRPr="00000000" w14:paraId="0000009C">
      <w:pPr>
        <w:spacing w:after="240" w:before="240" w:line="273" w:lineRule="auto"/>
        <w:ind w:left="720" w:firstLine="0"/>
        <w:rPr>
          <w:rFonts w:ascii="Arial" w:cs="Arial" w:eastAsia="Arial" w:hAnsi="Arial"/>
        </w:rPr>
      </w:pP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rtl w:val="0"/>
        </w:rPr>
        <w:t xml:space="preserve">. Administrar el proceso de ventas de acuerdo con las necesidades de la Barbería Orion.</w:t>
      </w:r>
    </w:p>
    <w:p w:rsidR="00000000" w:rsidDel="00000000" w:rsidP="00000000" w:rsidRDefault="00000000" w:rsidRPr="00000000" w14:paraId="0000009D">
      <w:pPr>
        <w:rPr>
          <w:rFonts w:ascii="Arial" w:cs="Arial" w:eastAsia="Arial" w:hAnsi="Arial"/>
          <w:i w:val="1"/>
          <w:highlight w:val="cyan"/>
        </w:rPr>
      </w:pPr>
      <w:bookmarkStart w:colFirst="0" w:colLast="0" w:name="_heading=h.26in1rg" w:id="15"/>
      <w:bookmarkEnd w:id="15"/>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0">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2jxsxqh" w:id="16"/>
      <w:bookmarkEnd w:id="16"/>
      <w:r w:rsidDel="00000000" w:rsidR="00000000" w:rsidRPr="00000000">
        <w:rPr>
          <w:rFonts w:ascii="Arial" w:cs="Arial" w:eastAsia="Arial" w:hAnsi="Arial"/>
          <w:b w:val="1"/>
          <w:color w:val="000000"/>
          <w:rtl w:val="0"/>
        </w:rPr>
        <w:t xml:space="preserve">Alcance del Proyecto</w:t>
      </w:r>
    </w:p>
    <w:p w:rsidR="00000000" w:rsidDel="00000000" w:rsidP="00000000" w:rsidRDefault="00000000" w:rsidRPr="00000000" w14:paraId="000000A1">
      <w:pPr>
        <w:rPr>
          <w:rFonts w:ascii="Arial" w:cs="Arial" w:eastAsia="Arial" w:hAnsi="Arial"/>
          <w:b w:val="1"/>
        </w:rPr>
      </w:pPr>
      <w:r w:rsidDel="00000000" w:rsidR="00000000" w:rsidRPr="00000000">
        <w:rPr>
          <w:rtl w:val="0"/>
        </w:rPr>
      </w:r>
    </w:p>
    <w:p w:rsidR="00000000" w:rsidDel="00000000" w:rsidP="00000000" w:rsidRDefault="00000000" w:rsidRPr="00000000" w14:paraId="000000A2">
      <w:pPr>
        <w:shd w:fill="d9d9d9" w:val="clear"/>
        <w:spacing w:after="0" w:line="240" w:lineRule="auto"/>
        <w:rPr>
          <w:rFonts w:ascii="Arial" w:cs="Arial" w:eastAsia="Arial" w:hAnsi="Arial"/>
        </w:rPr>
      </w:pPr>
      <w:r w:rsidDel="00000000" w:rsidR="00000000" w:rsidRPr="00000000">
        <w:rPr>
          <w:rFonts w:ascii="Arial" w:cs="Arial" w:eastAsia="Arial" w:hAnsi="Arial"/>
          <w:b w:val="1"/>
          <w:rtl w:val="0"/>
        </w:rPr>
        <w:t xml:space="preserve">Proceso de Configuración</w:t>
      </w:r>
      <w:r w:rsidDel="00000000" w:rsidR="00000000" w:rsidRPr="00000000">
        <w:rPr>
          <w:rtl w:val="0"/>
        </w:rPr>
      </w:r>
    </w:p>
    <w:p w:rsidR="00000000" w:rsidDel="00000000" w:rsidP="00000000" w:rsidRDefault="00000000" w:rsidRPr="00000000" w14:paraId="000000A3">
      <w:pPr>
        <w:spacing w:after="0" w:line="24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4">
      <w:pPr>
        <w:numPr>
          <w:ilvl w:val="0"/>
          <w:numId w:val="4"/>
        </w:numPr>
        <w:spacing w:after="0" w:line="240" w:lineRule="auto"/>
        <w:ind w:left="720" w:hanging="360"/>
        <w:jc w:val="left"/>
        <w:rPr>
          <w:rFonts w:ascii="Calibri" w:cs="Calibri" w:eastAsia="Calibri" w:hAnsi="Calibri"/>
        </w:rPr>
      </w:pPr>
      <w:r w:rsidDel="00000000" w:rsidR="00000000" w:rsidRPr="00000000">
        <w:rPr>
          <w:rFonts w:ascii="Arial" w:cs="Arial" w:eastAsia="Arial" w:hAnsi="Arial"/>
          <w:b w:val="1"/>
          <w:rtl w:val="0"/>
        </w:rPr>
        <w:t xml:space="preserve">Subproceso de Roles: </w:t>
      </w:r>
      <w:r w:rsidDel="00000000" w:rsidR="00000000" w:rsidRPr="00000000">
        <w:rPr>
          <w:rFonts w:ascii="Arial" w:cs="Arial" w:eastAsia="Arial" w:hAnsi="Arial"/>
          <w:rtl w:val="0"/>
        </w:rPr>
        <w:t xml:space="preserve">Este proceso permitirá registrar, consultar, visualizar, actualizar y cambiar de estado de los roles con los respectivos permisos asociados, dentro del aplicativo. </w:t>
      </w:r>
      <w:r w:rsidDel="00000000" w:rsidR="00000000" w:rsidRPr="00000000">
        <w:rPr>
          <w:rtl w:val="0"/>
        </w:rPr>
      </w:r>
    </w:p>
    <w:p w:rsidR="00000000" w:rsidDel="00000000" w:rsidP="00000000" w:rsidRDefault="00000000" w:rsidRPr="00000000" w14:paraId="000000A5">
      <w:pPr>
        <w:spacing w:after="0" w:line="240" w:lineRule="auto"/>
        <w:ind w:left="720" w:firstLine="0"/>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6">
      <w:pPr>
        <w:numPr>
          <w:ilvl w:val="0"/>
          <w:numId w:val="4"/>
        </w:numPr>
        <w:spacing w:after="0" w:line="240" w:lineRule="auto"/>
        <w:ind w:left="720" w:hanging="360"/>
        <w:jc w:val="left"/>
        <w:rPr>
          <w:rFonts w:ascii="Calibri" w:cs="Calibri" w:eastAsia="Calibri" w:hAnsi="Calibri"/>
        </w:rPr>
      </w:pPr>
      <w:r w:rsidDel="00000000" w:rsidR="00000000" w:rsidRPr="00000000">
        <w:rPr>
          <w:rFonts w:ascii="Arial" w:cs="Arial" w:eastAsia="Arial" w:hAnsi="Arial"/>
          <w:b w:val="1"/>
          <w:rtl w:val="0"/>
        </w:rPr>
        <w:t xml:space="preserve">Subproceso de Permisos:</w:t>
      </w:r>
      <w:r w:rsidDel="00000000" w:rsidR="00000000" w:rsidRPr="00000000">
        <w:rPr>
          <w:rFonts w:ascii="Arial" w:cs="Arial" w:eastAsia="Arial" w:hAnsi="Arial"/>
          <w:rtl w:val="0"/>
        </w:rPr>
        <w:t xml:space="preserve"> Este proceso permite registrar, consultar, actualizar y cambiar de estado de los permisos para cada rol. </w:t>
      </w:r>
      <w:r w:rsidDel="00000000" w:rsidR="00000000" w:rsidRPr="00000000">
        <w:rPr>
          <w:rtl w:val="0"/>
        </w:rPr>
      </w:r>
    </w:p>
    <w:p w:rsidR="00000000" w:rsidDel="00000000" w:rsidP="00000000" w:rsidRDefault="00000000" w:rsidRPr="00000000" w14:paraId="000000A7">
      <w:pPr>
        <w:spacing w:after="0" w:line="240" w:lineRule="auto"/>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A8">
      <w:pPr>
        <w:shd w:fill="d9d9d9" w:val="clear"/>
        <w:spacing w:after="0" w:line="240" w:lineRule="auto"/>
        <w:rPr>
          <w:rFonts w:ascii="Arial" w:cs="Arial" w:eastAsia="Arial" w:hAnsi="Arial"/>
        </w:rPr>
      </w:pPr>
      <w:r w:rsidDel="00000000" w:rsidR="00000000" w:rsidRPr="00000000">
        <w:rPr>
          <w:rFonts w:ascii="Arial" w:cs="Arial" w:eastAsia="Arial" w:hAnsi="Arial"/>
          <w:b w:val="1"/>
          <w:rtl w:val="0"/>
        </w:rPr>
        <w:t xml:space="preserve">Proceso de Usuarios</w:t>
      </w:r>
      <w:r w:rsidDel="00000000" w:rsidR="00000000" w:rsidRPr="00000000">
        <w:rPr>
          <w:rtl w:val="0"/>
        </w:rPr>
      </w:r>
    </w:p>
    <w:p w:rsidR="00000000" w:rsidDel="00000000" w:rsidP="00000000" w:rsidRDefault="00000000" w:rsidRPr="00000000" w14:paraId="000000A9">
      <w:pPr>
        <w:spacing w:after="0" w:line="24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A">
      <w:pPr>
        <w:numPr>
          <w:ilvl w:val="0"/>
          <w:numId w:val="4"/>
        </w:numPr>
        <w:spacing w:after="0" w:line="240" w:lineRule="auto"/>
        <w:ind w:left="720" w:hanging="360"/>
        <w:jc w:val="left"/>
        <w:rPr>
          <w:rFonts w:ascii="Calibri" w:cs="Calibri" w:eastAsia="Calibri" w:hAnsi="Calibri"/>
        </w:rPr>
      </w:pPr>
      <w:r w:rsidDel="00000000" w:rsidR="00000000" w:rsidRPr="00000000">
        <w:rPr>
          <w:rFonts w:ascii="Arial" w:cs="Arial" w:eastAsia="Arial" w:hAnsi="Arial"/>
          <w:b w:val="1"/>
          <w:rtl w:val="0"/>
        </w:rPr>
        <w:t xml:space="preserve">Subproceso Gestión de Usuarios: </w:t>
      </w:r>
      <w:r w:rsidDel="00000000" w:rsidR="00000000" w:rsidRPr="00000000">
        <w:rPr>
          <w:rFonts w:ascii="Arial" w:cs="Arial" w:eastAsia="Arial" w:hAnsi="Arial"/>
          <w:rtl w:val="0"/>
        </w:rPr>
        <w:t xml:space="preserve"> Este proceso permitirá registrar, consultar, visualizar, actualizar y cambiar el estado de la información de los usuarios. </w:t>
      </w:r>
      <w:r w:rsidDel="00000000" w:rsidR="00000000" w:rsidRPr="00000000">
        <w:rPr>
          <w:rtl w:val="0"/>
        </w:rPr>
      </w:r>
    </w:p>
    <w:p w:rsidR="00000000" w:rsidDel="00000000" w:rsidP="00000000" w:rsidRDefault="00000000" w:rsidRPr="00000000" w14:paraId="000000AB">
      <w:pPr>
        <w:spacing w:after="0" w:line="24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C">
      <w:pPr>
        <w:numPr>
          <w:ilvl w:val="0"/>
          <w:numId w:val="4"/>
        </w:numPr>
        <w:spacing w:after="0" w:line="240" w:lineRule="auto"/>
        <w:ind w:left="720" w:hanging="360"/>
        <w:jc w:val="left"/>
        <w:rPr>
          <w:rFonts w:ascii="Calibri" w:cs="Calibri" w:eastAsia="Calibri" w:hAnsi="Calibri"/>
        </w:rPr>
      </w:pPr>
      <w:r w:rsidDel="00000000" w:rsidR="00000000" w:rsidRPr="00000000">
        <w:rPr>
          <w:rFonts w:ascii="Arial" w:cs="Arial" w:eastAsia="Arial" w:hAnsi="Arial"/>
          <w:b w:val="1"/>
          <w:rtl w:val="0"/>
        </w:rPr>
        <w:t xml:space="preserve">Subproceso Gestión de Acceso: </w:t>
      </w:r>
      <w:r w:rsidDel="00000000" w:rsidR="00000000" w:rsidRPr="00000000">
        <w:rPr>
          <w:rFonts w:ascii="Arial" w:cs="Arial" w:eastAsia="Arial" w:hAnsi="Arial"/>
          <w:rtl w:val="0"/>
        </w:rPr>
        <w:t xml:space="preserve">Este proceso permitirá la recuperación de la contraseña, acceso al aplicativo y también cerrar la sesión. </w:t>
      </w:r>
      <w:r w:rsidDel="00000000" w:rsidR="00000000" w:rsidRPr="00000000">
        <w:rPr>
          <w:rtl w:val="0"/>
        </w:rPr>
      </w:r>
    </w:p>
    <w:p w:rsidR="00000000" w:rsidDel="00000000" w:rsidP="00000000" w:rsidRDefault="00000000" w:rsidRPr="00000000" w14:paraId="000000AD">
      <w:pPr>
        <w:spacing w:after="0" w:line="240" w:lineRule="auto"/>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AE">
      <w:pPr>
        <w:spacing w:after="0" w:line="240" w:lineRule="auto"/>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AF">
      <w:pPr>
        <w:shd w:fill="d9d9d9" w:val="clear"/>
        <w:spacing w:after="0" w:line="240" w:lineRule="auto"/>
        <w:rPr>
          <w:rFonts w:ascii="Arial" w:cs="Arial" w:eastAsia="Arial" w:hAnsi="Arial"/>
        </w:rPr>
      </w:pPr>
      <w:r w:rsidDel="00000000" w:rsidR="00000000" w:rsidRPr="00000000">
        <w:rPr>
          <w:rFonts w:ascii="Arial" w:cs="Arial" w:eastAsia="Arial" w:hAnsi="Arial"/>
          <w:b w:val="1"/>
          <w:rtl w:val="0"/>
        </w:rPr>
        <w:t xml:space="preserve">Proceso de Compras</w:t>
      </w:r>
      <w:r w:rsidDel="00000000" w:rsidR="00000000" w:rsidRPr="00000000">
        <w:rPr>
          <w:rtl w:val="0"/>
        </w:rPr>
      </w:r>
    </w:p>
    <w:p w:rsidR="00000000" w:rsidDel="00000000" w:rsidP="00000000" w:rsidRDefault="00000000" w:rsidRPr="00000000" w14:paraId="000000B0">
      <w:pPr>
        <w:spacing w:after="0" w:line="24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1">
      <w:pPr>
        <w:numPr>
          <w:ilvl w:val="0"/>
          <w:numId w:val="1"/>
        </w:numPr>
        <w:spacing w:after="0" w:line="240" w:lineRule="auto"/>
        <w:ind w:left="720" w:hanging="360"/>
        <w:rPr>
          <w:rFonts w:ascii="Calibri" w:cs="Calibri" w:eastAsia="Calibri" w:hAnsi="Calibri"/>
          <w:b w:val="1"/>
          <w:highlight w:val="white"/>
        </w:rPr>
      </w:pPr>
      <w:r w:rsidDel="00000000" w:rsidR="00000000" w:rsidRPr="00000000">
        <w:rPr>
          <w:rFonts w:ascii="Arial" w:cs="Arial" w:eastAsia="Arial" w:hAnsi="Arial"/>
          <w:b w:val="1"/>
          <w:highlight w:val="white"/>
          <w:rtl w:val="0"/>
        </w:rPr>
        <w:t xml:space="preserve">Subproceso Gestión de Insumos: </w:t>
      </w:r>
      <w:r w:rsidDel="00000000" w:rsidR="00000000" w:rsidRPr="00000000">
        <w:rPr>
          <w:rFonts w:ascii="Arial" w:cs="Arial" w:eastAsia="Arial" w:hAnsi="Arial"/>
          <w:highlight w:val="white"/>
          <w:rtl w:val="0"/>
        </w:rPr>
        <w:t xml:space="preserve">Este proceso permitirá registrar, </w:t>
      </w:r>
      <w:r w:rsidDel="00000000" w:rsidR="00000000" w:rsidRPr="00000000">
        <w:rPr>
          <w:rFonts w:ascii="Arial" w:cs="Arial" w:eastAsia="Arial" w:hAnsi="Arial"/>
          <w:rtl w:val="0"/>
        </w:rPr>
        <w:t xml:space="preserve">consultar, actualizar y</w:t>
      </w:r>
      <w:r w:rsidDel="00000000" w:rsidR="00000000" w:rsidRPr="00000000">
        <w:rPr>
          <w:rFonts w:ascii="Arial" w:cs="Arial" w:eastAsia="Arial" w:hAnsi="Arial"/>
          <w:highlight w:val="white"/>
          <w:rtl w:val="0"/>
        </w:rPr>
        <w:t xml:space="preserve"> cambiar el estado de los insumos con el respectivo control de existencias.</w:t>
      </w:r>
      <w:r w:rsidDel="00000000" w:rsidR="00000000" w:rsidRPr="00000000">
        <w:rPr>
          <w:rtl w:val="0"/>
        </w:rPr>
      </w:r>
    </w:p>
    <w:p w:rsidR="00000000" w:rsidDel="00000000" w:rsidP="00000000" w:rsidRDefault="00000000" w:rsidRPr="00000000" w14:paraId="000000B2">
      <w:pPr>
        <w:spacing w:after="0" w:line="240" w:lineRule="auto"/>
        <w:ind w:left="72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B3">
      <w:pPr>
        <w:numPr>
          <w:ilvl w:val="0"/>
          <w:numId w:val="2"/>
        </w:numPr>
        <w:spacing w:after="0" w:line="240" w:lineRule="auto"/>
        <w:ind w:left="720" w:hanging="360"/>
        <w:rPr>
          <w:rFonts w:ascii="Calibri" w:cs="Calibri" w:eastAsia="Calibri" w:hAnsi="Calibri"/>
          <w:b w:val="1"/>
          <w:highlight w:val="white"/>
        </w:rPr>
      </w:pPr>
      <w:r w:rsidDel="00000000" w:rsidR="00000000" w:rsidRPr="00000000">
        <w:rPr>
          <w:rFonts w:ascii="Arial" w:cs="Arial" w:eastAsia="Arial" w:hAnsi="Arial"/>
          <w:b w:val="1"/>
          <w:highlight w:val="white"/>
          <w:rtl w:val="0"/>
        </w:rPr>
        <w:t xml:space="preserve">Subproceso Gestión Categoría de Productos:  </w:t>
      </w:r>
      <w:r w:rsidDel="00000000" w:rsidR="00000000" w:rsidRPr="00000000">
        <w:rPr>
          <w:rFonts w:ascii="Arial" w:cs="Arial" w:eastAsia="Arial" w:hAnsi="Arial"/>
          <w:highlight w:val="white"/>
          <w:rtl w:val="0"/>
        </w:rPr>
        <w:t xml:space="preserve">Este proceso permitirá registrar, </w:t>
      </w:r>
      <w:r w:rsidDel="00000000" w:rsidR="00000000" w:rsidRPr="00000000">
        <w:rPr>
          <w:rFonts w:ascii="Arial" w:cs="Arial" w:eastAsia="Arial" w:hAnsi="Arial"/>
          <w:rtl w:val="0"/>
        </w:rPr>
        <w:t xml:space="preserve">consultar, actualizar y</w:t>
      </w:r>
      <w:r w:rsidDel="00000000" w:rsidR="00000000" w:rsidRPr="00000000">
        <w:rPr>
          <w:rFonts w:ascii="Arial" w:cs="Arial" w:eastAsia="Arial" w:hAnsi="Arial"/>
          <w:highlight w:val="white"/>
          <w:rtl w:val="0"/>
        </w:rPr>
        <w:t xml:space="preserve"> cambiar el estado de las categorías de productos.</w:t>
      </w:r>
      <w:r w:rsidDel="00000000" w:rsidR="00000000" w:rsidRPr="00000000">
        <w:rPr>
          <w:rtl w:val="0"/>
        </w:rPr>
      </w:r>
    </w:p>
    <w:p w:rsidR="00000000" w:rsidDel="00000000" w:rsidP="00000000" w:rsidRDefault="00000000" w:rsidRPr="00000000" w14:paraId="000000B4">
      <w:pPr>
        <w:numPr>
          <w:ilvl w:val="0"/>
          <w:numId w:val="2"/>
        </w:numPr>
        <w:spacing w:after="0" w:line="240" w:lineRule="auto"/>
        <w:ind w:left="720" w:hanging="360"/>
        <w:jc w:val="left"/>
        <w:rPr>
          <w:rFonts w:ascii="Calibri" w:cs="Calibri" w:eastAsia="Calibri" w:hAnsi="Calibri"/>
          <w:b w:val="1"/>
          <w:highlight w:val="white"/>
        </w:rPr>
      </w:pPr>
      <w:r w:rsidDel="00000000" w:rsidR="00000000" w:rsidRPr="00000000">
        <w:rPr>
          <w:rFonts w:ascii="Arial" w:cs="Arial" w:eastAsia="Arial" w:hAnsi="Arial"/>
          <w:b w:val="1"/>
          <w:highlight w:val="white"/>
          <w:rtl w:val="0"/>
        </w:rPr>
        <w:t xml:space="preserve">Subproceso Gestión de Productos: </w:t>
      </w:r>
      <w:r w:rsidDel="00000000" w:rsidR="00000000" w:rsidRPr="00000000">
        <w:rPr>
          <w:rFonts w:ascii="Arial" w:cs="Arial" w:eastAsia="Arial" w:hAnsi="Arial"/>
          <w:highlight w:val="white"/>
          <w:rtl w:val="0"/>
        </w:rPr>
        <w:t xml:space="preserve">Este proceso permitirá registrar, </w:t>
      </w:r>
      <w:r w:rsidDel="00000000" w:rsidR="00000000" w:rsidRPr="00000000">
        <w:rPr>
          <w:rFonts w:ascii="Arial" w:cs="Arial" w:eastAsia="Arial" w:hAnsi="Arial"/>
          <w:rtl w:val="0"/>
        </w:rPr>
        <w:t xml:space="preserve">consultar, actualizar</w:t>
      </w:r>
      <w:r w:rsidDel="00000000" w:rsidR="00000000" w:rsidRPr="00000000">
        <w:rPr>
          <w:rFonts w:ascii="Arial" w:cs="Arial" w:eastAsia="Arial" w:hAnsi="Arial"/>
          <w:highlight w:val="white"/>
          <w:rtl w:val="0"/>
        </w:rPr>
        <w:t xml:space="preserve">, cambiar el estado de la información de productos y permite el control existencias de máximos y mínimos.  Se generarán informes de las citas.</w:t>
      </w:r>
      <w:r w:rsidDel="00000000" w:rsidR="00000000" w:rsidRPr="00000000">
        <w:rPr>
          <w:rtl w:val="0"/>
        </w:rPr>
      </w:r>
    </w:p>
    <w:p w:rsidR="00000000" w:rsidDel="00000000" w:rsidP="00000000" w:rsidRDefault="00000000" w:rsidRPr="00000000" w14:paraId="000000B5">
      <w:pPr>
        <w:spacing w:after="0" w:line="240" w:lineRule="auto"/>
        <w:ind w:left="72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B6">
      <w:pPr>
        <w:numPr>
          <w:ilvl w:val="0"/>
          <w:numId w:val="2"/>
        </w:numPr>
        <w:spacing w:after="0" w:line="240" w:lineRule="auto"/>
        <w:ind w:left="720" w:hanging="360"/>
        <w:jc w:val="left"/>
        <w:rPr>
          <w:rFonts w:ascii="Calibri" w:cs="Calibri" w:eastAsia="Calibri" w:hAnsi="Calibri"/>
          <w:b w:val="1"/>
          <w:highlight w:val="white"/>
        </w:rPr>
      </w:pPr>
      <w:r w:rsidDel="00000000" w:rsidR="00000000" w:rsidRPr="00000000">
        <w:rPr>
          <w:rFonts w:ascii="Arial" w:cs="Arial" w:eastAsia="Arial" w:hAnsi="Arial"/>
          <w:b w:val="1"/>
          <w:highlight w:val="white"/>
          <w:rtl w:val="0"/>
        </w:rPr>
        <w:t xml:space="preserve">Subproceso Gestión de Proveedores: </w:t>
      </w:r>
      <w:r w:rsidDel="00000000" w:rsidR="00000000" w:rsidRPr="00000000">
        <w:rPr>
          <w:rFonts w:ascii="Arial" w:cs="Arial" w:eastAsia="Arial" w:hAnsi="Arial"/>
          <w:highlight w:val="white"/>
          <w:rtl w:val="0"/>
        </w:rPr>
        <w:t xml:space="preserve">Este proceso permitirá</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registrar, </w:t>
      </w:r>
      <w:r w:rsidDel="00000000" w:rsidR="00000000" w:rsidRPr="00000000">
        <w:rPr>
          <w:rFonts w:ascii="Arial" w:cs="Arial" w:eastAsia="Arial" w:hAnsi="Arial"/>
          <w:rtl w:val="0"/>
        </w:rPr>
        <w:t xml:space="preserve">consultar, actualizar</w:t>
      </w:r>
      <w:r w:rsidDel="00000000" w:rsidR="00000000" w:rsidRPr="00000000">
        <w:rPr>
          <w:rFonts w:ascii="Arial" w:cs="Arial" w:eastAsia="Arial" w:hAnsi="Arial"/>
          <w:highlight w:val="white"/>
          <w:rtl w:val="0"/>
        </w:rPr>
        <w:t xml:space="preserve">, y cambiar el estado de los proveedores.</w:t>
      </w:r>
      <w:r w:rsidDel="00000000" w:rsidR="00000000" w:rsidRPr="00000000">
        <w:rPr>
          <w:rtl w:val="0"/>
        </w:rPr>
      </w:r>
    </w:p>
    <w:p w:rsidR="00000000" w:rsidDel="00000000" w:rsidP="00000000" w:rsidRDefault="00000000" w:rsidRPr="00000000" w14:paraId="000000B7">
      <w:pPr>
        <w:spacing w:after="0" w:line="240" w:lineRule="auto"/>
        <w:ind w:left="72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B8">
      <w:pPr>
        <w:numPr>
          <w:ilvl w:val="0"/>
          <w:numId w:val="2"/>
        </w:numPr>
        <w:spacing w:after="0" w:line="240" w:lineRule="auto"/>
        <w:ind w:left="720" w:hanging="360"/>
        <w:jc w:val="left"/>
        <w:rPr>
          <w:rFonts w:ascii="Calibri" w:cs="Calibri" w:eastAsia="Calibri" w:hAnsi="Calibri"/>
          <w:b w:val="1"/>
          <w:highlight w:val="white"/>
        </w:rPr>
      </w:pPr>
      <w:r w:rsidDel="00000000" w:rsidR="00000000" w:rsidRPr="00000000">
        <w:rPr>
          <w:rFonts w:ascii="Arial" w:cs="Arial" w:eastAsia="Arial" w:hAnsi="Arial"/>
          <w:b w:val="1"/>
          <w:highlight w:val="white"/>
          <w:rtl w:val="0"/>
        </w:rPr>
        <w:t xml:space="preserve">Subproceso Gestión de Compras: </w:t>
      </w:r>
      <w:r w:rsidDel="00000000" w:rsidR="00000000" w:rsidRPr="00000000">
        <w:rPr>
          <w:rFonts w:ascii="Arial" w:cs="Arial" w:eastAsia="Arial" w:hAnsi="Arial"/>
          <w:highlight w:val="white"/>
          <w:rtl w:val="0"/>
        </w:rPr>
        <w:t xml:space="preserve">Este proceso permitirá</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registrar, </w:t>
      </w:r>
      <w:r w:rsidDel="00000000" w:rsidR="00000000" w:rsidRPr="00000000">
        <w:rPr>
          <w:rFonts w:ascii="Arial" w:cs="Arial" w:eastAsia="Arial" w:hAnsi="Arial"/>
          <w:rtl w:val="0"/>
        </w:rPr>
        <w:t xml:space="preserve">consultar, actualizar</w:t>
      </w:r>
      <w:r w:rsidDel="00000000" w:rsidR="00000000" w:rsidRPr="00000000">
        <w:rPr>
          <w:rFonts w:ascii="Arial" w:cs="Arial" w:eastAsia="Arial" w:hAnsi="Arial"/>
          <w:highlight w:val="white"/>
          <w:rtl w:val="0"/>
        </w:rPr>
        <w:t xml:space="preserve">, cambiar el estado de las compras y permite el control de los productos que estén en venta.  Se generarán informes de la compra hecha por el cliente.</w:t>
      </w:r>
      <w:r w:rsidDel="00000000" w:rsidR="00000000" w:rsidRPr="00000000">
        <w:rPr>
          <w:rtl w:val="0"/>
        </w:rPr>
      </w:r>
    </w:p>
    <w:p w:rsidR="00000000" w:rsidDel="00000000" w:rsidP="00000000" w:rsidRDefault="00000000" w:rsidRPr="00000000" w14:paraId="000000B9">
      <w:pPr>
        <w:spacing w:after="0" w:line="240" w:lineRule="auto"/>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BA">
      <w:pPr>
        <w:spacing w:after="0" w:line="240" w:lineRule="auto"/>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BB">
      <w:pPr>
        <w:shd w:fill="d9d9d9" w:val="clear"/>
        <w:spacing w:after="0" w:line="240" w:lineRule="auto"/>
        <w:rPr>
          <w:rFonts w:ascii="Arial" w:cs="Arial" w:eastAsia="Arial" w:hAnsi="Arial"/>
        </w:rPr>
      </w:pPr>
      <w:r w:rsidDel="00000000" w:rsidR="00000000" w:rsidRPr="00000000">
        <w:rPr>
          <w:rFonts w:ascii="Arial" w:cs="Arial" w:eastAsia="Arial" w:hAnsi="Arial"/>
          <w:b w:val="1"/>
          <w:rtl w:val="0"/>
        </w:rPr>
        <w:t xml:space="preserve">Proceso de Servicios</w:t>
      </w:r>
      <w:r w:rsidDel="00000000" w:rsidR="00000000" w:rsidRPr="00000000">
        <w:rPr>
          <w:rtl w:val="0"/>
        </w:rPr>
      </w:r>
    </w:p>
    <w:p w:rsidR="00000000" w:rsidDel="00000000" w:rsidP="00000000" w:rsidRDefault="00000000" w:rsidRPr="00000000" w14:paraId="000000BC">
      <w:pPr>
        <w:spacing w:after="0" w:line="24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D">
      <w:pPr>
        <w:numPr>
          <w:ilvl w:val="0"/>
          <w:numId w:val="1"/>
        </w:numPr>
        <w:spacing w:after="0" w:line="240" w:lineRule="auto"/>
        <w:ind w:left="720" w:hanging="360"/>
        <w:rPr>
          <w:rFonts w:ascii="Calibri" w:cs="Calibri" w:eastAsia="Calibri" w:hAnsi="Calibri"/>
          <w:b w:val="1"/>
          <w:highlight w:val="white"/>
        </w:rPr>
      </w:pPr>
      <w:r w:rsidDel="00000000" w:rsidR="00000000" w:rsidRPr="00000000">
        <w:rPr>
          <w:rFonts w:ascii="Arial" w:cs="Arial" w:eastAsia="Arial" w:hAnsi="Arial"/>
          <w:b w:val="1"/>
          <w:highlight w:val="white"/>
          <w:rtl w:val="0"/>
        </w:rPr>
        <w:t xml:space="preserve">Subproceso Gestión de Servicios: </w:t>
      </w:r>
      <w:r w:rsidDel="00000000" w:rsidR="00000000" w:rsidRPr="00000000">
        <w:rPr>
          <w:rFonts w:ascii="Arial" w:cs="Arial" w:eastAsia="Arial" w:hAnsi="Arial"/>
          <w:highlight w:val="white"/>
          <w:rtl w:val="0"/>
        </w:rPr>
        <w:t xml:space="preserve">Este proceso permitirá registrar, consultar, actualizar y eliminar los tipos de servicios ofrecidos, la cantidad de clientes atendidos y la reserva que realiza cada cliente.  Se generarán reportes de las reservas  hechas.</w:t>
      </w:r>
      <w:r w:rsidDel="00000000" w:rsidR="00000000" w:rsidRPr="00000000">
        <w:rPr>
          <w:rtl w:val="0"/>
        </w:rPr>
      </w:r>
    </w:p>
    <w:p w:rsidR="00000000" w:rsidDel="00000000" w:rsidP="00000000" w:rsidRDefault="00000000" w:rsidRPr="00000000" w14:paraId="000000BE">
      <w:pPr>
        <w:spacing w:after="0" w:line="240" w:lineRule="auto"/>
        <w:ind w:left="72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BF">
      <w:pPr>
        <w:spacing w:after="0" w:line="240"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C0">
      <w:pPr>
        <w:numPr>
          <w:ilvl w:val="0"/>
          <w:numId w:val="1"/>
        </w:numPr>
        <w:spacing w:after="0" w:line="240" w:lineRule="auto"/>
        <w:ind w:left="720" w:hanging="360"/>
        <w:rPr>
          <w:rFonts w:ascii="Calibri" w:cs="Calibri" w:eastAsia="Calibri" w:hAnsi="Calibri"/>
          <w:b w:val="1"/>
          <w:highlight w:val="white"/>
        </w:rPr>
      </w:pPr>
      <w:r w:rsidDel="00000000" w:rsidR="00000000" w:rsidRPr="00000000">
        <w:rPr>
          <w:rFonts w:ascii="Arial" w:cs="Arial" w:eastAsia="Arial" w:hAnsi="Arial"/>
          <w:b w:val="1"/>
          <w:highlight w:val="white"/>
          <w:rtl w:val="0"/>
        </w:rPr>
        <w:t xml:space="preserve">Subproceso Agendamiento de Citas: </w:t>
      </w:r>
      <w:r w:rsidDel="00000000" w:rsidR="00000000" w:rsidRPr="00000000">
        <w:rPr>
          <w:rFonts w:ascii="Arial" w:cs="Arial" w:eastAsia="Arial" w:hAnsi="Arial"/>
          <w:highlight w:val="white"/>
          <w:rtl w:val="0"/>
        </w:rPr>
        <w:t xml:space="preserve">Este proceso permitirá registrar, consultar, actualizar y editar las citas. Se genera reportes de la cita.</w:t>
      </w:r>
      <w:r w:rsidDel="00000000" w:rsidR="00000000" w:rsidRPr="00000000">
        <w:rPr>
          <w:rtl w:val="0"/>
        </w:rPr>
      </w:r>
    </w:p>
    <w:p w:rsidR="00000000" w:rsidDel="00000000" w:rsidP="00000000" w:rsidRDefault="00000000" w:rsidRPr="00000000" w14:paraId="000000C1">
      <w:pPr>
        <w:spacing w:after="0" w:line="240" w:lineRule="auto"/>
        <w:ind w:left="72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C2">
      <w:pPr>
        <w:spacing w:after="0" w:line="240" w:lineRule="auto"/>
        <w:ind w:left="720" w:firstLine="0"/>
        <w:rPr>
          <w:rFonts w:ascii="Arial" w:cs="Arial" w:eastAsia="Arial" w:hAnsi="Arial"/>
          <w:color w:val="ff0000"/>
          <w:highlight w:val="white"/>
        </w:rPr>
      </w:pPr>
      <w:r w:rsidDel="00000000" w:rsidR="00000000" w:rsidRPr="00000000">
        <w:rPr>
          <w:rFonts w:ascii="Arial" w:cs="Arial" w:eastAsia="Arial" w:hAnsi="Arial"/>
          <w:highlight w:val="white"/>
          <w:rtl w:val="0"/>
        </w:rPr>
        <w:t xml:space="preserve">Mediante dispositivo móvil se enviará notificación al cliente, para que confirme la asistencia a la cita, mínimo 15 minutos antes de la misma.  En caso de cancelar la cita, se informará a otro cliente para que pueda tomar ese turno</w:t>
      </w:r>
      <w:r w:rsidDel="00000000" w:rsidR="00000000" w:rsidRPr="00000000">
        <w:rPr>
          <w:rFonts w:ascii="Arial" w:cs="Arial" w:eastAsia="Arial" w:hAnsi="Arial"/>
          <w:color w:val="ff0000"/>
          <w:highlight w:val="white"/>
          <w:rtl w:val="0"/>
        </w:rPr>
        <w:t xml:space="preserve">.</w:t>
      </w:r>
    </w:p>
    <w:p w:rsidR="00000000" w:rsidDel="00000000" w:rsidP="00000000" w:rsidRDefault="00000000" w:rsidRPr="00000000" w14:paraId="000000C3">
      <w:pPr>
        <w:spacing w:after="0" w:line="240" w:lineRule="auto"/>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C4">
      <w:pPr>
        <w:spacing w:after="0" w:line="240" w:lineRule="auto"/>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C5">
      <w:pPr>
        <w:shd w:fill="d9d9d9" w:val="clear"/>
        <w:spacing w:after="0" w:line="240" w:lineRule="auto"/>
        <w:rPr>
          <w:rFonts w:ascii="Arial" w:cs="Arial" w:eastAsia="Arial" w:hAnsi="Arial"/>
        </w:rPr>
      </w:pPr>
      <w:r w:rsidDel="00000000" w:rsidR="00000000" w:rsidRPr="00000000">
        <w:rPr>
          <w:rFonts w:ascii="Arial" w:cs="Arial" w:eastAsia="Arial" w:hAnsi="Arial"/>
          <w:b w:val="1"/>
          <w:rtl w:val="0"/>
        </w:rPr>
        <w:t xml:space="preserve">Proceso de Ventas</w:t>
      </w:r>
      <w:r w:rsidDel="00000000" w:rsidR="00000000" w:rsidRPr="00000000">
        <w:rPr>
          <w:rtl w:val="0"/>
        </w:rPr>
      </w:r>
    </w:p>
    <w:p w:rsidR="00000000" w:rsidDel="00000000" w:rsidP="00000000" w:rsidRDefault="00000000" w:rsidRPr="00000000" w14:paraId="000000C6">
      <w:pPr>
        <w:spacing w:after="0" w:line="24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7">
      <w:pPr>
        <w:numPr>
          <w:ilvl w:val="0"/>
          <w:numId w:val="1"/>
        </w:numPr>
        <w:spacing w:after="0" w:line="240" w:lineRule="auto"/>
        <w:ind w:left="720" w:hanging="360"/>
        <w:rPr>
          <w:rFonts w:ascii="Calibri" w:cs="Calibri" w:eastAsia="Calibri" w:hAnsi="Calibri"/>
          <w:b w:val="1"/>
          <w:highlight w:val="white"/>
        </w:rPr>
      </w:pPr>
      <w:r w:rsidDel="00000000" w:rsidR="00000000" w:rsidRPr="00000000">
        <w:rPr>
          <w:rFonts w:ascii="Arial" w:cs="Arial" w:eastAsia="Arial" w:hAnsi="Arial"/>
          <w:b w:val="1"/>
          <w:highlight w:val="white"/>
          <w:rtl w:val="0"/>
        </w:rPr>
        <w:t xml:space="preserve">Subproceso Gestión de Clientes: </w:t>
      </w:r>
      <w:r w:rsidDel="00000000" w:rsidR="00000000" w:rsidRPr="00000000">
        <w:rPr>
          <w:rFonts w:ascii="Arial" w:cs="Arial" w:eastAsia="Arial" w:hAnsi="Arial"/>
          <w:highlight w:val="white"/>
          <w:rtl w:val="0"/>
        </w:rPr>
        <w:t xml:space="preserve">Este proceso permitirá registrar, consultar, actualizar y cambiar el estado de la información de los clientes y generación de informes sobre el cambio de la información del cliente en la reserva.</w:t>
      </w:r>
      <w:r w:rsidDel="00000000" w:rsidR="00000000" w:rsidRPr="00000000">
        <w:rPr>
          <w:rtl w:val="0"/>
        </w:rPr>
      </w:r>
    </w:p>
    <w:p w:rsidR="00000000" w:rsidDel="00000000" w:rsidP="00000000" w:rsidRDefault="00000000" w:rsidRPr="00000000" w14:paraId="000000C8">
      <w:pPr>
        <w:spacing w:after="0" w:line="240" w:lineRule="auto"/>
        <w:ind w:left="72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C9">
      <w:pPr>
        <w:numPr>
          <w:ilvl w:val="0"/>
          <w:numId w:val="1"/>
        </w:numPr>
        <w:spacing w:after="0" w:line="240" w:lineRule="auto"/>
        <w:ind w:left="720" w:hanging="360"/>
        <w:rPr>
          <w:rFonts w:ascii="Calibri" w:cs="Calibri" w:eastAsia="Calibri" w:hAnsi="Calibri"/>
          <w:highlight w:val="cyan"/>
        </w:rPr>
      </w:pPr>
      <w:r w:rsidDel="00000000" w:rsidR="00000000" w:rsidRPr="00000000">
        <w:rPr>
          <w:rFonts w:ascii="Arial" w:cs="Arial" w:eastAsia="Arial" w:hAnsi="Arial"/>
          <w:b w:val="1"/>
          <w:highlight w:val="white"/>
          <w:rtl w:val="0"/>
        </w:rPr>
        <w:t xml:space="preserve">Subproceso Gestión de Catálogo: </w:t>
      </w:r>
      <w:r w:rsidDel="00000000" w:rsidR="00000000" w:rsidRPr="00000000">
        <w:rPr>
          <w:rFonts w:ascii="Arial" w:cs="Arial" w:eastAsia="Arial" w:hAnsi="Arial"/>
          <w:highlight w:val="white"/>
          <w:rtl w:val="0"/>
        </w:rPr>
        <w:t xml:space="preserve">Este proceso permite registrar, consultar, actualizar y  cambiar estado del catálogo.  Se podrá visualizar las categorías de los productos.</w:t>
      </w:r>
      <w:r w:rsidDel="00000000" w:rsidR="00000000" w:rsidRPr="00000000">
        <w:rPr>
          <w:rtl w:val="0"/>
        </w:rPr>
      </w:r>
    </w:p>
    <w:p w:rsidR="00000000" w:rsidDel="00000000" w:rsidP="00000000" w:rsidRDefault="00000000" w:rsidRPr="00000000" w14:paraId="000000CA">
      <w:pPr>
        <w:spacing w:after="0" w:line="240" w:lineRule="auto"/>
        <w:ind w:left="72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CB">
      <w:pPr>
        <w:numPr>
          <w:ilvl w:val="0"/>
          <w:numId w:val="2"/>
        </w:numPr>
        <w:spacing w:after="0" w:line="240" w:lineRule="auto"/>
        <w:ind w:left="720" w:hanging="360"/>
        <w:jc w:val="left"/>
        <w:rPr>
          <w:rFonts w:ascii="Calibri" w:cs="Calibri" w:eastAsia="Calibri" w:hAnsi="Calibri"/>
          <w:b w:val="1"/>
          <w:highlight w:val="white"/>
        </w:rPr>
        <w:sectPr>
          <w:headerReference r:id="rId8" w:type="default"/>
          <w:headerReference r:id="rId9" w:type="first"/>
          <w:footerReference r:id="rId10" w:type="default"/>
          <w:footerReference r:id="rId11" w:type="first"/>
          <w:pgSz w:h="15840" w:w="12240" w:orient="portrait"/>
          <w:pgMar w:bottom="1440" w:top="1440" w:left="1440" w:right="1440" w:header="709" w:footer="709"/>
          <w:pgNumType w:start="1"/>
        </w:sectPr>
      </w:pPr>
      <w:r w:rsidDel="00000000" w:rsidR="00000000" w:rsidRPr="00000000">
        <w:rPr>
          <w:rFonts w:ascii="Arial" w:cs="Arial" w:eastAsia="Arial" w:hAnsi="Arial"/>
          <w:b w:val="1"/>
          <w:highlight w:val="white"/>
          <w:rtl w:val="0"/>
        </w:rPr>
        <w:t xml:space="preserve">Subproceso Gestión de Ventas: </w:t>
      </w:r>
      <w:r w:rsidDel="00000000" w:rsidR="00000000" w:rsidRPr="00000000">
        <w:rPr>
          <w:rFonts w:ascii="Arial" w:cs="Arial" w:eastAsia="Arial" w:hAnsi="Arial"/>
          <w:color w:val="0000ff"/>
          <w:highlight w:val="white"/>
          <w:rtl w:val="0"/>
        </w:rPr>
        <w:t xml:space="preserve">Este proceso permitirá </w:t>
      </w:r>
      <w:r w:rsidDel="00000000" w:rsidR="00000000" w:rsidRPr="00000000">
        <w:rPr>
          <w:rFonts w:ascii="Arial" w:cs="Arial" w:eastAsia="Arial" w:hAnsi="Arial"/>
          <w:highlight w:val="white"/>
          <w:rtl w:val="0"/>
        </w:rPr>
        <w:t xml:space="preserve">registrar</w:t>
      </w:r>
      <w:r w:rsidDel="00000000" w:rsidR="00000000" w:rsidRPr="00000000">
        <w:rPr>
          <w:rFonts w:ascii="Arial" w:cs="Arial" w:eastAsia="Arial" w:hAnsi="Arial"/>
          <w:color w:val="0000ff"/>
          <w:highlight w:val="white"/>
          <w:rtl w:val="0"/>
        </w:rPr>
        <w:t xml:space="preserve">, consultar, actualizar,</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cambiar el estado de la información de las ventas. generar informes sobre las ventas hechas.</w:t>
      </w:r>
      <w:r w:rsidDel="00000000" w:rsidR="00000000" w:rsidRPr="00000000">
        <w:rPr>
          <w:rtl w:val="0"/>
        </w:rPr>
      </w:r>
    </w:p>
    <w:p w:rsidR="00000000" w:rsidDel="00000000" w:rsidP="00000000" w:rsidRDefault="00000000" w:rsidRPr="00000000" w14:paraId="000000CC">
      <w:pPr>
        <w:rPr>
          <w:b w:val="1"/>
          <w:color w:val="33cc33"/>
        </w:rPr>
      </w:pPr>
      <w:bookmarkStart w:colFirst="0" w:colLast="0" w:name="_heading=h.35nkun2" w:id="17"/>
      <w:bookmarkEnd w:id="17"/>
      <w:r w:rsidDel="00000000" w:rsidR="00000000" w:rsidRPr="00000000">
        <w:rPr>
          <w:rtl w:val="0"/>
        </w:rPr>
      </w:r>
    </w:p>
    <w:p w:rsidR="00000000" w:rsidDel="00000000" w:rsidP="00000000" w:rsidRDefault="00000000" w:rsidRPr="00000000" w14:paraId="000000CD">
      <w:pPr>
        <w:keepNext w:val="1"/>
        <w:keepLines w:val="1"/>
        <w:pBdr>
          <w:top w:space="0" w:sz="0" w:val="nil"/>
          <w:left w:space="0" w:sz="0" w:val="nil"/>
          <w:bottom w:space="0" w:sz="0" w:val="nil"/>
          <w:right w:space="0" w:sz="0" w:val="nil"/>
          <w:between w:space="0" w:sz="0" w:val="nil"/>
        </w:pBdr>
        <w:spacing w:after="0" w:before="240" w:lineRule="auto"/>
        <w:ind w:left="780" w:firstLine="0"/>
        <w:jc w:val="center"/>
        <w:rPr>
          <w:rFonts w:ascii="Arial" w:cs="Arial" w:eastAsia="Arial" w:hAnsi="Arial"/>
          <w:b w:val="1"/>
          <w:color w:val="33cc33"/>
        </w:rPr>
      </w:pPr>
      <w:bookmarkStart w:colFirst="0" w:colLast="0" w:name="_heading=h.z337ya" w:id="18"/>
      <w:bookmarkEnd w:id="18"/>
      <w:r w:rsidDel="00000000" w:rsidR="00000000" w:rsidRPr="00000000">
        <w:rPr>
          <w:rFonts w:ascii="Arial" w:cs="Arial" w:eastAsia="Arial" w:hAnsi="Arial"/>
          <w:b w:val="1"/>
          <w:color w:val="33cc33"/>
          <w:rtl w:val="0"/>
        </w:rPr>
        <w:t xml:space="preserve">Mapa de Procesos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drawing>
          <wp:inline distB="114300" distT="114300" distL="114300" distR="114300">
            <wp:extent cx="5562600" cy="4066892"/>
            <wp:effectExtent b="0" l="0" r="0" t="0"/>
            <wp:docPr id="80" name="image8.png"/>
            <a:graphic>
              <a:graphicData uri="http://schemas.openxmlformats.org/drawingml/2006/picture">
                <pic:pic>
                  <pic:nvPicPr>
                    <pic:cNvPr id="0" name="image8.png"/>
                    <pic:cNvPicPr preferRelativeResize="0"/>
                  </pic:nvPicPr>
                  <pic:blipFill>
                    <a:blip r:embed="rId12"/>
                    <a:srcRect b="10530" l="27357" r="30897" t="27351"/>
                    <a:stretch>
                      <a:fillRect/>
                    </a:stretch>
                  </pic:blipFill>
                  <pic:spPr>
                    <a:xfrm>
                      <a:off x="0" y="0"/>
                      <a:ext cx="5562600" cy="406689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br w:type="page"/>
      </w:r>
      <w:r w:rsidDel="00000000" w:rsidR="00000000" w:rsidRPr="00000000">
        <w:rPr>
          <w:rtl w:val="0"/>
        </w:rPr>
      </w:r>
    </w:p>
    <w:p w:rsidR="00000000" w:rsidDel="00000000" w:rsidP="00000000" w:rsidRDefault="00000000" w:rsidRPr="00000000" w14:paraId="000000D8">
      <w:pPr>
        <w:keepNext w:val="1"/>
        <w:keepLines w:val="1"/>
        <w:pBdr>
          <w:top w:space="0" w:sz="0" w:val="nil"/>
          <w:left w:space="0" w:sz="0" w:val="nil"/>
          <w:bottom w:space="0" w:sz="0" w:val="nil"/>
          <w:right w:space="0" w:sz="0" w:val="nil"/>
          <w:between w:space="0" w:sz="0" w:val="nil"/>
        </w:pBdr>
        <w:tabs>
          <w:tab w:val="left" w:leader="none" w:pos="9255"/>
        </w:tabs>
        <w:spacing w:after="0" w:before="40" w:line="276" w:lineRule="auto"/>
        <w:rPr>
          <w:rFonts w:ascii="Arial Black" w:cs="Arial Black" w:eastAsia="Arial Black" w:hAnsi="Arial Black"/>
          <w:b w:val="1"/>
          <w:color w:val="000000"/>
        </w:rPr>
      </w:pPr>
      <w:r w:rsidDel="00000000" w:rsidR="00000000" w:rsidRPr="00000000">
        <w:rPr>
          <w:rFonts w:ascii="Arial Black" w:cs="Arial Black" w:eastAsia="Arial Black" w:hAnsi="Arial Black"/>
          <w:b w:val="1"/>
          <w:color w:val="000000"/>
          <w:rtl w:val="0"/>
        </w:rPr>
        <w:tab/>
      </w:r>
    </w:p>
    <w:p w:rsidR="00000000" w:rsidDel="00000000" w:rsidP="00000000" w:rsidRDefault="00000000" w:rsidRPr="00000000" w14:paraId="000000D9">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3j2qqm3" w:id="19"/>
      <w:bookmarkEnd w:id="19"/>
      <w:r w:rsidDel="00000000" w:rsidR="00000000" w:rsidRPr="00000000">
        <w:rPr>
          <w:rFonts w:ascii="Arial" w:cs="Arial" w:eastAsia="Arial" w:hAnsi="Arial"/>
          <w:b w:val="1"/>
          <w:color w:val="33cc33"/>
          <w:rtl w:val="0"/>
        </w:rPr>
        <w:t xml:space="preserve">Facilitación Gráfica</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highlight w:val="cyan"/>
        </w:rPr>
      </w:pPr>
      <w:r w:rsidDel="00000000" w:rsidR="00000000" w:rsidRPr="00000000">
        <w:rPr>
          <w:highlight w:val="cyan"/>
          <w:rtl w:val="0"/>
        </w:rPr>
        <w:t xml:space="preserve">(Facilitación gráfica desde el análisis)</w:t>
      </w:r>
    </w:p>
    <w:p w:rsidR="00000000" w:rsidDel="00000000" w:rsidP="00000000" w:rsidRDefault="00000000" w:rsidRPr="00000000" w14:paraId="000000DD">
      <w:pPr>
        <w:rPr>
          <w:highlight w:val="cyan"/>
        </w:rPr>
      </w:pPr>
      <w:r w:rsidDel="00000000" w:rsidR="00000000" w:rsidRPr="00000000">
        <w:rPr>
          <w:highlight w:val="cyan"/>
        </w:rPr>
        <w:drawing>
          <wp:inline distB="114300" distT="114300" distL="114300" distR="114300">
            <wp:extent cx="5420043" cy="3574757"/>
            <wp:effectExtent b="0" l="0" r="0" t="0"/>
            <wp:docPr id="7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420043" cy="357475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highlight w:val="cyan"/>
        </w:rPr>
      </w:pPr>
      <w:r w:rsidDel="00000000" w:rsidR="00000000" w:rsidRPr="00000000">
        <w:rPr>
          <w:rtl w:val="0"/>
        </w:rPr>
      </w:r>
    </w:p>
    <w:p w:rsidR="00000000" w:rsidDel="00000000" w:rsidP="00000000" w:rsidRDefault="00000000" w:rsidRPr="00000000" w14:paraId="000000DF">
      <w:pPr>
        <w:rPr>
          <w:highlight w:val="cyan"/>
        </w:rPr>
      </w:pPr>
      <w:r w:rsidDel="00000000" w:rsidR="00000000" w:rsidRPr="00000000">
        <w:rPr>
          <w:rtl w:val="0"/>
        </w:rPr>
      </w:r>
    </w:p>
    <w:p w:rsidR="00000000" w:rsidDel="00000000" w:rsidP="00000000" w:rsidRDefault="00000000" w:rsidRPr="00000000" w14:paraId="000000E0">
      <w:pPr>
        <w:rPr>
          <w:highlight w:val="cyan"/>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br w:type="page"/>
      </w:r>
      <w:r w:rsidDel="00000000" w:rsidR="00000000" w:rsidRPr="00000000">
        <w:rPr>
          <w:rtl w:val="0"/>
        </w:rPr>
      </w:r>
    </w:p>
    <w:p w:rsidR="00000000" w:rsidDel="00000000" w:rsidP="00000000" w:rsidRDefault="00000000" w:rsidRPr="00000000" w14:paraId="000000E5">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1y810tw" w:id="20"/>
      <w:bookmarkEnd w:id="20"/>
      <w:r w:rsidDel="00000000" w:rsidR="00000000" w:rsidRPr="00000000">
        <w:rPr>
          <w:rFonts w:ascii="Arial" w:cs="Arial" w:eastAsia="Arial" w:hAnsi="Arial"/>
          <w:b w:val="1"/>
          <w:color w:val="33cc33"/>
          <w:rtl w:val="0"/>
        </w:rPr>
        <w:t xml:space="preserve">Story Mapping</w:t>
      </w:r>
    </w:p>
    <w:p w:rsidR="00000000" w:rsidDel="00000000" w:rsidP="00000000" w:rsidRDefault="00000000" w:rsidRPr="00000000" w14:paraId="000000E6">
      <w:pPr>
        <w:rPr>
          <w:rFonts w:ascii="Arial" w:cs="Arial" w:eastAsia="Arial" w:hAnsi="Arial"/>
          <w:b w:val="1"/>
          <w:color w:val="33cc33"/>
        </w:rPr>
      </w:pPr>
      <w:r w:rsidDel="00000000" w:rsidR="00000000" w:rsidRPr="00000000">
        <w:rPr/>
        <w:drawing>
          <wp:inline distB="114300" distT="114300" distL="114300" distR="114300">
            <wp:extent cx="7877493" cy="4794995"/>
            <wp:effectExtent b="0" l="0" r="0" t="0"/>
            <wp:docPr id="7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7877493" cy="479499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4i7ojhp" w:id="21"/>
      <w:bookmarkEnd w:id="21"/>
      <w:r w:rsidDel="00000000" w:rsidR="00000000" w:rsidRPr="00000000">
        <w:rPr>
          <w:rFonts w:ascii="Arial" w:cs="Arial" w:eastAsia="Arial" w:hAnsi="Arial"/>
          <w:b w:val="1"/>
          <w:color w:val="33cc33"/>
          <w:rtl w:val="0"/>
        </w:rPr>
        <w:t xml:space="preserve">Wireframe (Balsamiq)</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br w:type="page"/>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2xcytpi" w:id="22"/>
      <w:bookmarkEnd w:id="22"/>
      <w:r w:rsidDel="00000000" w:rsidR="00000000" w:rsidRPr="00000000">
        <w:rPr>
          <w:rFonts w:ascii="Arial" w:cs="Arial" w:eastAsia="Arial" w:hAnsi="Arial"/>
          <w:b w:val="1"/>
          <w:color w:val="33cc33"/>
          <w:rtl w:val="0"/>
        </w:rPr>
        <w:t xml:space="preserve">Matriz Historias de Usuario, Épicas y Criterios de Aceptación</w:t>
      </w:r>
    </w:p>
    <w:p w:rsidR="00000000" w:rsidDel="00000000" w:rsidP="00000000" w:rsidRDefault="00000000" w:rsidRPr="00000000" w14:paraId="000000F1">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2">
      <w:pPr>
        <w:rPr>
          <w:sz w:val="16"/>
          <w:szCs w:val="16"/>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8258810" cy="2667000"/>
            <wp:effectExtent b="0" l="0" r="0" t="0"/>
            <wp:docPr id="7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825881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8258810" cy="2514600"/>
            <wp:effectExtent b="0" l="0" r="0" t="0"/>
            <wp:docPr id="8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825881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8258810" cy="2324100"/>
            <wp:effectExtent b="0" l="0" r="0" t="0"/>
            <wp:docPr id="6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825881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8258810" cy="2286000"/>
            <wp:effectExtent b="0" l="0" r="0" t="0"/>
            <wp:docPr id="7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825881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8258810" cy="2082800"/>
            <wp:effectExtent b="0" l="0" r="0" t="0"/>
            <wp:docPr id="8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825881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8258810" cy="2235200"/>
            <wp:effectExtent b="0" l="0" r="0" t="0"/>
            <wp:docPr id="7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825881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8258810" cy="2197100"/>
            <wp:effectExtent b="0" l="0" r="0" t="0"/>
            <wp:docPr id="8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825881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8258810" cy="2133600"/>
            <wp:effectExtent b="0" l="0" r="0" t="0"/>
            <wp:docPr id="7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825881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8258810" cy="2247900"/>
            <wp:effectExtent b="0" l="0" r="0" t="0"/>
            <wp:docPr id="8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825881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8258810" cy="2032000"/>
            <wp:effectExtent b="0" l="0" r="0" t="0"/>
            <wp:docPr id="7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825881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8258810" cy="3048000"/>
            <wp:effectExtent b="0" l="0" r="0" t="0"/>
            <wp:docPr id="8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825881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8258810" cy="2425700"/>
            <wp:effectExtent b="0" l="0" r="0" t="0"/>
            <wp:docPr id="8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825881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1ci93xb" w:id="23"/>
      <w:bookmarkEnd w:id="23"/>
      <w:r w:rsidDel="00000000" w:rsidR="00000000" w:rsidRPr="00000000">
        <w:rPr>
          <w:rFonts w:ascii="Arial" w:cs="Arial" w:eastAsia="Arial" w:hAnsi="Arial"/>
          <w:b w:val="1"/>
          <w:color w:val="33cc33"/>
          <w:rtl w:val="0"/>
        </w:rPr>
        <w:t xml:space="preserve">Product Backlog Priorizado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br w:type="page"/>
      </w:r>
      <w:r w:rsidDel="00000000" w:rsidR="00000000" w:rsidRPr="00000000">
        <w:rPr>
          <w:rtl w:val="0"/>
        </w:rPr>
      </w:r>
    </w:p>
    <w:p w:rsidR="00000000" w:rsidDel="00000000" w:rsidP="00000000" w:rsidRDefault="00000000" w:rsidRPr="00000000" w14:paraId="0000010C">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3whwml4" w:id="24"/>
      <w:bookmarkEnd w:id="24"/>
      <w:r w:rsidDel="00000000" w:rsidR="00000000" w:rsidRPr="00000000">
        <w:rPr>
          <w:rFonts w:ascii="Arial" w:cs="Arial" w:eastAsia="Arial" w:hAnsi="Arial"/>
          <w:b w:val="1"/>
          <w:color w:val="33cc33"/>
          <w:rtl w:val="0"/>
        </w:rPr>
        <w:t xml:space="preserve">Plataforma de Desarrollo</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2bn6wsx" w:id="25"/>
      <w:bookmarkEnd w:id="25"/>
      <w:r w:rsidDel="00000000" w:rsidR="00000000" w:rsidRPr="00000000">
        <w:rPr>
          <w:rFonts w:ascii="Arial" w:cs="Arial" w:eastAsia="Arial" w:hAnsi="Arial"/>
          <w:b w:val="1"/>
          <w:color w:val="000000"/>
          <w:rtl w:val="0"/>
        </w:rPr>
        <w:t xml:space="preserve">Sistema Operativo</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qsh70q" w:id="26"/>
      <w:bookmarkEnd w:id="26"/>
      <w:r w:rsidDel="00000000" w:rsidR="00000000" w:rsidRPr="00000000">
        <w:rPr>
          <w:rFonts w:ascii="Arial" w:cs="Arial" w:eastAsia="Arial" w:hAnsi="Arial"/>
          <w:b w:val="1"/>
          <w:color w:val="000000"/>
          <w:rtl w:val="0"/>
        </w:rPr>
        <w:t xml:space="preserve">Diagrama de Despliegue de Hardware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br w:type="page"/>
      </w:r>
      <w:r w:rsidDel="00000000" w:rsidR="00000000" w:rsidRPr="00000000">
        <w:rPr>
          <w:rtl w:val="0"/>
        </w:rPr>
      </w:r>
    </w:p>
    <w:p w:rsidR="00000000" w:rsidDel="00000000" w:rsidP="00000000" w:rsidRDefault="00000000" w:rsidRPr="00000000" w14:paraId="00000117">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3as4poj" w:id="27"/>
      <w:bookmarkEnd w:id="27"/>
      <w:r w:rsidDel="00000000" w:rsidR="00000000" w:rsidRPr="00000000">
        <w:rPr>
          <w:rFonts w:ascii="Arial" w:cs="Arial" w:eastAsia="Arial" w:hAnsi="Arial"/>
          <w:b w:val="1"/>
          <w:color w:val="33cc33"/>
          <w:rtl w:val="0"/>
        </w:rPr>
        <w:t xml:space="preserve">Diagramas UML</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1pxezwc" w:id="28"/>
      <w:bookmarkEnd w:id="28"/>
      <w:r w:rsidDel="00000000" w:rsidR="00000000" w:rsidRPr="00000000">
        <w:rPr>
          <w:rFonts w:ascii="Arial" w:cs="Arial" w:eastAsia="Arial" w:hAnsi="Arial"/>
          <w:b w:val="1"/>
          <w:color w:val="000000"/>
          <w:rtl w:val="0"/>
        </w:rPr>
        <w:t xml:space="preserve">Diagramas de Casos de Uso</w:t>
      </w:r>
    </w:p>
    <w:p w:rsidR="00000000" w:rsidDel="00000000" w:rsidP="00000000" w:rsidRDefault="00000000" w:rsidRPr="00000000" w14:paraId="0000011A">
      <w:pPr>
        <w:rPr/>
      </w:pPr>
      <w:hyperlink r:id="rId27">
        <w:r w:rsidDel="00000000" w:rsidR="00000000" w:rsidRPr="00000000">
          <w:rPr>
            <w:color w:val="1155cc"/>
            <w:u w:val="single"/>
            <w:rtl w:val="0"/>
          </w:rPr>
          <w:t xml:space="preserve">https://miro.com/app/board/uXj</w:t>
        </w:r>
      </w:hyperlink>
      <w:r w:rsidDel="00000000" w:rsidR="00000000" w:rsidRPr="00000000">
        <w:rPr>
          <w:rtl w:val="0"/>
        </w:rPr>
        <w:tab/>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Diagrama de despliegue</w:t>
      </w:r>
    </w:p>
    <w:p w:rsidR="00000000" w:rsidDel="00000000" w:rsidP="00000000" w:rsidRDefault="00000000" w:rsidRPr="00000000" w14:paraId="0000012A">
      <w:pPr>
        <w:rPr/>
      </w:pPr>
      <w:r w:rsidDel="00000000" w:rsidR="00000000" w:rsidRPr="00000000">
        <w:rPr/>
        <w:drawing>
          <wp:inline distB="114300" distT="114300" distL="114300" distR="114300">
            <wp:extent cx="8220393" cy="4580991"/>
            <wp:effectExtent b="0" l="0" r="0" t="0"/>
            <wp:docPr id="6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8220393" cy="458099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Fonts w:ascii="Arial" w:cs="Arial" w:eastAsia="Arial" w:hAnsi="Arial"/>
        </w:rPr>
        <w:sectPr>
          <w:type w:val="nextPage"/>
          <w:pgSz w:h="12240" w:w="15840" w:orient="landscape"/>
          <w:pgMar w:bottom="1701" w:top="1701" w:left="1417" w:right="1417" w:header="708" w:footer="708"/>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137">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bookmarkStart w:colFirst="0" w:colLast="0" w:name="_heading=h.oxes7490kpuc" w:id="29"/>
      <w:bookmarkEnd w:id="29"/>
      <w:r w:rsidDel="00000000" w:rsidR="00000000" w:rsidRPr="00000000">
        <w:rPr>
          <w:rFonts w:ascii="Arial" w:cs="Arial" w:eastAsia="Arial" w:hAnsi="Arial"/>
          <w:b w:val="1"/>
          <w:color w:val="000000"/>
          <w:rtl w:val="0"/>
        </w:rPr>
        <w:t xml:space="preserve">Documentación de Casos de Uso</w:t>
      </w:r>
      <w:r w:rsidDel="00000000" w:rsidR="00000000" w:rsidRPr="00000000">
        <w:rPr>
          <w:rtl w:val="0"/>
        </w:rPr>
      </w:r>
    </w:p>
    <w:tbl>
      <w:tblPr>
        <w:tblStyle w:val="Table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138">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139">
            <w:pPr>
              <w:pStyle w:val="Heading2"/>
              <w:rPr>
                <w:rFonts w:ascii="Arial" w:cs="Arial" w:eastAsia="Arial" w:hAnsi="Arial"/>
              </w:rPr>
            </w:pPr>
            <w:bookmarkStart w:colFirst="0" w:colLast="0" w:name="_heading=h.2p2csry" w:id="30"/>
            <w:bookmarkEnd w:id="30"/>
            <w:r w:rsidDel="00000000" w:rsidR="00000000" w:rsidRPr="00000000">
              <w:rPr>
                <w:rFonts w:ascii="Arial" w:cs="Arial" w:eastAsia="Arial" w:hAnsi="Arial"/>
                <w:rtl w:val="0"/>
              </w:rPr>
              <w:t xml:space="preserve">CU01 Roles</w:t>
            </w:r>
          </w:p>
          <w:p w:rsidR="00000000" w:rsidDel="00000000" w:rsidP="00000000" w:rsidRDefault="00000000" w:rsidRPr="00000000" w14:paraId="0000013A">
            <w:pPr>
              <w:pStyle w:val="Heading2"/>
              <w:rPr/>
            </w:pPr>
            <w:bookmarkStart w:colFirst="0" w:colLast="0" w:name="_heading=h.147n2zr" w:id="31"/>
            <w:bookmarkEnd w:id="31"/>
            <w:r w:rsidDel="00000000" w:rsidR="00000000" w:rsidRPr="00000000">
              <w:rPr>
                <w:rFonts w:ascii="Arial" w:cs="Arial" w:eastAsia="Arial" w:hAnsi="Arial"/>
                <w:rtl w:val="0"/>
              </w:rPr>
              <w:t xml:space="preserve">CU01.1 Gestión de roles</w:t>
            </w:r>
            <w:r w:rsidDel="00000000" w:rsidR="00000000" w:rsidRPr="00000000">
              <w:rPr>
                <w:rtl w:val="0"/>
              </w:rPr>
            </w:r>
          </w:p>
        </w:tc>
        <w:tc>
          <w:tcPr/>
          <w:p w:rsidR="00000000" w:rsidDel="00000000" w:rsidP="00000000" w:rsidRDefault="00000000" w:rsidRPr="00000000" w14:paraId="0000013B">
            <w:pPr>
              <w:rPr>
                <w:sz w:val="28"/>
                <w:szCs w:val="28"/>
              </w:rPr>
            </w:pPr>
            <w:r w:rsidDel="00000000" w:rsidR="00000000" w:rsidRPr="00000000">
              <w:rPr>
                <w:rtl w:val="0"/>
              </w:rPr>
            </w:r>
          </w:p>
        </w:tc>
      </w:tr>
    </w:tbl>
    <w:p w:rsidR="00000000" w:rsidDel="00000000" w:rsidP="00000000" w:rsidRDefault="00000000" w:rsidRPr="00000000" w14:paraId="0000013C">
      <w:pPr>
        <w:rPr/>
      </w:pPr>
      <w:r w:rsidDel="00000000" w:rsidR="00000000" w:rsidRPr="00000000">
        <w:rPr>
          <w:rtl w:val="0"/>
        </w:rPr>
      </w:r>
    </w:p>
    <w:tbl>
      <w:tblPr>
        <w:tblStyle w:val="Table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13D">
            <w:pPr>
              <w:rPr/>
            </w:pPr>
            <w:r w:rsidDel="00000000" w:rsidR="00000000" w:rsidRPr="00000000">
              <w:rPr>
                <w:rtl w:val="0"/>
              </w:rPr>
              <w:t xml:space="preserve">CU -</w:t>
            </w:r>
          </w:p>
        </w:tc>
        <w:tc>
          <w:tcPr>
            <w:gridSpan w:val="3"/>
          </w:tcPr>
          <w:p w:rsidR="00000000" w:rsidDel="00000000" w:rsidP="00000000" w:rsidRDefault="00000000" w:rsidRPr="00000000" w14:paraId="0000013E">
            <w:pPr>
              <w:rPr/>
            </w:pPr>
            <w:r w:rsidDel="00000000" w:rsidR="00000000" w:rsidRPr="00000000">
              <w:rPr>
                <w:i w:val="1"/>
                <w:rtl w:val="0"/>
              </w:rPr>
              <w:t xml:space="preserve">CU.01.1.1 registrar un nuevo rol</w:t>
            </w:r>
            <w:r w:rsidDel="00000000" w:rsidR="00000000" w:rsidRPr="00000000">
              <w:rPr>
                <w:rtl w:val="0"/>
              </w:rPr>
            </w:r>
          </w:p>
        </w:tc>
      </w:tr>
      <w:tr>
        <w:trPr>
          <w:cantSplit w:val="0"/>
          <w:tblHeader w:val="0"/>
        </w:trPr>
        <w:tc>
          <w:tcPr/>
          <w:p w:rsidR="00000000" w:rsidDel="00000000" w:rsidP="00000000" w:rsidRDefault="00000000" w:rsidRPr="00000000" w14:paraId="00000141">
            <w:pPr>
              <w:rPr/>
            </w:pPr>
            <w:r w:rsidDel="00000000" w:rsidR="00000000" w:rsidRPr="00000000">
              <w:rPr>
                <w:rtl w:val="0"/>
              </w:rPr>
              <w:t xml:space="preserve">Dependencias</w:t>
            </w:r>
          </w:p>
        </w:tc>
        <w:tc>
          <w:tcPr>
            <w:gridSpan w:val="3"/>
          </w:tcPr>
          <w:p w:rsidR="00000000" w:rsidDel="00000000" w:rsidP="00000000" w:rsidRDefault="00000000" w:rsidRPr="00000000" w14:paraId="00000142">
            <w:pPr>
              <w:rPr/>
            </w:pPr>
            <w:r w:rsidDel="00000000" w:rsidR="00000000" w:rsidRPr="00000000">
              <w:rPr>
                <w:rtl w:val="0"/>
              </w:rPr>
              <w:t xml:space="preserve">CU 01 Roles</w:t>
            </w:r>
          </w:p>
          <w:p w:rsidR="00000000" w:rsidDel="00000000" w:rsidP="00000000" w:rsidRDefault="00000000" w:rsidRPr="00000000" w14:paraId="00000143">
            <w:pPr>
              <w:rPr/>
            </w:pPr>
            <w:r w:rsidDel="00000000" w:rsidR="00000000" w:rsidRPr="00000000">
              <w:rPr>
                <w:rtl w:val="0"/>
              </w:rPr>
              <w:t xml:space="preserve">CU 02.1 Gestión roles</w:t>
            </w:r>
          </w:p>
        </w:tc>
      </w:tr>
      <w:tr>
        <w:trPr>
          <w:cantSplit w:val="0"/>
          <w:tblHeader w:val="0"/>
        </w:trPr>
        <w:tc>
          <w:tcPr/>
          <w:p w:rsidR="00000000" w:rsidDel="00000000" w:rsidP="00000000" w:rsidRDefault="00000000" w:rsidRPr="00000000" w14:paraId="00000146">
            <w:pPr>
              <w:rPr/>
            </w:pPr>
            <w:r w:rsidDel="00000000" w:rsidR="00000000" w:rsidRPr="00000000">
              <w:rPr>
                <w:rtl w:val="0"/>
              </w:rPr>
              <w:t xml:space="preserve">Pre – Condiciones</w:t>
            </w:r>
          </w:p>
        </w:tc>
        <w:tc>
          <w:tcPr>
            <w:gridSpan w:val="3"/>
          </w:tcPr>
          <w:p w:rsidR="00000000" w:rsidDel="00000000" w:rsidP="00000000" w:rsidRDefault="00000000" w:rsidRPr="00000000" w14:paraId="00000147">
            <w:pPr>
              <w:rPr/>
            </w:pPr>
            <w:r w:rsidDel="00000000" w:rsidR="00000000" w:rsidRPr="00000000">
              <w:rPr>
                <w:rtl w:val="0"/>
              </w:rPr>
              <w:t xml:space="preserve">El usuario que intenta registrar un nuevo rol debe tener el rol de "Administrador".</w:t>
            </w:r>
          </w:p>
        </w:tc>
      </w:tr>
      <w:tr>
        <w:trPr>
          <w:cantSplit w:val="0"/>
          <w:tblHeader w:val="0"/>
        </w:trPr>
        <w:tc>
          <w:tcPr/>
          <w:p w:rsidR="00000000" w:rsidDel="00000000" w:rsidP="00000000" w:rsidRDefault="00000000" w:rsidRPr="00000000" w14:paraId="0000014A">
            <w:pPr>
              <w:rPr/>
            </w:pPr>
            <w:r w:rsidDel="00000000" w:rsidR="00000000" w:rsidRPr="00000000">
              <w:rPr>
                <w:rtl w:val="0"/>
              </w:rPr>
              <w:t xml:space="preserve">Descripción</w:t>
            </w:r>
          </w:p>
        </w:tc>
        <w:tc>
          <w:tcPr>
            <w:gridSpan w:val="3"/>
          </w:tcPr>
          <w:p w:rsidR="00000000" w:rsidDel="00000000" w:rsidP="00000000" w:rsidRDefault="00000000" w:rsidRPr="00000000" w14:paraId="0000014B">
            <w:pPr>
              <w:rPr/>
            </w:pPr>
            <w:r w:rsidDel="00000000" w:rsidR="00000000" w:rsidRPr="00000000">
              <w:rPr>
                <w:rtl w:val="0"/>
              </w:rPr>
              <w:t xml:space="preserve">El sistema deberá comportarse como se describe en el siguiente caso de uso para crear un nuevo rol dentro del sistema</w:t>
            </w:r>
          </w:p>
        </w:tc>
      </w:tr>
      <w:tr>
        <w:trPr>
          <w:cantSplit w:val="0"/>
          <w:tblHeader w:val="0"/>
        </w:trPr>
        <w:tc>
          <w:tcPr/>
          <w:p w:rsidR="00000000" w:rsidDel="00000000" w:rsidP="00000000" w:rsidRDefault="00000000" w:rsidRPr="00000000" w14:paraId="0000014E">
            <w:pPr>
              <w:rPr/>
            </w:pPr>
            <w:r w:rsidDel="00000000" w:rsidR="00000000" w:rsidRPr="00000000">
              <w:rPr>
                <w:rtl w:val="0"/>
              </w:rPr>
              <w:t xml:space="preserve">Actores</w:t>
            </w:r>
          </w:p>
        </w:tc>
        <w:tc>
          <w:tcPr>
            <w:gridSpan w:val="3"/>
          </w:tcPr>
          <w:p w:rsidR="00000000" w:rsidDel="00000000" w:rsidP="00000000" w:rsidRDefault="00000000" w:rsidRPr="00000000" w14:paraId="0000014F">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152">
            <w:pPr>
              <w:rPr/>
            </w:pPr>
            <w:r w:rsidDel="00000000" w:rsidR="00000000" w:rsidRPr="00000000">
              <w:rPr>
                <w:rtl w:val="0"/>
              </w:rPr>
              <w:t xml:space="preserve">Secuencia Normal</w:t>
            </w:r>
          </w:p>
        </w:tc>
        <w:tc>
          <w:tcPr/>
          <w:p w:rsidR="00000000" w:rsidDel="00000000" w:rsidP="00000000" w:rsidRDefault="00000000" w:rsidRPr="00000000" w14:paraId="00000153">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154">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57">
            <w:pPr>
              <w:rPr/>
            </w:pPr>
            <w:r w:rsidDel="00000000" w:rsidR="00000000" w:rsidRPr="00000000">
              <w:rPr>
                <w:rtl w:val="0"/>
              </w:rPr>
              <w:t xml:space="preserve">1</w:t>
            </w:r>
          </w:p>
        </w:tc>
        <w:tc>
          <w:tcPr>
            <w:gridSpan w:val="2"/>
          </w:tcPr>
          <w:p w:rsidR="00000000" w:rsidDel="00000000" w:rsidP="00000000" w:rsidRDefault="00000000" w:rsidRPr="00000000" w14:paraId="00000158">
            <w:pPr>
              <w:rPr/>
            </w:pPr>
            <w:r w:rsidDel="00000000" w:rsidR="00000000" w:rsidRPr="00000000">
              <w:rPr>
                <w:rtl w:val="0"/>
              </w:rPr>
              <w:t xml:space="preserve">El usuario Ingresa a Crear un nuevo rol</w:t>
            </w:r>
          </w:p>
        </w:tc>
      </w:tr>
      <w:tr>
        <w:trPr>
          <w:cantSplit w:val="0"/>
          <w:tblHeader w:val="0"/>
        </w:trPr>
        <w:tc>
          <w:tcPr>
            <w:vMerge w:val="continue"/>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B">
            <w:pPr>
              <w:rPr/>
            </w:pPr>
            <w:r w:rsidDel="00000000" w:rsidR="00000000" w:rsidRPr="00000000">
              <w:rPr>
                <w:rtl w:val="0"/>
              </w:rPr>
              <w:t xml:space="preserve">2</w:t>
            </w:r>
          </w:p>
        </w:tc>
        <w:tc>
          <w:tcPr>
            <w:gridSpan w:val="2"/>
          </w:tcPr>
          <w:p w:rsidR="00000000" w:rsidDel="00000000" w:rsidP="00000000" w:rsidRDefault="00000000" w:rsidRPr="00000000" w14:paraId="0000015C">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F">
            <w:pPr>
              <w:rPr/>
            </w:pPr>
            <w:r w:rsidDel="00000000" w:rsidR="00000000" w:rsidRPr="00000000">
              <w:rPr>
                <w:rtl w:val="0"/>
              </w:rPr>
              <w:t xml:space="preserve">3</w:t>
            </w:r>
          </w:p>
        </w:tc>
        <w:tc>
          <w:tcPr>
            <w:gridSpan w:val="2"/>
          </w:tcPr>
          <w:p w:rsidR="00000000" w:rsidDel="00000000" w:rsidP="00000000" w:rsidRDefault="00000000" w:rsidRPr="00000000" w14:paraId="00000160">
            <w:pPr>
              <w:rPr/>
            </w:pPr>
            <w:r w:rsidDel="00000000" w:rsidR="00000000" w:rsidRPr="00000000">
              <w:rPr>
                <w:rtl w:val="0"/>
              </w:rPr>
              <w:t xml:space="preserve">El sistema muestra formulario de nuevo rol</w:t>
            </w:r>
          </w:p>
        </w:tc>
      </w:tr>
      <w:tr>
        <w:trPr>
          <w:cantSplit w:val="0"/>
          <w:tblHeader w:val="0"/>
        </w:trPr>
        <w:tc>
          <w:tcPr>
            <w:vMerge w:val="continue"/>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3">
            <w:pPr>
              <w:rPr/>
            </w:pPr>
            <w:r w:rsidDel="00000000" w:rsidR="00000000" w:rsidRPr="00000000">
              <w:rPr>
                <w:rtl w:val="0"/>
              </w:rPr>
              <w:t xml:space="preserve">4</w:t>
            </w:r>
          </w:p>
        </w:tc>
        <w:tc>
          <w:tcPr>
            <w:gridSpan w:val="2"/>
          </w:tcPr>
          <w:p w:rsidR="00000000" w:rsidDel="00000000" w:rsidP="00000000" w:rsidRDefault="00000000" w:rsidRPr="00000000" w14:paraId="00000164">
            <w:pPr>
              <w:rPr/>
            </w:pPr>
            <w:r w:rsidDel="00000000" w:rsidR="00000000" w:rsidRPr="00000000">
              <w:rPr>
                <w:rtl w:val="0"/>
              </w:rPr>
              <w:t xml:space="preserve">El administrador diligencia formulario</w:t>
            </w:r>
          </w:p>
        </w:tc>
      </w:tr>
      <w:tr>
        <w:trPr>
          <w:cantSplit w:val="0"/>
          <w:tblHeader w:val="0"/>
        </w:trPr>
        <w:tc>
          <w:tcPr>
            <w:vMerge w:val="continue"/>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7">
            <w:pPr>
              <w:rPr/>
            </w:pPr>
            <w:r w:rsidDel="00000000" w:rsidR="00000000" w:rsidRPr="00000000">
              <w:rPr>
                <w:rtl w:val="0"/>
              </w:rPr>
              <w:t xml:space="preserve">5</w:t>
            </w:r>
          </w:p>
        </w:tc>
        <w:tc>
          <w:tcPr>
            <w:gridSpan w:val="2"/>
          </w:tcPr>
          <w:p w:rsidR="00000000" w:rsidDel="00000000" w:rsidP="00000000" w:rsidRDefault="00000000" w:rsidRPr="00000000" w14:paraId="00000168">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B">
            <w:pPr>
              <w:rPr/>
            </w:pPr>
            <w:r w:rsidDel="00000000" w:rsidR="00000000" w:rsidRPr="00000000">
              <w:rPr>
                <w:rtl w:val="0"/>
              </w:rPr>
              <w:t xml:space="preserve">6</w:t>
            </w:r>
          </w:p>
        </w:tc>
        <w:tc>
          <w:tcPr>
            <w:gridSpan w:val="2"/>
          </w:tcPr>
          <w:p w:rsidR="00000000" w:rsidDel="00000000" w:rsidP="00000000" w:rsidRDefault="00000000" w:rsidRPr="00000000" w14:paraId="0000016C">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F">
            <w:pPr>
              <w:rPr/>
            </w:pPr>
            <w:r w:rsidDel="00000000" w:rsidR="00000000" w:rsidRPr="00000000">
              <w:rPr>
                <w:rtl w:val="0"/>
              </w:rPr>
              <w:t xml:space="preserve">7</w:t>
            </w:r>
          </w:p>
        </w:tc>
        <w:tc>
          <w:tcPr>
            <w:gridSpan w:val="2"/>
          </w:tcPr>
          <w:p w:rsidR="00000000" w:rsidDel="00000000" w:rsidP="00000000" w:rsidRDefault="00000000" w:rsidRPr="00000000" w14:paraId="00000170">
            <w:pPr>
              <w:rPr/>
            </w:pPr>
            <w:r w:rsidDel="00000000" w:rsidR="00000000" w:rsidRPr="00000000">
              <w:rPr>
                <w:rtl w:val="0"/>
              </w:rPr>
              <w:t xml:space="preserve">El sistema crea el nuevo rol</w:t>
            </w:r>
          </w:p>
        </w:tc>
      </w:tr>
      <w:tr>
        <w:trPr>
          <w:cantSplit w:val="0"/>
          <w:tblHeader w:val="0"/>
        </w:trPr>
        <w:tc>
          <w:tcPr>
            <w:vMerge w:val="continue"/>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3">
            <w:pPr>
              <w:rPr/>
            </w:pPr>
            <w:r w:rsidDel="00000000" w:rsidR="00000000" w:rsidRPr="00000000">
              <w:rPr>
                <w:rtl w:val="0"/>
              </w:rPr>
              <w:t xml:space="preserve">8</w:t>
            </w:r>
          </w:p>
        </w:tc>
        <w:tc>
          <w:tcPr>
            <w:gridSpan w:val="2"/>
          </w:tcPr>
          <w:p w:rsidR="00000000" w:rsidDel="00000000" w:rsidP="00000000" w:rsidRDefault="00000000" w:rsidRPr="00000000" w14:paraId="00000174">
            <w:pPr>
              <w:rPr/>
            </w:pPr>
            <w:r w:rsidDel="00000000" w:rsidR="00000000" w:rsidRPr="00000000">
              <w:rPr>
                <w:rtl w:val="0"/>
              </w:rPr>
              <w:t xml:space="preserve">El sistema arroja un mensaje al administrador de registro exitoso</w:t>
            </w:r>
          </w:p>
        </w:tc>
      </w:tr>
      <w:tr>
        <w:trPr>
          <w:cantSplit w:val="0"/>
          <w:tblHeader w:val="0"/>
        </w:trPr>
        <w:tc>
          <w:tcPr/>
          <w:p w:rsidR="00000000" w:rsidDel="00000000" w:rsidP="00000000" w:rsidRDefault="00000000" w:rsidRPr="00000000" w14:paraId="00000176">
            <w:pPr>
              <w:rPr/>
            </w:pPr>
            <w:r w:rsidDel="00000000" w:rsidR="00000000" w:rsidRPr="00000000">
              <w:rPr>
                <w:rtl w:val="0"/>
              </w:rPr>
              <w:t xml:space="preserve">Post - Condición</w:t>
            </w:r>
          </w:p>
        </w:tc>
        <w:tc>
          <w:tcPr>
            <w:gridSpan w:val="3"/>
          </w:tcPr>
          <w:p w:rsidR="00000000" w:rsidDel="00000000" w:rsidP="00000000" w:rsidRDefault="00000000" w:rsidRPr="00000000" w14:paraId="00000177">
            <w:pPr>
              <w:rPr/>
            </w:pPr>
            <w:r w:rsidDel="00000000" w:rsidR="00000000" w:rsidRPr="00000000">
              <w:rPr>
                <w:rtl w:val="0"/>
              </w:rPr>
              <w:t xml:space="preserve">Se ha creado un nuevo rol.</w:t>
            </w:r>
          </w:p>
        </w:tc>
      </w:tr>
      <w:tr>
        <w:trPr>
          <w:cantSplit w:val="0"/>
          <w:tblHeader w:val="0"/>
        </w:trPr>
        <w:tc>
          <w:tcPr/>
          <w:p w:rsidR="00000000" w:rsidDel="00000000" w:rsidP="00000000" w:rsidRDefault="00000000" w:rsidRPr="00000000" w14:paraId="0000017A">
            <w:pPr>
              <w:rPr/>
            </w:pPr>
            <w:r w:rsidDel="00000000" w:rsidR="00000000" w:rsidRPr="00000000">
              <w:rPr>
                <w:rtl w:val="0"/>
              </w:rPr>
              <w:t xml:space="preserve">Excepciones</w:t>
            </w:r>
          </w:p>
        </w:tc>
        <w:tc>
          <w:tcPr/>
          <w:p w:rsidR="00000000" w:rsidDel="00000000" w:rsidP="00000000" w:rsidRDefault="00000000" w:rsidRPr="00000000" w14:paraId="0000017B">
            <w:pPr>
              <w:rPr/>
            </w:pPr>
            <w:r w:rsidDel="00000000" w:rsidR="00000000" w:rsidRPr="00000000">
              <w:rPr>
                <w:rtl w:val="0"/>
              </w:rPr>
              <w:t xml:space="preserve">Paso</w:t>
            </w:r>
          </w:p>
        </w:tc>
        <w:tc>
          <w:tcPr>
            <w:gridSpan w:val="2"/>
          </w:tcPr>
          <w:p w:rsidR="00000000" w:rsidDel="00000000" w:rsidP="00000000" w:rsidRDefault="00000000" w:rsidRPr="00000000" w14:paraId="0000017C">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17E">
            <w:pPr>
              <w:rPr/>
            </w:pPr>
            <w:r w:rsidDel="00000000" w:rsidR="00000000" w:rsidRPr="00000000">
              <w:rPr>
                <w:rtl w:val="0"/>
              </w:rPr>
            </w:r>
          </w:p>
        </w:tc>
        <w:tc>
          <w:tcPr>
            <w:vMerge w:val="restart"/>
          </w:tcPr>
          <w:p w:rsidR="00000000" w:rsidDel="00000000" w:rsidP="00000000" w:rsidRDefault="00000000" w:rsidRPr="00000000" w14:paraId="0000017F">
            <w:pPr>
              <w:rPr/>
            </w:pPr>
            <w:r w:rsidDel="00000000" w:rsidR="00000000" w:rsidRPr="00000000">
              <w:rPr>
                <w:rtl w:val="0"/>
              </w:rPr>
              <w:t xml:space="preserve">5</w:t>
            </w:r>
          </w:p>
        </w:tc>
        <w:tc>
          <w:tcPr>
            <w:gridSpan w:val="2"/>
          </w:tcPr>
          <w:p w:rsidR="00000000" w:rsidDel="00000000" w:rsidP="00000000" w:rsidRDefault="00000000" w:rsidRPr="00000000" w14:paraId="00000180">
            <w:pPr>
              <w:rPr/>
            </w:pPr>
            <w:r w:rsidDel="00000000" w:rsidR="00000000" w:rsidRPr="00000000">
              <w:rPr>
                <w:rtl w:val="0"/>
              </w:rPr>
              <w:t xml:space="preserve">5.1. Si el rol está registrado</w:t>
            </w:r>
          </w:p>
        </w:tc>
      </w:tr>
      <w:tr>
        <w:trPr>
          <w:cantSplit w:val="0"/>
          <w:trHeight w:val="66" w:hRule="atLeast"/>
          <w:tblHeader w:val="0"/>
        </w:trPr>
        <w:tc>
          <w:tcPr>
            <w:vMerge w:val="continue"/>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4">
            <w:pPr>
              <w:jc w:val="right"/>
              <w:rPr/>
            </w:pPr>
            <w:r w:rsidDel="00000000" w:rsidR="00000000" w:rsidRPr="00000000">
              <w:rPr>
                <w:rtl w:val="0"/>
              </w:rPr>
              <w:t xml:space="preserve">1</w:t>
            </w:r>
          </w:p>
        </w:tc>
        <w:tc>
          <w:tcPr/>
          <w:p w:rsidR="00000000" w:rsidDel="00000000" w:rsidP="00000000" w:rsidRDefault="00000000" w:rsidRPr="00000000" w14:paraId="00000185">
            <w:pPr>
              <w:rPr/>
            </w:pPr>
            <w:r w:rsidDel="00000000" w:rsidR="00000000" w:rsidRPr="00000000">
              <w:rPr>
                <w:rtl w:val="0"/>
              </w:rPr>
              <w:t xml:space="preserve">El sistema arroja una alerta con el rol que ya existe.</w:t>
            </w:r>
          </w:p>
        </w:tc>
      </w:tr>
      <w:tr>
        <w:trPr>
          <w:cantSplit w:val="0"/>
          <w:trHeight w:val="66" w:hRule="atLeast"/>
          <w:tblHeader w:val="0"/>
        </w:trPr>
        <w:tc>
          <w:tcPr>
            <w:vMerge w:val="continue"/>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8">
            <w:pPr>
              <w:jc w:val="right"/>
              <w:rPr/>
            </w:pPr>
            <w:r w:rsidDel="00000000" w:rsidR="00000000" w:rsidRPr="00000000">
              <w:rPr>
                <w:rtl w:val="0"/>
              </w:rPr>
              <w:t xml:space="preserve">2</w:t>
            </w:r>
          </w:p>
        </w:tc>
        <w:tc>
          <w:tcPr/>
          <w:p w:rsidR="00000000" w:rsidDel="00000000" w:rsidP="00000000" w:rsidRDefault="00000000" w:rsidRPr="00000000" w14:paraId="00000189">
            <w:pPr>
              <w:rPr/>
            </w:pPr>
            <w:r w:rsidDel="00000000" w:rsidR="00000000" w:rsidRPr="00000000">
              <w:rPr>
                <w:rtl w:val="0"/>
              </w:rPr>
              <w:t xml:space="preserve">El sistema devuelve al administrador al paso 3.</w:t>
            </w:r>
          </w:p>
        </w:tc>
      </w:tr>
      <w:tr>
        <w:trPr>
          <w:cantSplit w:val="0"/>
          <w:trHeight w:val="66" w:hRule="atLeast"/>
          <w:tblHeader w:val="0"/>
        </w:trPr>
        <w:tc>
          <w:tcPr>
            <w:vMerge w:val="continue"/>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C">
            <w:pPr>
              <w:rPr/>
            </w:pPr>
            <w:r w:rsidDel="00000000" w:rsidR="00000000" w:rsidRPr="00000000">
              <w:rPr>
                <w:rtl w:val="0"/>
              </w:rPr>
              <w:t xml:space="preserve">5.2</w:t>
            </w:r>
          </w:p>
        </w:tc>
        <w:tc>
          <w:tcPr/>
          <w:p w:rsidR="00000000" w:rsidDel="00000000" w:rsidP="00000000" w:rsidRDefault="00000000" w:rsidRPr="00000000" w14:paraId="0000018D">
            <w:pPr>
              <w:rPr/>
            </w:pPr>
            <w:r w:rsidDel="00000000" w:rsidR="00000000" w:rsidRPr="00000000">
              <w:rPr>
                <w:rtl w:val="0"/>
              </w:rPr>
              <w:t xml:space="preserve">Campos Obligatorios no Completados</w:t>
            </w:r>
          </w:p>
        </w:tc>
      </w:tr>
      <w:tr>
        <w:trPr>
          <w:cantSplit w:val="0"/>
          <w:trHeight w:val="99" w:hRule="atLeast"/>
          <w:tblHeader w:val="0"/>
        </w:trPr>
        <w:tc>
          <w:tcPr>
            <w:vMerge w:val="continue"/>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0">
            <w:pPr>
              <w:jc w:val="right"/>
              <w:rPr/>
            </w:pPr>
            <w:r w:rsidDel="00000000" w:rsidR="00000000" w:rsidRPr="00000000">
              <w:rPr>
                <w:rtl w:val="0"/>
              </w:rPr>
              <w:t xml:space="preserve">1</w:t>
            </w:r>
          </w:p>
        </w:tc>
        <w:tc>
          <w:tcPr/>
          <w:p w:rsidR="00000000" w:rsidDel="00000000" w:rsidP="00000000" w:rsidRDefault="00000000" w:rsidRPr="00000000" w14:paraId="00000191">
            <w:pPr>
              <w:rPr/>
            </w:pPr>
            <w:r w:rsidDel="00000000" w:rsidR="00000000" w:rsidRPr="00000000">
              <w:rPr>
                <w:rtl w:val="0"/>
              </w:rPr>
              <w:t xml:space="preserve">El sistema muestra un mensaje de error.</w:t>
            </w:r>
          </w:p>
        </w:tc>
      </w:tr>
      <w:tr>
        <w:trPr>
          <w:cantSplit w:val="0"/>
          <w:trHeight w:val="66" w:hRule="atLeast"/>
          <w:tblHeader w:val="0"/>
        </w:trPr>
        <w:tc>
          <w:tcPr>
            <w:vMerge w:val="continue"/>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4">
            <w:pPr>
              <w:jc w:val="right"/>
              <w:rPr/>
            </w:pPr>
            <w:r w:rsidDel="00000000" w:rsidR="00000000" w:rsidRPr="00000000">
              <w:rPr>
                <w:rtl w:val="0"/>
              </w:rPr>
              <w:t xml:space="preserve">2</w:t>
            </w:r>
          </w:p>
        </w:tc>
        <w:tc>
          <w:tcPr/>
          <w:p w:rsidR="00000000" w:rsidDel="00000000" w:rsidP="00000000" w:rsidRDefault="00000000" w:rsidRPr="00000000" w14:paraId="00000195">
            <w:pPr>
              <w:rPr/>
            </w:pPr>
            <w:r w:rsidDel="00000000" w:rsidR="00000000" w:rsidRPr="00000000">
              <w:rPr>
                <w:rtl w:val="0"/>
              </w:rPr>
              <w:t xml:space="preserve">Indica qué campo o campos deben completarse.</w:t>
            </w:r>
          </w:p>
        </w:tc>
      </w:tr>
      <w:tr>
        <w:trPr>
          <w:cantSplit w:val="0"/>
          <w:trHeight w:val="66" w:hRule="atLeast"/>
          <w:tblHeader w:val="0"/>
        </w:trPr>
        <w:tc>
          <w:tcPr>
            <w:vMerge w:val="continue"/>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198">
            <w:pPr>
              <w:jc w:val="right"/>
              <w:rPr/>
            </w:pPr>
            <w:r w:rsidDel="00000000" w:rsidR="00000000" w:rsidRPr="00000000">
              <w:rPr>
                <w:rtl w:val="0"/>
              </w:rPr>
              <w:t xml:space="preserve">3</w:t>
            </w:r>
          </w:p>
        </w:tc>
        <w:tc>
          <w:tcPr/>
          <w:p w:rsidR="00000000" w:rsidDel="00000000" w:rsidP="00000000" w:rsidRDefault="00000000" w:rsidRPr="00000000" w14:paraId="00000199">
            <w:pPr>
              <w:rPr/>
            </w:pPr>
            <w:r w:rsidDel="00000000" w:rsidR="00000000" w:rsidRPr="00000000">
              <w:rPr>
                <w:rtl w:val="0"/>
              </w:rPr>
              <w:t xml:space="preserve">Solicita al usuario que complete la información requerida.</w:t>
            </w:r>
          </w:p>
        </w:tc>
      </w:tr>
      <w:tr>
        <w:trPr>
          <w:cantSplit w:val="0"/>
          <w:tblHeader w:val="0"/>
        </w:trPr>
        <w:tc>
          <w:tcPr>
            <w:vMerge w:val="continue"/>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19B">
            <w:pPr>
              <w:rPr/>
            </w:pPr>
            <w:r w:rsidDel="00000000" w:rsidR="00000000" w:rsidRPr="00000000">
              <w:rPr>
                <w:rtl w:val="0"/>
              </w:rPr>
            </w:r>
          </w:p>
        </w:tc>
        <w:tc>
          <w:tcPr>
            <w:gridSpan w:val="2"/>
          </w:tcPr>
          <w:p w:rsidR="00000000" w:rsidDel="00000000" w:rsidP="00000000" w:rsidRDefault="00000000" w:rsidRPr="00000000" w14:paraId="0000019C">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1A0">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1A4">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1A6">
            <w:pPr>
              <w:rPr/>
            </w:pPr>
            <w:r w:rsidDel="00000000" w:rsidR="00000000" w:rsidRPr="00000000">
              <w:rPr>
                <w:rtl w:val="0"/>
              </w:rPr>
              <w:t xml:space="preserve">Documentación</w:t>
            </w:r>
          </w:p>
          <w:p w:rsidR="00000000" w:rsidDel="00000000" w:rsidP="00000000" w:rsidRDefault="00000000" w:rsidRPr="00000000" w14:paraId="000001A7">
            <w:pPr>
              <w:rPr/>
            </w:pPr>
            <w:r w:rsidDel="00000000" w:rsidR="00000000" w:rsidRPr="00000000">
              <w:rPr>
                <w:rtl w:val="0"/>
              </w:rPr>
              <w:t xml:space="preserve">Regla de Negocio</w:t>
            </w:r>
          </w:p>
          <w:p w:rsidR="00000000" w:rsidDel="00000000" w:rsidP="00000000" w:rsidRDefault="00000000" w:rsidRPr="00000000" w14:paraId="000001A8">
            <w:pPr>
              <w:rPr/>
            </w:pPr>
            <w:r w:rsidDel="00000000" w:rsidR="00000000" w:rsidRPr="00000000">
              <w:rPr>
                <w:rtl w:val="0"/>
              </w:rPr>
              <w:t xml:space="preserve">Normatividad</w:t>
            </w:r>
          </w:p>
        </w:tc>
        <w:tc>
          <w:tcPr>
            <w:gridSpan w:val="3"/>
          </w:tcPr>
          <w:p w:rsidR="00000000" w:rsidDel="00000000" w:rsidP="00000000" w:rsidRDefault="00000000" w:rsidRPr="00000000" w14:paraId="000001A9">
            <w:pPr>
              <w:rPr/>
            </w:pPr>
            <w:r w:rsidDel="00000000" w:rsidR="00000000" w:rsidRPr="00000000">
              <w:rPr>
                <w:rtl w:val="0"/>
              </w:rPr>
              <w:t xml:space="preserve">CA_01.1.1.3</w:t>
              <w:tab/>
              <w:t xml:space="preserve">El sistema no permitirá registrar un Rol con un nombre igual al de otro rol ya registrado.</w:t>
            </w:r>
          </w:p>
        </w:tc>
      </w:tr>
      <w:tr>
        <w:trPr>
          <w:cantSplit w:val="0"/>
          <w:tblHeader w:val="0"/>
        </w:trPr>
        <w:tc>
          <w:tcPr>
            <w:vMerge w:val="continue"/>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1AD">
            <w:pPr>
              <w:rPr/>
            </w:pPr>
            <w:r w:rsidDel="00000000" w:rsidR="00000000" w:rsidRPr="00000000">
              <w:rPr>
                <w:rtl w:val="0"/>
              </w:rPr>
              <w:t xml:space="preserve">CA_01.1.1.1</w:t>
              <w:tab/>
              <w:t xml:space="preserve">Se debe ingresar los campos: Nombre (string), Estado (int).</w:t>
            </w:r>
          </w:p>
        </w:tc>
      </w:tr>
      <w:tr>
        <w:trPr>
          <w:cantSplit w:val="0"/>
          <w:tblHeader w:val="0"/>
        </w:trPr>
        <w:tc>
          <w:tcPr/>
          <w:p w:rsidR="00000000" w:rsidDel="00000000" w:rsidP="00000000" w:rsidRDefault="00000000" w:rsidRPr="00000000" w14:paraId="000001B0">
            <w:pPr>
              <w:rPr/>
            </w:pPr>
            <w:r w:rsidDel="00000000" w:rsidR="00000000" w:rsidRPr="00000000">
              <w:rPr>
                <w:rtl w:val="0"/>
              </w:rPr>
              <w:t xml:space="preserve">Comentarios</w:t>
            </w:r>
          </w:p>
        </w:tc>
        <w:tc>
          <w:tcPr>
            <w:gridSpan w:val="3"/>
          </w:tcPr>
          <w:p w:rsidR="00000000" w:rsidDel="00000000" w:rsidP="00000000" w:rsidRDefault="00000000" w:rsidRPr="00000000" w14:paraId="000001B1">
            <w:pPr>
              <w:rPr/>
            </w:pPr>
            <w:r w:rsidDel="00000000" w:rsidR="00000000" w:rsidRPr="00000000">
              <w:rPr>
                <w:rtl w:val="0"/>
              </w:rPr>
            </w:r>
          </w:p>
        </w:tc>
      </w:tr>
      <w:tr>
        <w:trPr>
          <w:cantSplit w:val="0"/>
          <w:tblHeader w:val="0"/>
        </w:trPr>
        <w:tc>
          <w:tcPr/>
          <w:p w:rsidR="00000000" w:rsidDel="00000000" w:rsidP="00000000" w:rsidRDefault="00000000" w:rsidRPr="00000000" w14:paraId="000001B4">
            <w:pPr>
              <w:rPr/>
            </w:pPr>
            <w:r w:rsidDel="00000000" w:rsidR="00000000" w:rsidRPr="00000000">
              <w:rPr>
                <w:rtl w:val="0"/>
              </w:rPr>
              <w:t xml:space="preserve">Responsables</w:t>
            </w:r>
          </w:p>
        </w:tc>
        <w:tc>
          <w:tcPr>
            <w:gridSpan w:val="3"/>
          </w:tcPr>
          <w:p w:rsidR="00000000" w:rsidDel="00000000" w:rsidP="00000000" w:rsidRDefault="00000000" w:rsidRPr="00000000" w14:paraId="000001B5">
            <w:pPr>
              <w:rPr/>
            </w:pPr>
            <w:r w:rsidDel="00000000" w:rsidR="00000000" w:rsidRPr="00000000">
              <w:rPr>
                <w:rtl w:val="0"/>
              </w:rPr>
              <w:t xml:space="preserve">Joel Tuiran</w:t>
            </w:r>
          </w:p>
        </w:tc>
      </w:tr>
      <w:tr>
        <w:trPr>
          <w:cantSplit w:val="0"/>
          <w:tblHeader w:val="0"/>
        </w:trPr>
        <w:tc>
          <w:tcPr/>
          <w:p w:rsidR="00000000" w:rsidDel="00000000" w:rsidP="00000000" w:rsidRDefault="00000000" w:rsidRPr="00000000" w14:paraId="000001B8">
            <w:pPr>
              <w:rPr>
                <w:b w:val="0"/>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tc>
        <w:tc>
          <w:tcPr>
            <w:gridSpan w:val="3"/>
          </w:tcPr>
          <w:p w:rsidR="00000000" w:rsidDel="00000000" w:rsidP="00000000" w:rsidRDefault="00000000" w:rsidRPr="00000000" w14:paraId="000001BA">
            <w:pPr>
              <w:rPr/>
            </w:pPr>
            <w:r w:rsidDel="00000000" w:rsidR="00000000" w:rsidRPr="00000000">
              <w:rPr>
                <w:rtl w:val="0"/>
              </w:rPr>
            </w:r>
          </w:p>
        </w:tc>
      </w:tr>
    </w:tbl>
    <w:p w:rsidR="00000000" w:rsidDel="00000000" w:rsidP="00000000" w:rsidRDefault="00000000" w:rsidRPr="00000000" w14:paraId="000001BD">
      <w:pPr>
        <w:rPr/>
      </w:pPr>
      <w:r w:rsidDel="00000000" w:rsidR="00000000" w:rsidRPr="00000000">
        <w:rPr>
          <w:rtl w:val="0"/>
        </w:rPr>
      </w:r>
    </w:p>
    <w:tbl>
      <w:tblPr>
        <w:tblStyle w:val="Table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1BE">
            <w:pPr>
              <w:rPr/>
            </w:pPr>
            <w:r w:rsidDel="00000000" w:rsidR="00000000" w:rsidRPr="00000000">
              <w:rPr>
                <w:rtl w:val="0"/>
              </w:rPr>
              <w:t xml:space="preserve">CU -</w:t>
            </w:r>
          </w:p>
        </w:tc>
        <w:tc>
          <w:tcPr>
            <w:gridSpan w:val="4"/>
          </w:tcPr>
          <w:p w:rsidR="00000000" w:rsidDel="00000000" w:rsidP="00000000" w:rsidRDefault="00000000" w:rsidRPr="00000000" w14:paraId="000001BF">
            <w:pPr>
              <w:rPr/>
            </w:pPr>
            <w:r w:rsidDel="00000000" w:rsidR="00000000" w:rsidRPr="00000000">
              <w:rPr>
                <w:i w:val="1"/>
                <w:rtl w:val="0"/>
              </w:rPr>
              <w:t xml:space="preserve">CU.01.1.2 Buscar un rol</w:t>
            </w:r>
            <w:r w:rsidDel="00000000" w:rsidR="00000000" w:rsidRPr="00000000">
              <w:rPr>
                <w:rtl w:val="0"/>
              </w:rPr>
            </w:r>
          </w:p>
        </w:tc>
      </w:tr>
      <w:tr>
        <w:trPr>
          <w:cantSplit w:val="0"/>
          <w:tblHeader w:val="0"/>
        </w:trPr>
        <w:tc>
          <w:tcPr/>
          <w:p w:rsidR="00000000" w:rsidDel="00000000" w:rsidP="00000000" w:rsidRDefault="00000000" w:rsidRPr="00000000" w14:paraId="000001C3">
            <w:pPr>
              <w:rPr/>
            </w:pPr>
            <w:r w:rsidDel="00000000" w:rsidR="00000000" w:rsidRPr="00000000">
              <w:rPr>
                <w:rtl w:val="0"/>
              </w:rPr>
              <w:t xml:space="preserve">Dependencias</w:t>
            </w:r>
          </w:p>
        </w:tc>
        <w:tc>
          <w:tcPr>
            <w:gridSpan w:val="4"/>
          </w:tcPr>
          <w:p w:rsidR="00000000" w:rsidDel="00000000" w:rsidP="00000000" w:rsidRDefault="00000000" w:rsidRPr="00000000" w14:paraId="000001C4">
            <w:pPr>
              <w:rPr/>
            </w:pPr>
            <w:r w:rsidDel="00000000" w:rsidR="00000000" w:rsidRPr="00000000">
              <w:rPr>
                <w:rtl w:val="0"/>
              </w:rPr>
              <w:t xml:space="preserve">CU 01 roles</w:t>
            </w:r>
          </w:p>
          <w:p w:rsidR="00000000" w:rsidDel="00000000" w:rsidP="00000000" w:rsidRDefault="00000000" w:rsidRPr="00000000" w14:paraId="000001C5">
            <w:pPr>
              <w:rPr/>
            </w:pPr>
            <w:r w:rsidDel="00000000" w:rsidR="00000000" w:rsidRPr="00000000">
              <w:rPr>
                <w:rtl w:val="0"/>
              </w:rPr>
              <w:t xml:space="preserve">CU 01.1 Gestión roles</w:t>
            </w:r>
          </w:p>
        </w:tc>
      </w:tr>
      <w:tr>
        <w:trPr>
          <w:cantSplit w:val="0"/>
          <w:tblHeader w:val="0"/>
        </w:trPr>
        <w:tc>
          <w:tcPr/>
          <w:p w:rsidR="00000000" w:rsidDel="00000000" w:rsidP="00000000" w:rsidRDefault="00000000" w:rsidRPr="00000000" w14:paraId="000001C9">
            <w:pPr>
              <w:rPr/>
            </w:pPr>
            <w:r w:rsidDel="00000000" w:rsidR="00000000" w:rsidRPr="00000000">
              <w:rPr>
                <w:rtl w:val="0"/>
              </w:rPr>
              <w:t xml:space="preserve">Pre – Condiciones</w:t>
            </w:r>
          </w:p>
        </w:tc>
        <w:tc>
          <w:tcPr>
            <w:gridSpan w:val="4"/>
          </w:tcPr>
          <w:p w:rsidR="00000000" w:rsidDel="00000000" w:rsidP="00000000" w:rsidRDefault="00000000" w:rsidRPr="00000000" w14:paraId="000001CA">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1CE">
            <w:pPr>
              <w:rPr/>
            </w:pPr>
            <w:r w:rsidDel="00000000" w:rsidR="00000000" w:rsidRPr="00000000">
              <w:rPr>
                <w:rtl w:val="0"/>
              </w:rPr>
              <w:t xml:space="preserve">Descripción</w:t>
            </w:r>
          </w:p>
        </w:tc>
        <w:tc>
          <w:tcPr>
            <w:gridSpan w:val="4"/>
          </w:tcPr>
          <w:p w:rsidR="00000000" w:rsidDel="00000000" w:rsidP="00000000" w:rsidRDefault="00000000" w:rsidRPr="00000000" w14:paraId="000001CF">
            <w:pPr>
              <w:rPr/>
            </w:pPr>
            <w:r w:rsidDel="00000000" w:rsidR="00000000" w:rsidRPr="00000000">
              <w:rPr>
                <w:rtl w:val="0"/>
              </w:rPr>
              <w:t xml:space="preserve">El sistema deberá comportarse como se describe en el siguiente caso de uso para registrar para buscar información sobre los roles</w:t>
            </w:r>
          </w:p>
        </w:tc>
      </w:tr>
      <w:tr>
        <w:trPr>
          <w:cantSplit w:val="0"/>
          <w:tblHeader w:val="0"/>
        </w:trPr>
        <w:tc>
          <w:tcPr/>
          <w:p w:rsidR="00000000" w:rsidDel="00000000" w:rsidP="00000000" w:rsidRDefault="00000000" w:rsidRPr="00000000" w14:paraId="000001D3">
            <w:pPr>
              <w:rPr/>
            </w:pPr>
            <w:r w:rsidDel="00000000" w:rsidR="00000000" w:rsidRPr="00000000">
              <w:rPr>
                <w:rtl w:val="0"/>
              </w:rPr>
            </w:r>
          </w:p>
        </w:tc>
        <w:tc>
          <w:tcPr>
            <w:gridSpan w:val="4"/>
          </w:tcPr>
          <w:p w:rsidR="00000000" w:rsidDel="00000000" w:rsidP="00000000" w:rsidRDefault="00000000" w:rsidRPr="00000000" w14:paraId="000001D4">
            <w:pPr>
              <w:rPr/>
            </w:pPr>
            <w:r w:rsidDel="00000000" w:rsidR="00000000" w:rsidRPr="00000000">
              <w:rPr>
                <w:rtl w:val="0"/>
              </w:rPr>
            </w:r>
          </w:p>
        </w:tc>
      </w:tr>
      <w:tr>
        <w:trPr>
          <w:cantSplit w:val="0"/>
          <w:tblHeader w:val="0"/>
        </w:trPr>
        <w:tc>
          <w:tcPr/>
          <w:p w:rsidR="00000000" w:rsidDel="00000000" w:rsidP="00000000" w:rsidRDefault="00000000" w:rsidRPr="00000000" w14:paraId="000001D8">
            <w:pPr>
              <w:rPr/>
            </w:pPr>
            <w:r w:rsidDel="00000000" w:rsidR="00000000" w:rsidRPr="00000000">
              <w:rPr>
                <w:rtl w:val="0"/>
              </w:rPr>
              <w:t xml:space="preserve">Actores</w:t>
            </w:r>
          </w:p>
        </w:tc>
        <w:tc>
          <w:tcPr>
            <w:gridSpan w:val="4"/>
          </w:tcPr>
          <w:p w:rsidR="00000000" w:rsidDel="00000000" w:rsidP="00000000" w:rsidRDefault="00000000" w:rsidRPr="00000000" w14:paraId="000001D9">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1DD">
            <w:pPr>
              <w:rPr/>
            </w:pPr>
            <w:r w:rsidDel="00000000" w:rsidR="00000000" w:rsidRPr="00000000">
              <w:rPr>
                <w:rtl w:val="0"/>
              </w:rPr>
              <w:t xml:space="preserve">Secuencia Normal</w:t>
            </w:r>
          </w:p>
        </w:tc>
        <w:tc>
          <w:tcPr/>
          <w:p w:rsidR="00000000" w:rsidDel="00000000" w:rsidP="00000000" w:rsidRDefault="00000000" w:rsidRPr="00000000" w14:paraId="000001DE">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1DF">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E3">
            <w:pPr>
              <w:rPr/>
            </w:pPr>
            <w:r w:rsidDel="00000000" w:rsidR="00000000" w:rsidRPr="00000000">
              <w:rPr>
                <w:rtl w:val="0"/>
              </w:rPr>
              <w:t xml:space="preserve">1</w:t>
            </w:r>
          </w:p>
        </w:tc>
        <w:tc>
          <w:tcPr>
            <w:gridSpan w:val="3"/>
          </w:tcPr>
          <w:p w:rsidR="00000000" w:rsidDel="00000000" w:rsidP="00000000" w:rsidRDefault="00000000" w:rsidRPr="00000000" w14:paraId="000001E4">
            <w:pPr>
              <w:rPr/>
            </w:pPr>
            <w:r w:rsidDel="00000000" w:rsidR="00000000" w:rsidRPr="00000000">
              <w:rPr>
                <w:rtl w:val="0"/>
              </w:rPr>
              <w:t xml:space="preserve">El usuario ingresa a buscar información sobre los roles</w:t>
            </w:r>
          </w:p>
        </w:tc>
      </w:tr>
      <w:tr>
        <w:trPr>
          <w:cantSplit w:val="0"/>
          <w:tblHeader w:val="0"/>
        </w:trPr>
        <w:tc>
          <w:tcPr>
            <w:vMerge w:val="continue"/>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8">
            <w:pPr>
              <w:rPr/>
            </w:pPr>
            <w:r w:rsidDel="00000000" w:rsidR="00000000" w:rsidRPr="00000000">
              <w:rPr>
                <w:rtl w:val="0"/>
              </w:rPr>
              <w:t xml:space="preserve">2</w:t>
            </w:r>
          </w:p>
        </w:tc>
        <w:tc>
          <w:tcPr>
            <w:gridSpan w:val="3"/>
          </w:tcPr>
          <w:p w:rsidR="00000000" w:rsidDel="00000000" w:rsidP="00000000" w:rsidRDefault="00000000" w:rsidRPr="00000000" w14:paraId="000001E9">
            <w:pPr>
              <w:rPr/>
            </w:pPr>
            <w:r w:rsidDel="00000000" w:rsidR="00000000" w:rsidRPr="00000000">
              <w:rPr>
                <w:rtl w:val="0"/>
              </w:rPr>
              <w:t xml:space="preserve">El sistema toma el dato de búsqueda</w:t>
            </w:r>
          </w:p>
        </w:tc>
      </w:tr>
      <w:tr>
        <w:trPr>
          <w:cantSplit w:val="0"/>
          <w:tblHeader w:val="0"/>
        </w:trPr>
        <w:tc>
          <w:tcPr>
            <w:vMerge w:val="continue"/>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D">
            <w:pPr>
              <w:rPr/>
            </w:pPr>
            <w:r w:rsidDel="00000000" w:rsidR="00000000" w:rsidRPr="00000000">
              <w:rPr>
                <w:rtl w:val="0"/>
              </w:rPr>
              <w:t xml:space="preserve">3</w:t>
            </w:r>
          </w:p>
        </w:tc>
        <w:tc>
          <w:tcPr>
            <w:gridSpan w:val="3"/>
          </w:tcPr>
          <w:p w:rsidR="00000000" w:rsidDel="00000000" w:rsidP="00000000" w:rsidRDefault="00000000" w:rsidRPr="00000000" w14:paraId="000001EE">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F2">
            <w:pPr>
              <w:rPr/>
            </w:pPr>
            <w:r w:rsidDel="00000000" w:rsidR="00000000" w:rsidRPr="00000000">
              <w:rPr>
                <w:rtl w:val="0"/>
              </w:rPr>
              <w:t xml:space="preserve">4</w:t>
            </w:r>
          </w:p>
        </w:tc>
        <w:tc>
          <w:tcPr>
            <w:gridSpan w:val="3"/>
          </w:tcPr>
          <w:p w:rsidR="00000000" w:rsidDel="00000000" w:rsidP="00000000" w:rsidRDefault="00000000" w:rsidRPr="00000000" w14:paraId="000001F3">
            <w:pPr>
              <w:rPr/>
            </w:pPr>
            <w:r w:rsidDel="00000000" w:rsidR="00000000" w:rsidRPr="00000000">
              <w:rPr>
                <w:rtl w:val="0"/>
              </w:rPr>
              <w:t xml:space="preserve">El sistema ejecuta el CU01.1.2</w:t>
            </w:r>
          </w:p>
        </w:tc>
      </w:tr>
      <w:tr>
        <w:trPr>
          <w:cantSplit w:val="0"/>
          <w:tblHeader w:val="0"/>
        </w:trPr>
        <w:tc>
          <w:tcPr/>
          <w:p w:rsidR="00000000" w:rsidDel="00000000" w:rsidP="00000000" w:rsidRDefault="00000000" w:rsidRPr="00000000" w14:paraId="000001F6">
            <w:pPr>
              <w:rPr/>
            </w:pPr>
            <w:r w:rsidDel="00000000" w:rsidR="00000000" w:rsidRPr="00000000">
              <w:rPr>
                <w:rtl w:val="0"/>
              </w:rPr>
              <w:t xml:space="preserve">Post - Condición</w:t>
            </w:r>
          </w:p>
        </w:tc>
        <w:tc>
          <w:tcPr>
            <w:gridSpan w:val="4"/>
          </w:tcPr>
          <w:p w:rsidR="00000000" w:rsidDel="00000000" w:rsidP="00000000" w:rsidRDefault="00000000" w:rsidRPr="00000000" w14:paraId="000001F7">
            <w:pPr>
              <w:rPr/>
            </w:pPr>
            <w:r w:rsidDel="00000000" w:rsidR="00000000" w:rsidRPr="00000000">
              <w:rPr>
                <w:rtl w:val="0"/>
              </w:rPr>
              <w:t xml:space="preserve">Se ha mostrado la lista de los roles de acuerdo al dato de búsqueda</w:t>
            </w:r>
          </w:p>
        </w:tc>
      </w:tr>
      <w:tr>
        <w:trPr>
          <w:cantSplit w:val="0"/>
          <w:tblHeader w:val="0"/>
        </w:trPr>
        <w:tc>
          <w:tcPr/>
          <w:p w:rsidR="00000000" w:rsidDel="00000000" w:rsidP="00000000" w:rsidRDefault="00000000" w:rsidRPr="00000000" w14:paraId="000001FB">
            <w:pPr>
              <w:rPr/>
            </w:pPr>
            <w:r w:rsidDel="00000000" w:rsidR="00000000" w:rsidRPr="00000000">
              <w:rPr>
                <w:rtl w:val="0"/>
              </w:rPr>
              <w:t xml:space="preserve">Excepciones</w:t>
            </w:r>
          </w:p>
        </w:tc>
        <w:tc>
          <w:tcPr/>
          <w:p w:rsidR="00000000" w:rsidDel="00000000" w:rsidP="00000000" w:rsidRDefault="00000000" w:rsidRPr="00000000" w14:paraId="000001FC">
            <w:pPr>
              <w:rPr/>
            </w:pPr>
            <w:r w:rsidDel="00000000" w:rsidR="00000000" w:rsidRPr="00000000">
              <w:rPr>
                <w:rtl w:val="0"/>
              </w:rPr>
              <w:t xml:space="preserve">Paso</w:t>
            </w:r>
          </w:p>
        </w:tc>
        <w:tc>
          <w:tcPr>
            <w:gridSpan w:val="3"/>
          </w:tcPr>
          <w:p w:rsidR="00000000" w:rsidDel="00000000" w:rsidP="00000000" w:rsidRDefault="00000000" w:rsidRPr="00000000" w14:paraId="000001FD">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200">
            <w:pPr>
              <w:rPr/>
            </w:pPr>
            <w:r w:rsidDel="00000000" w:rsidR="00000000" w:rsidRPr="00000000">
              <w:rPr>
                <w:rtl w:val="0"/>
              </w:rPr>
            </w:r>
          </w:p>
        </w:tc>
        <w:tc>
          <w:tcPr>
            <w:vMerge w:val="restart"/>
          </w:tcPr>
          <w:p w:rsidR="00000000" w:rsidDel="00000000" w:rsidP="00000000" w:rsidRDefault="00000000" w:rsidRPr="00000000" w14:paraId="00000201">
            <w:pPr>
              <w:rPr/>
            </w:pPr>
            <w:r w:rsidDel="00000000" w:rsidR="00000000" w:rsidRPr="00000000">
              <w:rPr>
                <w:rtl w:val="0"/>
              </w:rPr>
            </w:r>
          </w:p>
        </w:tc>
        <w:tc>
          <w:tcPr>
            <w:gridSpan w:val="3"/>
          </w:tcPr>
          <w:p w:rsidR="00000000" w:rsidDel="00000000" w:rsidP="00000000" w:rsidRDefault="00000000" w:rsidRPr="00000000" w14:paraId="00000202">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207">
            <w:pPr>
              <w:jc w:val="right"/>
              <w:rPr/>
            </w:pPr>
            <w:r w:rsidDel="00000000" w:rsidR="00000000" w:rsidRPr="00000000">
              <w:rPr>
                <w:rtl w:val="0"/>
              </w:rPr>
            </w:r>
          </w:p>
        </w:tc>
        <w:tc>
          <w:tcPr/>
          <w:p w:rsidR="00000000" w:rsidDel="00000000" w:rsidP="00000000" w:rsidRDefault="00000000" w:rsidRPr="00000000" w14:paraId="00000209">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20C">
            <w:pPr>
              <w:jc w:val="right"/>
              <w:rPr/>
            </w:pPr>
            <w:r w:rsidDel="00000000" w:rsidR="00000000" w:rsidRPr="00000000">
              <w:rPr>
                <w:rtl w:val="0"/>
              </w:rPr>
            </w:r>
          </w:p>
        </w:tc>
        <w:tc>
          <w:tcPr/>
          <w:p w:rsidR="00000000" w:rsidDel="00000000" w:rsidP="00000000" w:rsidRDefault="00000000" w:rsidRPr="00000000" w14:paraId="0000020E">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211">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6">
            <w:pPr>
              <w:jc w:val="right"/>
              <w:rPr/>
            </w:pPr>
            <w:r w:rsidDel="00000000" w:rsidR="00000000" w:rsidRPr="00000000">
              <w:rPr>
                <w:rtl w:val="0"/>
              </w:rPr>
            </w:r>
          </w:p>
        </w:tc>
        <w:tc>
          <w:tcPr>
            <w:gridSpan w:val="2"/>
          </w:tcPr>
          <w:p w:rsidR="00000000" w:rsidDel="00000000" w:rsidP="00000000" w:rsidRDefault="00000000" w:rsidRPr="00000000" w14:paraId="00000217">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B">
            <w:pPr>
              <w:jc w:val="center"/>
              <w:rPr/>
            </w:pPr>
            <w:r w:rsidDel="00000000" w:rsidR="00000000" w:rsidRPr="00000000">
              <w:rPr>
                <w:rtl w:val="0"/>
              </w:rPr>
            </w:r>
          </w:p>
        </w:tc>
        <w:tc>
          <w:tcPr>
            <w:gridSpan w:val="2"/>
          </w:tcPr>
          <w:p w:rsidR="00000000" w:rsidDel="00000000" w:rsidP="00000000" w:rsidRDefault="00000000" w:rsidRPr="00000000" w14:paraId="0000021C">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1E">
            <w:pPr>
              <w:rPr/>
            </w:pPr>
            <w:r w:rsidDel="00000000" w:rsidR="00000000" w:rsidRPr="00000000">
              <w:rPr>
                <w:rtl w:val="0"/>
              </w:rPr>
              <w:t xml:space="preserve">Documentación</w:t>
            </w:r>
          </w:p>
          <w:p w:rsidR="00000000" w:rsidDel="00000000" w:rsidP="00000000" w:rsidRDefault="00000000" w:rsidRPr="00000000" w14:paraId="0000021F">
            <w:pPr>
              <w:rPr/>
            </w:pPr>
            <w:r w:rsidDel="00000000" w:rsidR="00000000" w:rsidRPr="00000000">
              <w:rPr>
                <w:rtl w:val="0"/>
              </w:rPr>
              <w:t xml:space="preserve">Regla de Negocio</w:t>
            </w:r>
          </w:p>
          <w:p w:rsidR="00000000" w:rsidDel="00000000" w:rsidP="00000000" w:rsidRDefault="00000000" w:rsidRPr="00000000" w14:paraId="00000220">
            <w:pPr>
              <w:rPr/>
            </w:pPr>
            <w:r w:rsidDel="00000000" w:rsidR="00000000" w:rsidRPr="00000000">
              <w:rPr>
                <w:rtl w:val="0"/>
              </w:rPr>
              <w:t xml:space="preserve">Normatividad</w:t>
            </w:r>
          </w:p>
        </w:tc>
        <w:tc>
          <w:tcPr>
            <w:gridSpan w:val="4"/>
          </w:tcPr>
          <w:p w:rsidR="00000000" w:rsidDel="00000000" w:rsidP="00000000" w:rsidRDefault="00000000" w:rsidRPr="00000000" w14:paraId="00000221">
            <w:pPr>
              <w:rPr/>
            </w:pPr>
            <w:r w:rsidDel="00000000" w:rsidR="00000000" w:rsidRPr="00000000">
              <w:rPr>
                <w:rtl w:val="0"/>
              </w:rPr>
              <w:t xml:space="preserve">CA_01.1.1.4</w:t>
              <w:tab/>
              <w:t xml:space="preserve">Se debe ingresar el dato de búsqueda (string).</w:t>
            </w:r>
          </w:p>
        </w:tc>
      </w:tr>
      <w:tr>
        <w:trPr>
          <w:cantSplit w:val="0"/>
          <w:tblHeader w:val="0"/>
        </w:trPr>
        <w:tc>
          <w:tcPr>
            <w:vMerge w:val="continue"/>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226">
            <w:pPr>
              <w:rPr/>
            </w:pPr>
            <w:r w:rsidDel="00000000" w:rsidR="00000000" w:rsidRPr="00000000">
              <w:rPr>
                <w:rtl w:val="0"/>
              </w:rPr>
              <w:t xml:space="preserve">CA_01.1.1.5</w:t>
              <w:tab/>
              <w:t xml:space="preserve">Se muestran los campos: Nombre (string), Estado (int).</w:t>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Comentarios</w:t>
            </w:r>
          </w:p>
        </w:tc>
        <w:tc>
          <w:tcPr>
            <w:gridSpan w:val="4"/>
          </w:tcPr>
          <w:p w:rsidR="00000000" w:rsidDel="00000000" w:rsidP="00000000" w:rsidRDefault="00000000" w:rsidRPr="00000000" w14:paraId="0000022B">
            <w:pPr>
              <w:rPr/>
            </w:pPr>
            <w:r w:rsidDel="00000000" w:rsidR="00000000" w:rsidRPr="00000000">
              <w:rPr>
                <w:rtl w:val="0"/>
              </w:rPr>
            </w:r>
          </w:p>
        </w:tc>
      </w:tr>
      <w:tr>
        <w:trPr>
          <w:cantSplit w:val="0"/>
          <w:tblHeader w:val="0"/>
        </w:trPr>
        <w:tc>
          <w:tcPr/>
          <w:p w:rsidR="00000000" w:rsidDel="00000000" w:rsidP="00000000" w:rsidRDefault="00000000" w:rsidRPr="00000000" w14:paraId="0000022F">
            <w:pPr>
              <w:rPr/>
            </w:pPr>
            <w:r w:rsidDel="00000000" w:rsidR="00000000" w:rsidRPr="00000000">
              <w:rPr>
                <w:rtl w:val="0"/>
              </w:rPr>
              <w:t xml:space="preserve">Responsables</w:t>
            </w:r>
          </w:p>
        </w:tc>
        <w:tc>
          <w:tcPr>
            <w:gridSpan w:val="4"/>
          </w:tcPr>
          <w:p w:rsidR="00000000" w:rsidDel="00000000" w:rsidP="00000000" w:rsidRDefault="00000000" w:rsidRPr="00000000" w14:paraId="00000230">
            <w:pPr>
              <w:rPr/>
            </w:pPr>
            <w:r w:rsidDel="00000000" w:rsidR="00000000" w:rsidRPr="00000000">
              <w:rPr>
                <w:rtl w:val="0"/>
              </w:rPr>
              <w:t xml:space="preserve">Joel Tuiran</w:t>
            </w:r>
          </w:p>
          <w:p w:rsidR="00000000" w:rsidDel="00000000" w:rsidP="00000000" w:rsidRDefault="00000000" w:rsidRPr="00000000" w14:paraId="00000231">
            <w:pPr>
              <w:rPr/>
            </w:pPr>
            <w:r w:rsidDel="00000000" w:rsidR="00000000" w:rsidRPr="00000000">
              <w:rPr>
                <w:rtl w:val="0"/>
              </w:rPr>
            </w:r>
          </w:p>
        </w:tc>
      </w:tr>
    </w:tbl>
    <w:p w:rsidR="00000000" w:rsidDel="00000000" w:rsidP="00000000" w:rsidRDefault="00000000" w:rsidRPr="00000000" w14:paraId="00000235">
      <w:pPr>
        <w:rPr>
          <w:rFonts w:ascii="Arial" w:cs="Arial" w:eastAsia="Arial" w:hAnsi="Arial"/>
          <w:b w:val="1"/>
        </w:rPr>
      </w:pPr>
      <w:r w:rsidDel="00000000" w:rsidR="00000000" w:rsidRPr="00000000">
        <w:rPr>
          <w:rtl w:val="0"/>
        </w:rPr>
      </w:r>
    </w:p>
    <w:tbl>
      <w:tblPr>
        <w:tblStyle w:val="Table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236">
            <w:pPr>
              <w:rPr/>
            </w:pPr>
            <w:r w:rsidDel="00000000" w:rsidR="00000000" w:rsidRPr="00000000">
              <w:rPr>
                <w:rtl w:val="0"/>
              </w:rPr>
              <w:t xml:space="preserve">CU -</w:t>
            </w:r>
          </w:p>
        </w:tc>
        <w:tc>
          <w:tcPr>
            <w:gridSpan w:val="4"/>
          </w:tcPr>
          <w:p w:rsidR="00000000" w:rsidDel="00000000" w:rsidP="00000000" w:rsidRDefault="00000000" w:rsidRPr="00000000" w14:paraId="00000237">
            <w:pPr>
              <w:rPr/>
            </w:pPr>
            <w:r w:rsidDel="00000000" w:rsidR="00000000" w:rsidRPr="00000000">
              <w:rPr>
                <w:i w:val="1"/>
                <w:rtl w:val="0"/>
              </w:rPr>
              <w:t xml:space="preserve">CU.01.1.3 Listar roles</w:t>
            </w:r>
            <w:r w:rsidDel="00000000" w:rsidR="00000000" w:rsidRPr="00000000">
              <w:rPr>
                <w:rtl w:val="0"/>
              </w:rPr>
            </w:r>
          </w:p>
        </w:tc>
      </w:tr>
      <w:tr>
        <w:trPr>
          <w:cantSplit w:val="0"/>
          <w:tblHeader w:val="0"/>
        </w:trPr>
        <w:tc>
          <w:tcPr/>
          <w:p w:rsidR="00000000" w:rsidDel="00000000" w:rsidP="00000000" w:rsidRDefault="00000000" w:rsidRPr="00000000" w14:paraId="0000023B">
            <w:pPr>
              <w:rPr/>
            </w:pPr>
            <w:r w:rsidDel="00000000" w:rsidR="00000000" w:rsidRPr="00000000">
              <w:rPr>
                <w:rtl w:val="0"/>
              </w:rPr>
              <w:t xml:space="preserve">Dependencias</w:t>
            </w:r>
          </w:p>
        </w:tc>
        <w:tc>
          <w:tcPr>
            <w:gridSpan w:val="4"/>
          </w:tcPr>
          <w:p w:rsidR="00000000" w:rsidDel="00000000" w:rsidP="00000000" w:rsidRDefault="00000000" w:rsidRPr="00000000" w14:paraId="0000023C">
            <w:pPr>
              <w:rPr/>
            </w:pPr>
            <w:r w:rsidDel="00000000" w:rsidR="00000000" w:rsidRPr="00000000">
              <w:rPr>
                <w:rtl w:val="0"/>
              </w:rPr>
              <w:t xml:space="preserve">CU 01 roles</w:t>
            </w:r>
          </w:p>
          <w:p w:rsidR="00000000" w:rsidDel="00000000" w:rsidP="00000000" w:rsidRDefault="00000000" w:rsidRPr="00000000" w14:paraId="0000023D">
            <w:pPr>
              <w:rPr/>
            </w:pPr>
            <w:r w:rsidDel="00000000" w:rsidR="00000000" w:rsidRPr="00000000">
              <w:rPr>
                <w:rtl w:val="0"/>
              </w:rPr>
              <w:t xml:space="preserve">CU 01.1 Gestión roles</w:t>
            </w:r>
          </w:p>
        </w:tc>
      </w:tr>
      <w:tr>
        <w:trPr>
          <w:cantSplit w:val="0"/>
          <w:tblHeader w:val="0"/>
        </w:trPr>
        <w:tc>
          <w:tcPr/>
          <w:p w:rsidR="00000000" w:rsidDel="00000000" w:rsidP="00000000" w:rsidRDefault="00000000" w:rsidRPr="00000000" w14:paraId="00000241">
            <w:pPr>
              <w:rPr/>
            </w:pPr>
            <w:r w:rsidDel="00000000" w:rsidR="00000000" w:rsidRPr="00000000">
              <w:rPr>
                <w:rtl w:val="0"/>
              </w:rPr>
              <w:t xml:space="preserve">Pre – Condiciones</w:t>
            </w:r>
          </w:p>
        </w:tc>
        <w:tc>
          <w:tcPr>
            <w:gridSpan w:val="4"/>
          </w:tcPr>
          <w:p w:rsidR="00000000" w:rsidDel="00000000" w:rsidP="00000000" w:rsidRDefault="00000000" w:rsidRPr="00000000" w14:paraId="00000242">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246">
            <w:pPr>
              <w:rPr/>
            </w:pPr>
            <w:r w:rsidDel="00000000" w:rsidR="00000000" w:rsidRPr="00000000">
              <w:rPr>
                <w:rtl w:val="0"/>
              </w:rPr>
              <w:t xml:space="preserve">Descripción</w:t>
            </w:r>
          </w:p>
        </w:tc>
        <w:tc>
          <w:tcPr>
            <w:gridSpan w:val="4"/>
          </w:tcPr>
          <w:p w:rsidR="00000000" w:rsidDel="00000000" w:rsidP="00000000" w:rsidRDefault="00000000" w:rsidRPr="00000000" w14:paraId="00000247">
            <w:pPr>
              <w:rPr/>
            </w:pPr>
            <w:r w:rsidDel="00000000" w:rsidR="00000000" w:rsidRPr="00000000">
              <w:rPr>
                <w:rtl w:val="0"/>
              </w:rPr>
              <w:t xml:space="preserve">El sistema deberá comportarse como se describe en el siguiente caso de uso para visualizar la lista de los roles registrados</w:t>
            </w:r>
          </w:p>
        </w:tc>
      </w:tr>
      <w:tr>
        <w:trPr>
          <w:cantSplit w:val="0"/>
          <w:tblHeader w:val="0"/>
        </w:trPr>
        <w:tc>
          <w:tcPr/>
          <w:p w:rsidR="00000000" w:rsidDel="00000000" w:rsidP="00000000" w:rsidRDefault="00000000" w:rsidRPr="00000000" w14:paraId="0000024B">
            <w:pPr>
              <w:rPr/>
            </w:pPr>
            <w:r w:rsidDel="00000000" w:rsidR="00000000" w:rsidRPr="00000000">
              <w:rPr>
                <w:rtl w:val="0"/>
              </w:rPr>
              <w:t xml:space="preserve">Actores</w:t>
            </w:r>
          </w:p>
        </w:tc>
        <w:tc>
          <w:tcPr>
            <w:gridSpan w:val="4"/>
          </w:tcPr>
          <w:p w:rsidR="00000000" w:rsidDel="00000000" w:rsidP="00000000" w:rsidRDefault="00000000" w:rsidRPr="00000000" w14:paraId="0000024C">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250">
            <w:pPr>
              <w:rPr/>
            </w:pPr>
            <w:r w:rsidDel="00000000" w:rsidR="00000000" w:rsidRPr="00000000">
              <w:rPr>
                <w:rtl w:val="0"/>
              </w:rPr>
              <w:t xml:space="preserve">Secuencia Normal</w:t>
            </w:r>
          </w:p>
        </w:tc>
        <w:tc>
          <w:tcPr/>
          <w:p w:rsidR="00000000" w:rsidDel="00000000" w:rsidP="00000000" w:rsidRDefault="00000000" w:rsidRPr="00000000" w14:paraId="00000251">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252">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56">
            <w:pPr>
              <w:rPr/>
            </w:pPr>
            <w:r w:rsidDel="00000000" w:rsidR="00000000" w:rsidRPr="00000000">
              <w:rPr>
                <w:rtl w:val="0"/>
              </w:rPr>
              <w:t xml:space="preserve">1</w:t>
            </w:r>
          </w:p>
        </w:tc>
        <w:tc>
          <w:tcPr>
            <w:gridSpan w:val="3"/>
          </w:tcPr>
          <w:p w:rsidR="00000000" w:rsidDel="00000000" w:rsidP="00000000" w:rsidRDefault="00000000" w:rsidRPr="00000000" w14:paraId="00000257">
            <w:pPr>
              <w:rPr/>
            </w:pPr>
            <w:r w:rsidDel="00000000" w:rsidR="00000000" w:rsidRPr="00000000">
              <w:rPr>
                <w:rtl w:val="0"/>
              </w:rPr>
              <w:t xml:space="preserve">El usuario ingresa al módulo de roles</w:t>
            </w:r>
          </w:p>
        </w:tc>
      </w:tr>
      <w:tr>
        <w:trPr>
          <w:cantSplit w:val="0"/>
          <w:tblHeader w:val="0"/>
        </w:trPr>
        <w:tc>
          <w:tcPr>
            <w:vMerge w:val="continue"/>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B">
            <w:pPr>
              <w:rPr/>
            </w:pPr>
            <w:r w:rsidDel="00000000" w:rsidR="00000000" w:rsidRPr="00000000">
              <w:rPr>
                <w:rtl w:val="0"/>
              </w:rPr>
              <w:t xml:space="preserve">2</w:t>
            </w:r>
          </w:p>
        </w:tc>
        <w:tc>
          <w:tcPr>
            <w:gridSpan w:val="3"/>
          </w:tcPr>
          <w:p w:rsidR="00000000" w:rsidDel="00000000" w:rsidP="00000000" w:rsidRDefault="00000000" w:rsidRPr="00000000" w14:paraId="0000025C">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0">
            <w:pPr>
              <w:rPr/>
            </w:pPr>
            <w:r w:rsidDel="00000000" w:rsidR="00000000" w:rsidRPr="00000000">
              <w:rPr>
                <w:rtl w:val="0"/>
              </w:rPr>
              <w:t xml:space="preserve">3</w:t>
            </w:r>
          </w:p>
        </w:tc>
        <w:tc>
          <w:tcPr>
            <w:gridSpan w:val="3"/>
          </w:tcPr>
          <w:p w:rsidR="00000000" w:rsidDel="00000000" w:rsidP="00000000" w:rsidRDefault="00000000" w:rsidRPr="00000000" w14:paraId="00000261">
            <w:pPr>
              <w:rPr/>
            </w:pPr>
            <w:r w:rsidDel="00000000" w:rsidR="00000000" w:rsidRPr="00000000">
              <w:rPr>
                <w:rtl w:val="0"/>
              </w:rPr>
              <w:t xml:space="preserve">El sistema genera el objeto de lista de roles</w:t>
            </w:r>
          </w:p>
        </w:tc>
      </w:tr>
      <w:tr>
        <w:trPr>
          <w:cantSplit w:val="0"/>
          <w:tblHeader w:val="0"/>
        </w:trPr>
        <w:tc>
          <w:tcPr>
            <w:vMerge w:val="continue"/>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5">
            <w:pPr>
              <w:rPr/>
            </w:pPr>
            <w:r w:rsidDel="00000000" w:rsidR="00000000" w:rsidRPr="00000000">
              <w:rPr>
                <w:rtl w:val="0"/>
              </w:rPr>
              <w:t xml:space="preserve">4</w:t>
            </w:r>
          </w:p>
        </w:tc>
        <w:tc>
          <w:tcPr>
            <w:gridSpan w:val="3"/>
          </w:tcPr>
          <w:p w:rsidR="00000000" w:rsidDel="00000000" w:rsidP="00000000" w:rsidRDefault="00000000" w:rsidRPr="00000000" w14:paraId="00000266">
            <w:pPr>
              <w:rPr/>
            </w:pPr>
            <w:r w:rsidDel="00000000" w:rsidR="00000000" w:rsidRPr="00000000">
              <w:rPr>
                <w:rtl w:val="0"/>
              </w:rPr>
              <w:t xml:space="preserve">El sistema despliega la lista de los roles</w:t>
            </w:r>
          </w:p>
          <w:p w:rsidR="00000000" w:rsidDel="00000000" w:rsidP="00000000" w:rsidRDefault="00000000" w:rsidRPr="00000000" w14:paraId="00000267">
            <w:pPr>
              <w:rPr/>
            </w:pPr>
            <w:r w:rsidDel="00000000" w:rsidR="00000000" w:rsidRPr="00000000">
              <w:rPr>
                <w:rtl w:val="0"/>
              </w:rPr>
              <w:t xml:space="preserve">CU01.1.4 Eliminar un rol</w:t>
            </w:r>
          </w:p>
          <w:p w:rsidR="00000000" w:rsidDel="00000000" w:rsidP="00000000" w:rsidRDefault="00000000" w:rsidRPr="00000000" w14:paraId="00000268">
            <w:pPr>
              <w:rPr/>
            </w:pPr>
            <w:r w:rsidDel="00000000" w:rsidR="00000000" w:rsidRPr="00000000">
              <w:rPr>
                <w:rtl w:val="0"/>
              </w:rPr>
              <w:t xml:space="preserve">CU01.1.5 Cambiar estado de un rol</w:t>
            </w:r>
          </w:p>
          <w:p w:rsidR="00000000" w:rsidDel="00000000" w:rsidP="00000000" w:rsidRDefault="00000000" w:rsidRPr="00000000" w14:paraId="00000269">
            <w:pPr>
              <w:rPr/>
            </w:pPr>
            <w:r w:rsidDel="00000000" w:rsidR="00000000" w:rsidRPr="00000000">
              <w:rPr>
                <w:rtl w:val="0"/>
              </w:rPr>
              <w:t xml:space="preserve">CU01.1.6 Editar un rol</w:t>
            </w:r>
          </w:p>
        </w:tc>
      </w:tr>
      <w:tr>
        <w:trPr>
          <w:cantSplit w:val="0"/>
          <w:tblHeader w:val="0"/>
        </w:trPr>
        <w:tc>
          <w:tcPr/>
          <w:p w:rsidR="00000000" w:rsidDel="00000000" w:rsidP="00000000" w:rsidRDefault="00000000" w:rsidRPr="00000000" w14:paraId="0000026C">
            <w:pPr>
              <w:rPr/>
            </w:pPr>
            <w:r w:rsidDel="00000000" w:rsidR="00000000" w:rsidRPr="00000000">
              <w:rPr>
                <w:rtl w:val="0"/>
              </w:rPr>
              <w:t xml:space="preserve">Post - Condición</w:t>
            </w:r>
          </w:p>
        </w:tc>
        <w:tc>
          <w:tcPr>
            <w:gridSpan w:val="4"/>
          </w:tcPr>
          <w:p w:rsidR="00000000" w:rsidDel="00000000" w:rsidP="00000000" w:rsidRDefault="00000000" w:rsidRPr="00000000" w14:paraId="0000026D">
            <w:pPr>
              <w:rPr/>
            </w:pPr>
            <w:r w:rsidDel="00000000" w:rsidR="00000000" w:rsidRPr="00000000">
              <w:rPr>
                <w:rtl w:val="0"/>
              </w:rPr>
              <w:t xml:space="preserve">Se ha mostrado la lista de los productos </w:t>
            </w:r>
          </w:p>
        </w:tc>
      </w:tr>
      <w:tr>
        <w:trPr>
          <w:cantSplit w:val="0"/>
          <w:tblHeader w:val="0"/>
        </w:trPr>
        <w:tc>
          <w:tcPr/>
          <w:p w:rsidR="00000000" w:rsidDel="00000000" w:rsidP="00000000" w:rsidRDefault="00000000" w:rsidRPr="00000000" w14:paraId="00000271">
            <w:pPr>
              <w:rPr/>
            </w:pPr>
            <w:r w:rsidDel="00000000" w:rsidR="00000000" w:rsidRPr="00000000">
              <w:rPr>
                <w:rtl w:val="0"/>
              </w:rPr>
              <w:t xml:space="preserve">Excepciones</w:t>
            </w:r>
          </w:p>
        </w:tc>
        <w:tc>
          <w:tcPr/>
          <w:p w:rsidR="00000000" w:rsidDel="00000000" w:rsidP="00000000" w:rsidRDefault="00000000" w:rsidRPr="00000000" w14:paraId="00000272">
            <w:pPr>
              <w:rPr/>
            </w:pPr>
            <w:r w:rsidDel="00000000" w:rsidR="00000000" w:rsidRPr="00000000">
              <w:rPr>
                <w:rtl w:val="0"/>
              </w:rPr>
              <w:t xml:space="preserve">Paso</w:t>
            </w:r>
          </w:p>
        </w:tc>
        <w:tc>
          <w:tcPr>
            <w:gridSpan w:val="3"/>
          </w:tcPr>
          <w:p w:rsidR="00000000" w:rsidDel="00000000" w:rsidP="00000000" w:rsidRDefault="00000000" w:rsidRPr="00000000" w14:paraId="00000273">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276">
            <w:pPr>
              <w:rPr/>
            </w:pPr>
            <w:r w:rsidDel="00000000" w:rsidR="00000000" w:rsidRPr="00000000">
              <w:rPr>
                <w:rtl w:val="0"/>
              </w:rPr>
            </w:r>
          </w:p>
        </w:tc>
        <w:tc>
          <w:tcPr>
            <w:vMerge w:val="restart"/>
          </w:tcPr>
          <w:p w:rsidR="00000000" w:rsidDel="00000000" w:rsidP="00000000" w:rsidRDefault="00000000" w:rsidRPr="00000000" w14:paraId="00000277">
            <w:pPr>
              <w:rPr/>
            </w:pPr>
            <w:r w:rsidDel="00000000" w:rsidR="00000000" w:rsidRPr="00000000">
              <w:rPr>
                <w:rtl w:val="0"/>
              </w:rPr>
            </w:r>
          </w:p>
        </w:tc>
        <w:tc>
          <w:tcPr>
            <w:gridSpan w:val="3"/>
          </w:tcPr>
          <w:p w:rsidR="00000000" w:rsidDel="00000000" w:rsidP="00000000" w:rsidRDefault="00000000" w:rsidRPr="00000000" w14:paraId="00000278">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27D">
            <w:pPr>
              <w:jc w:val="right"/>
              <w:rPr/>
            </w:pPr>
            <w:r w:rsidDel="00000000" w:rsidR="00000000" w:rsidRPr="00000000">
              <w:rPr>
                <w:rtl w:val="0"/>
              </w:rPr>
            </w:r>
          </w:p>
        </w:tc>
        <w:tc>
          <w:tcPr/>
          <w:p w:rsidR="00000000" w:rsidDel="00000000" w:rsidP="00000000" w:rsidRDefault="00000000" w:rsidRPr="00000000" w14:paraId="0000027F">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282">
            <w:pPr>
              <w:jc w:val="right"/>
              <w:rPr/>
            </w:pPr>
            <w:r w:rsidDel="00000000" w:rsidR="00000000" w:rsidRPr="00000000">
              <w:rPr>
                <w:rtl w:val="0"/>
              </w:rPr>
            </w:r>
          </w:p>
        </w:tc>
        <w:tc>
          <w:tcPr/>
          <w:p w:rsidR="00000000" w:rsidDel="00000000" w:rsidP="00000000" w:rsidRDefault="00000000" w:rsidRPr="00000000" w14:paraId="00000284">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287">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8C">
            <w:pPr>
              <w:jc w:val="right"/>
              <w:rPr/>
            </w:pPr>
            <w:r w:rsidDel="00000000" w:rsidR="00000000" w:rsidRPr="00000000">
              <w:rPr>
                <w:rtl w:val="0"/>
              </w:rPr>
            </w:r>
          </w:p>
        </w:tc>
        <w:tc>
          <w:tcPr>
            <w:gridSpan w:val="2"/>
          </w:tcPr>
          <w:p w:rsidR="00000000" w:rsidDel="00000000" w:rsidP="00000000" w:rsidRDefault="00000000" w:rsidRPr="00000000" w14:paraId="0000028D">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91">
            <w:pPr>
              <w:jc w:val="right"/>
              <w:rPr/>
            </w:pPr>
            <w:r w:rsidDel="00000000" w:rsidR="00000000" w:rsidRPr="00000000">
              <w:rPr>
                <w:rtl w:val="0"/>
              </w:rPr>
            </w:r>
          </w:p>
        </w:tc>
        <w:tc>
          <w:tcPr>
            <w:gridSpan w:val="2"/>
          </w:tcPr>
          <w:p w:rsidR="00000000" w:rsidDel="00000000" w:rsidP="00000000" w:rsidRDefault="00000000" w:rsidRPr="00000000" w14:paraId="00000292">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94">
            <w:pPr>
              <w:rPr/>
            </w:pPr>
            <w:r w:rsidDel="00000000" w:rsidR="00000000" w:rsidRPr="00000000">
              <w:rPr>
                <w:rtl w:val="0"/>
              </w:rPr>
              <w:t xml:space="preserve">Documentación</w:t>
            </w:r>
          </w:p>
          <w:p w:rsidR="00000000" w:rsidDel="00000000" w:rsidP="00000000" w:rsidRDefault="00000000" w:rsidRPr="00000000" w14:paraId="00000295">
            <w:pPr>
              <w:rPr/>
            </w:pPr>
            <w:r w:rsidDel="00000000" w:rsidR="00000000" w:rsidRPr="00000000">
              <w:rPr>
                <w:rtl w:val="0"/>
              </w:rPr>
              <w:t xml:space="preserve">Regla de Negocio</w:t>
            </w:r>
          </w:p>
          <w:p w:rsidR="00000000" w:rsidDel="00000000" w:rsidP="00000000" w:rsidRDefault="00000000" w:rsidRPr="00000000" w14:paraId="00000296">
            <w:pPr>
              <w:rPr/>
            </w:pPr>
            <w:r w:rsidDel="00000000" w:rsidR="00000000" w:rsidRPr="00000000">
              <w:rPr>
                <w:rtl w:val="0"/>
              </w:rPr>
              <w:t xml:space="preserve">Normatividad</w:t>
            </w:r>
          </w:p>
        </w:tc>
        <w:tc>
          <w:tcPr>
            <w:gridSpan w:val="4"/>
          </w:tcPr>
          <w:p w:rsidR="00000000" w:rsidDel="00000000" w:rsidP="00000000" w:rsidRDefault="00000000" w:rsidRPr="00000000" w14:paraId="00000297">
            <w:pPr>
              <w:rPr/>
            </w:pPr>
            <w:r w:rsidDel="00000000" w:rsidR="00000000" w:rsidRPr="00000000">
              <w:rPr>
                <w:rtl w:val="0"/>
              </w:rPr>
              <w:t xml:space="preserve">CA_01.1.1.6</w:t>
              <w:tab/>
              <w:t xml:space="preserve">Se muestran los campos:  Nombre (string), Estado (int).</w:t>
            </w:r>
          </w:p>
        </w:tc>
      </w:tr>
      <w:tr>
        <w:trPr>
          <w:cantSplit w:val="0"/>
          <w:tblHeader w:val="0"/>
        </w:trPr>
        <w:tc>
          <w:tcPr>
            <w:vMerge w:val="continue"/>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29C">
            <w:pPr>
              <w:rPr/>
            </w:pPr>
            <w:r w:rsidDel="00000000" w:rsidR="00000000" w:rsidRPr="00000000">
              <w:rPr>
                <w:rtl w:val="0"/>
              </w:rPr>
              <w:t xml:space="preserve">CA_01.1.1.7</w:t>
              <w:tab/>
              <w:t xml:space="preserve">Se debe ingresar por lo menos un campo de la tabla para asociar la búsqueda.</w:t>
            </w:r>
          </w:p>
        </w:tc>
      </w:tr>
      <w:tr>
        <w:trPr>
          <w:cantSplit w:val="0"/>
          <w:tblHeader w:val="0"/>
        </w:trPr>
        <w:tc>
          <w:tcPr/>
          <w:p w:rsidR="00000000" w:rsidDel="00000000" w:rsidP="00000000" w:rsidRDefault="00000000" w:rsidRPr="00000000" w14:paraId="000002A0">
            <w:pPr>
              <w:rPr/>
            </w:pPr>
            <w:r w:rsidDel="00000000" w:rsidR="00000000" w:rsidRPr="00000000">
              <w:rPr>
                <w:rtl w:val="0"/>
              </w:rPr>
              <w:t xml:space="preserve">Comentarios</w:t>
            </w:r>
          </w:p>
        </w:tc>
        <w:tc>
          <w:tcPr>
            <w:gridSpan w:val="4"/>
          </w:tcPr>
          <w:p w:rsidR="00000000" w:rsidDel="00000000" w:rsidP="00000000" w:rsidRDefault="00000000" w:rsidRPr="00000000" w14:paraId="000002A1">
            <w:pPr>
              <w:rPr/>
            </w:pPr>
            <w:r w:rsidDel="00000000" w:rsidR="00000000" w:rsidRPr="00000000">
              <w:rPr>
                <w:rtl w:val="0"/>
              </w:rPr>
            </w:r>
          </w:p>
        </w:tc>
      </w:tr>
      <w:tr>
        <w:trPr>
          <w:cantSplit w:val="0"/>
          <w:tblHeader w:val="0"/>
        </w:trPr>
        <w:tc>
          <w:tcPr/>
          <w:p w:rsidR="00000000" w:rsidDel="00000000" w:rsidP="00000000" w:rsidRDefault="00000000" w:rsidRPr="00000000" w14:paraId="000002A5">
            <w:pPr>
              <w:rPr/>
            </w:pPr>
            <w:r w:rsidDel="00000000" w:rsidR="00000000" w:rsidRPr="00000000">
              <w:rPr>
                <w:rtl w:val="0"/>
              </w:rPr>
              <w:t xml:space="preserve">Responsables</w:t>
            </w:r>
          </w:p>
        </w:tc>
        <w:tc>
          <w:tcPr>
            <w:gridSpan w:val="4"/>
          </w:tcPr>
          <w:p w:rsidR="00000000" w:rsidDel="00000000" w:rsidP="00000000" w:rsidRDefault="00000000" w:rsidRPr="00000000" w14:paraId="000002A6">
            <w:pPr>
              <w:rPr/>
            </w:pPr>
            <w:r w:rsidDel="00000000" w:rsidR="00000000" w:rsidRPr="00000000">
              <w:rPr>
                <w:rtl w:val="0"/>
              </w:rPr>
              <w:t xml:space="preserve">Joel Tuiran</w:t>
            </w:r>
          </w:p>
        </w:tc>
      </w:tr>
    </w:tbl>
    <w:p w:rsidR="00000000" w:rsidDel="00000000" w:rsidP="00000000" w:rsidRDefault="00000000" w:rsidRPr="00000000" w14:paraId="000002AA">
      <w:pPr>
        <w:rPr>
          <w:rFonts w:ascii="Arial" w:cs="Arial" w:eastAsia="Arial" w:hAnsi="Arial"/>
          <w:b w:val="1"/>
        </w:rPr>
      </w:pPr>
      <w:r w:rsidDel="00000000" w:rsidR="00000000" w:rsidRPr="00000000">
        <w:rPr>
          <w:rtl w:val="0"/>
        </w:rPr>
      </w:r>
    </w:p>
    <w:tbl>
      <w:tblPr>
        <w:tblStyle w:val="Table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2AB">
            <w:pPr>
              <w:rPr/>
            </w:pPr>
            <w:r w:rsidDel="00000000" w:rsidR="00000000" w:rsidRPr="00000000">
              <w:rPr>
                <w:rtl w:val="0"/>
              </w:rPr>
              <w:t xml:space="preserve">CU -</w:t>
            </w:r>
          </w:p>
        </w:tc>
        <w:tc>
          <w:tcPr>
            <w:gridSpan w:val="4"/>
          </w:tcPr>
          <w:p w:rsidR="00000000" w:rsidDel="00000000" w:rsidP="00000000" w:rsidRDefault="00000000" w:rsidRPr="00000000" w14:paraId="000002AC">
            <w:pPr>
              <w:rPr/>
            </w:pPr>
            <w:r w:rsidDel="00000000" w:rsidR="00000000" w:rsidRPr="00000000">
              <w:rPr>
                <w:i w:val="1"/>
                <w:rtl w:val="0"/>
              </w:rPr>
              <w:t xml:space="preserve">CU.01.1.4 modificar un rol</w:t>
            </w:r>
            <w:r w:rsidDel="00000000" w:rsidR="00000000" w:rsidRPr="00000000">
              <w:rPr>
                <w:rtl w:val="0"/>
              </w:rPr>
            </w:r>
          </w:p>
        </w:tc>
      </w:tr>
      <w:tr>
        <w:trPr>
          <w:cantSplit w:val="0"/>
          <w:tblHeader w:val="0"/>
        </w:trPr>
        <w:tc>
          <w:tcPr/>
          <w:p w:rsidR="00000000" w:rsidDel="00000000" w:rsidP="00000000" w:rsidRDefault="00000000" w:rsidRPr="00000000" w14:paraId="000002B0">
            <w:pPr>
              <w:rPr/>
            </w:pPr>
            <w:r w:rsidDel="00000000" w:rsidR="00000000" w:rsidRPr="00000000">
              <w:rPr>
                <w:rtl w:val="0"/>
              </w:rPr>
              <w:t xml:space="preserve">Dependencias</w:t>
            </w:r>
          </w:p>
        </w:tc>
        <w:tc>
          <w:tcPr>
            <w:gridSpan w:val="4"/>
          </w:tcPr>
          <w:p w:rsidR="00000000" w:rsidDel="00000000" w:rsidP="00000000" w:rsidRDefault="00000000" w:rsidRPr="00000000" w14:paraId="000002B1">
            <w:pPr>
              <w:rPr/>
            </w:pPr>
            <w:r w:rsidDel="00000000" w:rsidR="00000000" w:rsidRPr="00000000">
              <w:rPr>
                <w:rtl w:val="0"/>
              </w:rPr>
              <w:t xml:space="preserve">CU 01 roles</w:t>
            </w:r>
          </w:p>
          <w:p w:rsidR="00000000" w:rsidDel="00000000" w:rsidP="00000000" w:rsidRDefault="00000000" w:rsidRPr="00000000" w14:paraId="000002B2">
            <w:pPr>
              <w:rPr/>
            </w:pPr>
            <w:r w:rsidDel="00000000" w:rsidR="00000000" w:rsidRPr="00000000">
              <w:rPr>
                <w:rtl w:val="0"/>
              </w:rPr>
              <w:t xml:space="preserve">CU 01.1 Gestión roles</w:t>
            </w:r>
          </w:p>
          <w:p w:rsidR="00000000" w:rsidDel="00000000" w:rsidP="00000000" w:rsidRDefault="00000000" w:rsidRPr="00000000" w14:paraId="000002B3">
            <w:pPr>
              <w:rPr/>
            </w:pPr>
            <w:r w:rsidDel="00000000" w:rsidR="00000000" w:rsidRPr="00000000">
              <w:rPr>
                <w:rtl w:val="0"/>
              </w:rPr>
              <w:t xml:space="preserve">CU 01.1.3 Listar rol</w:t>
            </w:r>
          </w:p>
        </w:tc>
      </w:tr>
      <w:tr>
        <w:trPr>
          <w:cantSplit w:val="0"/>
          <w:tblHeader w:val="0"/>
        </w:trPr>
        <w:tc>
          <w:tcPr/>
          <w:p w:rsidR="00000000" w:rsidDel="00000000" w:rsidP="00000000" w:rsidRDefault="00000000" w:rsidRPr="00000000" w14:paraId="000002B7">
            <w:pPr>
              <w:rPr/>
            </w:pPr>
            <w:r w:rsidDel="00000000" w:rsidR="00000000" w:rsidRPr="00000000">
              <w:rPr>
                <w:rtl w:val="0"/>
              </w:rPr>
              <w:t xml:space="preserve">Pre – Condiciones</w:t>
            </w:r>
          </w:p>
        </w:tc>
        <w:tc>
          <w:tcPr>
            <w:gridSpan w:val="4"/>
          </w:tcPr>
          <w:p w:rsidR="00000000" w:rsidDel="00000000" w:rsidP="00000000" w:rsidRDefault="00000000" w:rsidRPr="00000000" w14:paraId="000002B8">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2BC">
            <w:pPr>
              <w:rPr/>
            </w:pPr>
            <w:r w:rsidDel="00000000" w:rsidR="00000000" w:rsidRPr="00000000">
              <w:rPr>
                <w:rtl w:val="0"/>
              </w:rPr>
              <w:t xml:space="preserve">Descripción</w:t>
            </w:r>
          </w:p>
        </w:tc>
        <w:tc>
          <w:tcPr>
            <w:gridSpan w:val="4"/>
          </w:tcPr>
          <w:p w:rsidR="00000000" w:rsidDel="00000000" w:rsidP="00000000" w:rsidRDefault="00000000" w:rsidRPr="00000000" w14:paraId="000002BD">
            <w:pPr>
              <w:rPr/>
            </w:pPr>
            <w:r w:rsidDel="00000000" w:rsidR="00000000" w:rsidRPr="00000000">
              <w:rPr>
                <w:rtl w:val="0"/>
              </w:rPr>
              <w:t xml:space="preserve">El sistema deberá comportarse como se describe en el siguiente caso de uso para editar un rol</w:t>
            </w:r>
          </w:p>
        </w:tc>
      </w:tr>
      <w:tr>
        <w:trPr>
          <w:cantSplit w:val="0"/>
          <w:tblHeader w:val="0"/>
        </w:trPr>
        <w:tc>
          <w:tcPr/>
          <w:p w:rsidR="00000000" w:rsidDel="00000000" w:rsidP="00000000" w:rsidRDefault="00000000" w:rsidRPr="00000000" w14:paraId="000002C1">
            <w:pPr>
              <w:rPr/>
            </w:pPr>
            <w:r w:rsidDel="00000000" w:rsidR="00000000" w:rsidRPr="00000000">
              <w:rPr>
                <w:rtl w:val="0"/>
              </w:rPr>
              <w:t xml:space="preserve">Actores</w:t>
            </w:r>
          </w:p>
        </w:tc>
        <w:tc>
          <w:tcPr>
            <w:gridSpan w:val="4"/>
          </w:tcPr>
          <w:p w:rsidR="00000000" w:rsidDel="00000000" w:rsidP="00000000" w:rsidRDefault="00000000" w:rsidRPr="00000000" w14:paraId="000002C2">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2C6">
            <w:pPr>
              <w:rPr/>
            </w:pPr>
            <w:r w:rsidDel="00000000" w:rsidR="00000000" w:rsidRPr="00000000">
              <w:rPr>
                <w:rtl w:val="0"/>
              </w:rPr>
              <w:t xml:space="preserve">Secuencia Normal</w:t>
            </w:r>
          </w:p>
        </w:tc>
        <w:tc>
          <w:tcPr/>
          <w:p w:rsidR="00000000" w:rsidDel="00000000" w:rsidP="00000000" w:rsidRDefault="00000000" w:rsidRPr="00000000" w14:paraId="000002C7">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2C8">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CC">
            <w:pPr>
              <w:rPr/>
            </w:pPr>
            <w:r w:rsidDel="00000000" w:rsidR="00000000" w:rsidRPr="00000000">
              <w:rPr>
                <w:rtl w:val="0"/>
              </w:rPr>
              <w:t xml:space="preserve">1</w:t>
            </w:r>
          </w:p>
        </w:tc>
        <w:tc>
          <w:tcPr>
            <w:gridSpan w:val="3"/>
          </w:tcPr>
          <w:p w:rsidR="00000000" w:rsidDel="00000000" w:rsidP="00000000" w:rsidRDefault="00000000" w:rsidRPr="00000000" w14:paraId="000002CD">
            <w:pPr>
              <w:rPr/>
            </w:pPr>
            <w:r w:rsidDel="00000000" w:rsidR="00000000" w:rsidRPr="00000000">
              <w:rPr>
                <w:rtl w:val="0"/>
              </w:rPr>
              <w:t xml:space="preserve">Usuario ingresa a editar un rol</w:t>
            </w:r>
          </w:p>
        </w:tc>
      </w:tr>
      <w:tr>
        <w:trPr>
          <w:cantSplit w:val="0"/>
          <w:tblHeader w:val="0"/>
        </w:trPr>
        <w:tc>
          <w:tcPr>
            <w:vMerge w:val="continue"/>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1">
            <w:pPr>
              <w:rPr/>
            </w:pPr>
            <w:r w:rsidDel="00000000" w:rsidR="00000000" w:rsidRPr="00000000">
              <w:rPr>
                <w:rtl w:val="0"/>
              </w:rPr>
              <w:t xml:space="preserve">2</w:t>
            </w:r>
          </w:p>
        </w:tc>
        <w:tc>
          <w:tcPr>
            <w:gridSpan w:val="3"/>
          </w:tcPr>
          <w:p w:rsidR="00000000" w:rsidDel="00000000" w:rsidP="00000000" w:rsidRDefault="00000000" w:rsidRPr="00000000" w14:paraId="000002D2">
            <w:pPr>
              <w:rPr/>
            </w:pPr>
            <w:r w:rsidDel="00000000" w:rsidR="00000000" w:rsidRPr="00000000">
              <w:rPr>
                <w:rtl w:val="0"/>
              </w:rPr>
              <w:t xml:space="preserve">El sistema toma el idrol(select)</w:t>
            </w:r>
          </w:p>
        </w:tc>
      </w:tr>
      <w:tr>
        <w:trPr>
          <w:cantSplit w:val="0"/>
          <w:tblHeader w:val="0"/>
        </w:trPr>
        <w:tc>
          <w:tcPr>
            <w:vMerge w:val="continue"/>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6">
            <w:pPr>
              <w:rPr/>
            </w:pPr>
            <w:r w:rsidDel="00000000" w:rsidR="00000000" w:rsidRPr="00000000">
              <w:rPr>
                <w:rtl w:val="0"/>
              </w:rPr>
              <w:t xml:space="preserve">3</w:t>
            </w:r>
          </w:p>
        </w:tc>
        <w:tc>
          <w:tcPr>
            <w:gridSpan w:val="3"/>
          </w:tcPr>
          <w:p w:rsidR="00000000" w:rsidDel="00000000" w:rsidP="00000000" w:rsidRDefault="00000000" w:rsidRPr="00000000" w14:paraId="000002D7">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B">
            <w:pPr>
              <w:rPr/>
            </w:pPr>
            <w:r w:rsidDel="00000000" w:rsidR="00000000" w:rsidRPr="00000000">
              <w:rPr>
                <w:rtl w:val="0"/>
              </w:rPr>
              <w:t xml:space="preserve">4</w:t>
            </w:r>
          </w:p>
        </w:tc>
        <w:tc>
          <w:tcPr>
            <w:gridSpan w:val="3"/>
          </w:tcPr>
          <w:p w:rsidR="00000000" w:rsidDel="00000000" w:rsidP="00000000" w:rsidRDefault="00000000" w:rsidRPr="00000000" w14:paraId="000002DC">
            <w:pPr>
              <w:rPr/>
            </w:pPr>
            <w:r w:rsidDel="00000000" w:rsidR="00000000" w:rsidRPr="00000000">
              <w:rPr>
                <w:rtl w:val="0"/>
              </w:rPr>
              <w:t xml:space="preserve">El sistema genera un objeto del rol(select)</w:t>
            </w:r>
          </w:p>
        </w:tc>
      </w:tr>
      <w:tr>
        <w:trPr>
          <w:cantSplit w:val="0"/>
          <w:tblHeader w:val="0"/>
        </w:trPr>
        <w:tc>
          <w:tcPr>
            <w:vMerge w:val="continue"/>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0">
            <w:pPr>
              <w:rPr/>
            </w:pPr>
            <w:r w:rsidDel="00000000" w:rsidR="00000000" w:rsidRPr="00000000">
              <w:rPr>
                <w:rtl w:val="0"/>
              </w:rPr>
              <w:t xml:space="preserve">5</w:t>
            </w:r>
          </w:p>
        </w:tc>
        <w:tc>
          <w:tcPr>
            <w:gridSpan w:val="3"/>
          </w:tcPr>
          <w:p w:rsidR="00000000" w:rsidDel="00000000" w:rsidP="00000000" w:rsidRDefault="00000000" w:rsidRPr="00000000" w14:paraId="000002E1">
            <w:pPr>
              <w:rPr/>
            </w:pPr>
            <w:r w:rsidDel="00000000" w:rsidR="00000000" w:rsidRPr="00000000">
              <w:rPr>
                <w:rtl w:val="0"/>
              </w:rPr>
              <w:t xml:space="preserve">El sistema despliega formulario</w:t>
            </w:r>
          </w:p>
        </w:tc>
      </w:tr>
      <w:tr>
        <w:trPr>
          <w:cantSplit w:val="0"/>
          <w:tblHeader w:val="0"/>
        </w:trPr>
        <w:tc>
          <w:tcPr>
            <w:vMerge w:val="continue"/>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5">
            <w:pPr>
              <w:rPr/>
            </w:pPr>
            <w:r w:rsidDel="00000000" w:rsidR="00000000" w:rsidRPr="00000000">
              <w:rPr>
                <w:rtl w:val="0"/>
              </w:rPr>
              <w:t xml:space="preserve">6</w:t>
            </w:r>
          </w:p>
        </w:tc>
        <w:tc>
          <w:tcPr>
            <w:gridSpan w:val="3"/>
          </w:tcPr>
          <w:p w:rsidR="00000000" w:rsidDel="00000000" w:rsidP="00000000" w:rsidRDefault="00000000" w:rsidRPr="00000000" w14:paraId="000002E6">
            <w:pPr>
              <w:rPr/>
            </w:pPr>
            <w:r w:rsidDel="00000000" w:rsidR="00000000" w:rsidRPr="00000000">
              <w:rPr>
                <w:rtl w:val="0"/>
              </w:rPr>
              <w:t xml:space="preserve">El usuario diligencia el formulario</w:t>
            </w:r>
          </w:p>
        </w:tc>
      </w:tr>
      <w:tr>
        <w:trPr>
          <w:cantSplit w:val="0"/>
          <w:tblHeader w:val="0"/>
        </w:trPr>
        <w:tc>
          <w:tcPr>
            <w:vMerge w:val="continue"/>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A">
            <w:pPr>
              <w:rPr/>
            </w:pPr>
            <w:r w:rsidDel="00000000" w:rsidR="00000000" w:rsidRPr="00000000">
              <w:rPr>
                <w:rtl w:val="0"/>
              </w:rPr>
              <w:t xml:space="preserve">7</w:t>
            </w:r>
          </w:p>
        </w:tc>
        <w:tc>
          <w:tcPr>
            <w:gridSpan w:val="3"/>
          </w:tcPr>
          <w:p w:rsidR="00000000" w:rsidDel="00000000" w:rsidP="00000000" w:rsidRDefault="00000000" w:rsidRPr="00000000" w14:paraId="000002EB">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F">
            <w:pPr>
              <w:rPr/>
            </w:pPr>
            <w:r w:rsidDel="00000000" w:rsidR="00000000" w:rsidRPr="00000000">
              <w:rPr>
                <w:rtl w:val="0"/>
              </w:rPr>
              <w:t xml:space="preserve">8</w:t>
            </w:r>
          </w:p>
        </w:tc>
        <w:tc>
          <w:tcPr>
            <w:gridSpan w:val="3"/>
          </w:tcPr>
          <w:p w:rsidR="00000000" w:rsidDel="00000000" w:rsidP="00000000" w:rsidRDefault="00000000" w:rsidRPr="00000000" w14:paraId="000002F0">
            <w:pPr>
              <w:rPr/>
            </w:pPr>
            <w:r w:rsidDel="00000000" w:rsidR="00000000" w:rsidRPr="00000000">
              <w:rPr>
                <w:rtl w:val="0"/>
              </w:rPr>
              <w:t xml:space="preserve">El sistema edita el rol</w:t>
            </w:r>
          </w:p>
        </w:tc>
      </w:tr>
      <w:tr>
        <w:trPr>
          <w:cantSplit w:val="0"/>
          <w:tblHeader w:val="0"/>
        </w:trPr>
        <w:tc>
          <w:tcPr>
            <w:vMerge w:val="continue"/>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4">
            <w:pPr>
              <w:rPr/>
            </w:pPr>
            <w:r w:rsidDel="00000000" w:rsidR="00000000" w:rsidRPr="00000000">
              <w:rPr>
                <w:rtl w:val="0"/>
              </w:rPr>
              <w:t xml:space="preserve">9</w:t>
            </w:r>
          </w:p>
        </w:tc>
        <w:tc>
          <w:tcPr>
            <w:gridSpan w:val="3"/>
          </w:tcPr>
          <w:p w:rsidR="00000000" w:rsidDel="00000000" w:rsidP="00000000" w:rsidRDefault="00000000" w:rsidRPr="00000000" w14:paraId="000002F5">
            <w:pPr>
              <w:rPr/>
            </w:pPr>
            <w:r w:rsidDel="00000000" w:rsidR="00000000" w:rsidRPr="00000000">
              <w:rPr>
                <w:rtl w:val="0"/>
              </w:rPr>
              <w:t xml:space="preserve">El sistema despliega msj “rol editado con Éxito”</w:t>
            </w:r>
          </w:p>
        </w:tc>
      </w:tr>
      <w:tr>
        <w:trPr>
          <w:cantSplit w:val="0"/>
          <w:tblHeader w:val="0"/>
        </w:trPr>
        <w:tc>
          <w:tcPr>
            <w:vMerge w:val="continue"/>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9">
            <w:pPr>
              <w:rPr/>
            </w:pPr>
            <w:r w:rsidDel="00000000" w:rsidR="00000000" w:rsidRPr="00000000">
              <w:rPr>
                <w:rtl w:val="0"/>
              </w:rPr>
              <w:t xml:space="preserve">10</w:t>
            </w:r>
          </w:p>
        </w:tc>
        <w:tc>
          <w:tcPr>
            <w:gridSpan w:val="3"/>
          </w:tcPr>
          <w:p w:rsidR="00000000" w:rsidDel="00000000" w:rsidP="00000000" w:rsidRDefault="00000000" w:rsidRPr="00000000" w14:paraId="000002FA">
            <w:pPr>
              <w:rPr/>
            </w:pPr>
            <w:r w:rsidDel="00000000" w:rsidR="00000000" w:rsidRPr="00000000">
              <w:rPr>
                <w:rtl w:val="0"/>
              </w:rPr>
              <w:t xml:space="preserve">El sistema ejecuta el CU01.1.3 Listar rol</w:t>
            </w:r>
          </w:p>
        </w:tc>
      </w:tr>
      <w:tr>
        <w:trPr>
          <w:cantSplit w:val="0"/>
          <w:tblHeader w:val="0"/>
        </w:trPr>
        <w:tc>
          <w:tcPr/>
          <w:p w:rsidR="00000000" w:rsidDel="00000000" w:rsidP="00000000" w:rsidRDefault="00000000" w:rsidRPr="00000000" w14:paraId="000002FD">
            <w:pPr>
              <w:rPr/>
            </w:pPr>
            <w:r w:rsidDel="00000000" w:rsidR="00000000" w:rsidRPr="00000000">
              <w:rPr>
                <w:rtl w:val="0"/>
              </w:rPr>
              <w:t xml:space="preserve">Post - Condición</w:t>
            </w:r>
          </w:p>
        </w:tc>
        <w:tc>
          <w:tcPr>
            <w:gridSpan w:val="4"/>
          </w:tcPr>
          <w:p w:rsidR="00000000" w:rsidDel="00000000" w:rsidP="00000000" w:rsidRDefault="00000000" w:rsidRPr="00000000" w14:paraId="000002FE">
            <w:pPr>
              <w:rPr/>
            </w:pPr>
            <w:r w:rsidDel="00000000" w:rsidR="00000000" w:rsidRPr="00000000">
              <w:rPr>
                <w:rtl w:val="0"/>
              </w:rPr>
              <w:t xml:space="preserve">Se ha editado un rol</w:t>
            </w:r>
          </w:p>
        </w:tc>
      </w:tr>
      <w:tr>
        <w:trPr>
          <w:cantSplit w:val="0"/>
          <w:tblHeader w:val="0"/>
        </w:trPr>
        <w:tc>
          <w:tcPr/>
          <w:p w:rsidR="00000000" w:rsidDel="00000000" w:rsidP="00000000" w:rsidRDefault="00000000" w:rsidRPr="00000000" w14:paraId="00000302">
            <w:pPr>
              <w:rPr/>
            </w:pPr>
            <w:r w:rsidDel="00000000" w:rsidR="00000000" w:rsidRPr="00000000">
              <w:rPr>
                <w:rtl w:val="0"/>
              </w:rPr>
              <w:t xml:space="preserve">Excepciones</w:t>
            </w:r>
          </w:p>
        </w:tc>
        <w:tc>
          <w:tcPr/>
          <w:p w:rsidR="00000000" w:rsidDel="00000000" w:rsidP="00000000" w:rsidRDefault="00000000" w:rsidRPr="00000000" w14:paraId="00000303">
            <w:pPr>
              <w:rPr/>
            </w:pPr>
            <w:r w:rsidDel="00000000" w:rsidR="00000000" w:rsidRPr="00000000">
              <w:rPr>
                <w:rtl w:val="0"/>
              </w:rPr>
              <w:t xml:space="preserve">Paso</w:t>
            </w:r>
          </w:p>
        </w:tc>
        <w:tc>
          <w:tcPr>
            <w:gridSpan w:val="3"/>
          </w:tcPr>
          <w:p w:rsidR="00000000" w:rsidDel="00000000" w:rsidP="00000000" w:rsidRDefault="00000000" w:rsidRPr="00000000" w14:paraId="00000304">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307">
            <w:pPr>
              <w:rPr/>
            </w:pPr>
            <w:r w:rsidDel="00000000" w:rsidR="00000000" w:rsidRPr="00000000">
              <w:rPr>
                <w:rtl w:val="0"/>
              </w:rPr>
            </w:r>
          </w:p>
        </w:tc>
        <w:tc>
          <w:tcPr>
            <w:vMerge w:val="restart"/>
          </w:tcPr>
          <w:p w:rsidR="00000000" w:rsidDel="00000000" w:rsidP="00000000" w:rsidRDefault="00000000" w:rsidRPr="00000000" w14:paraId="00000308">
            <w:pPr>
              <w:rPr/>
            </w:pPr>
            <w:r w:rsidDel="00000000" w:rsidR="00000000" w:rsidRPr="00000000">
              <w:rPr>
                <w:rtl w:val="0"/>
              </w:rPr>
              <w:t xml:space="preserve">7</w:t>
            </w:r>
          </w:p>
        </w:tc>
        <w:tc>
          <w:tcPr>
            <w:gridSpan w:val="3"/>
          </w:tcPr>
          <w:p w:rsidR="00000000" w:rsidDel="00000000" w:rsidP="00000000" w:rsidRDefault="00000000" w:rsidRPr="00000000" w14:paraId="00000309">
            <w:pPr>
              <w:rPr/>
            </w:pPr>
            <w:r w:rsidDel="00000000" w:rsidR="00000000" w:rsidRPr="00000000">
              <w:rPr>
                <w:rtl w:val="0"/>
              </w:rPr>
              <w:t xml:space="preserve">7.1 Si el nombre del rol ya esta registrado?</w:t>
            </w:r>
          </w:p>
        </w:tc>
      </w:tr>
      <w:tr>
        <w:trPr>
          <w:cantSplit w:val="0"/>
          <w:trHeight w:val="66" w:hRule="atLeast"/>
          <w:tblHeader w:val="0"/>
        </w:trPr>
        <w:tc>
          <w:tcPr>
            <w:vMerge w:val="continue"/>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30E">
            <w:pPr>
              <w:jc w:val="right"/>
              <w:rPr/>
            </w:pPr>
            <w:r w:rsidDel="00000000" w:rsidR="00000000" w:rsidRPr="00000000">
              <w:rPr>
                <w:rtl w:val="0"/>
              </w:rPr>
              <w:t xml:space="preserve">1</w:t>
            </w:r>
          </w:p>
        </w:tc>
        <w:tc>
          <w:tcPr/>
          <w:p w:rsidR="00000000" w:rsidDel="00000000" w:rsidP="00000000" w:rsidRDefault="00000000" w:rsidRPr="00000000" w14:paraId="00000310">
            <w:pPr>
              <w:rPr/>
            </w:pPr>
            <w:r w:rsidDel="00000000" w:rsidR="00000000" w:rsidRPr="00000000">
              <w:rPr>
                <w:rtl w:val="0"/>
              </w:rPr>
              <w:t xml:space="preserve">El sistema despliega Msj “El rol ya existe”</w:t>
            </w:r>
          </w:p>
        </w:tc>
      </w:tr>
      <w:tr>
        <w:trPr>
          <w:cantSplit w:val="0"/>
          <w:trHeight w:val="66" w:hRule="atLeast"/>
          <w:tblHeader w:val="0"/>
        </w:trPr>
        <w:tc>
          <w:tcPr>
            <w:vMerge w:val="continue"/>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313">
            <w:pPr>
              <w:jc w:val="right"/>
              <w:rPr/>
            </w:pPr>
            <w:r w:rsidDel="00000000" w:rsidR="00000000" w:rsidRPr="00000000">
              <w:rPr>
                <w:rtl w:val="0"/>
              </w:rPr>
              <w:t xml:space="preserve">2</w:t>
            </w:r>
          </w:p>
        </w:tc>
        <w:tc>
          <w:tcPr/>
          <w:p w:rsidR="00000000" w:rsidDel="00000000" w:rsidP="00000000" w:rsidRDefault="00000000" w:rsidRPr="00000000" w14:paraId="00000315">
            <w:pPr>
              <w:rPr/>
            </w:pPr>
            <w:r w:rsidDel="00000000" w:rsidR="00000000" w:rsidRPr="00000000">
              <w:rPr>
                <w:rtl w:val="0"/>
              </w:rPr>
              <w:t xml:space="preserve">El sistema redirige al administrador al paso Nro.6</w:t>
            </w:r>
          </w:p>
        </w:tc>
      </w:tr>
      <w:tr>
        <w:trPr>
          <w:cantSplit w:val="0"/>
          <w:tblHeader w:val="0"/>
        </w:trPr>
        <w:tc>
          <w:tcPr>
            <w:vMerge w:val="continue"/>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318">
            <w:pPr>
              <w:rPr/>
            </w:pPr>
            <w:r w:rsidDel="00000000" w:rsidR="00000000" w:rsidRPr="00000000">
              <w:rPr>
                <w:rtl w:val="0"/>
              </w:rPr>
            </w:r>
          </w:p>
        </w:tc>
      </w:tr>
      <w:tr>
        <w:trPr>
          <w:cantSplit w:val="0"/>
          <w:trHeight w:val="430" w:hRule="atLeast"/>
          <w:tblHeader w:val="0"/>
        </w:trPr>
        <w:tc>
          <w:tcPr>
            <w:vMerge w:val="continue"/>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D">
            <w:pPr>
              <w:jc w:val="right"/>
              <w:rPr/>
            </w:pPr>
            <w:r w:rsidDel="00000000" w:rsidR="00000000" w:rsidRPr="00000000">
              <w:rPr>
                <w:rtl w:val="0"/>
              </w:rPr>
            </w:r>
          </w:p>
        </w:tc>
        <w:tc>
          <w:tcPr>
            <w:gridSpan w:val="2"/>
          </w:tcPr>
          <w:p w:rsidR="00000000" w:rsidDel="00000000" w:rsidP="00000000" w:rsidRDefault="00000000" w:rsidRPr="00000000" w14:paraId="0000031E">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2">
            <w:pPr>
              <w:jc w:val="right"/>
              <w:rPr/>
            </w:pPr>
            <w:r w:rsidDel="00000000" w:rsidR="00000000" w:rsidRPr="00000000">
              <w:rPr>
                <w:rtl w:val="0"/>
              </w:rPr>
            </w:r>
          </w:p>
        </w:tc>
        <w:tc>
          <w:tcPr>
            <w:gridSpan w:val="2"/>
          </w:tcPr>
          <w:p w:rsidR="00000000" w:rsidDel="00000000" w:rsidP="00000000" w:rsidRDefault="00000000" w:rsidRPr="00000000" w14:paraId="00000323">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325">
            <w:pPr>
              <w:rPr/>
            </w:pPr>
            <w:r w:rsidDel="00000000" w:rsidR="00000000" w:rsidRPr="00000000">
              <w:rPr>
                <w:rtl w:val="0"/>
              </w:rPr>
              <w:t xml:space="preserve">Documentación</w:t>
            </w:r>
          </w:p>
          <w:p w:rsidR="00000000" w:rsidDel="00000000" w:rsidP="00000000" w:rsidRDefault="00000000" w:rsidRPr="00000000" w14:paraId="00000326">
            <w:pPr>
              <w:rPr/>
            </w:pPr>
            <w:r w:rsidDel="00000000" w:rsidR="00000000" w:rsidRPr="00000000">
              <w:rPr>
                <w:rtl w:val="0"/>
              </w:rPr>
              <w:t xml:space="preserve">Regla de Negocio</w:t>
            </w:r>
          </w:p>
          <w:p w:rsidR="00000000" w:rsidDel="00000000" w:rsidP="00000000" w:rsidRDefault="00000000" w:rsidRPr="00000000" w14:paraId="00000327">
            <w:pPr>
              <w:rPr/>
            </w:pPr>
            <w:r w:rsidDel="00000000" w:rsidR="00000000" w:rsidRPr="00000000">
              <w:rPr>
                <w:rtl w:val="0"/>
              </w:rPr>
              <w:t xml:space="preserve">Normatividad</w:t>
            </w:r>
          </w:p>
        </w:tc>
        <w:tc>
          <w:tcPr>
            <w:gridSpan w:val="4"/>
          </w:tcPr>
          <w:p w:rsidR="00000000" w:rsidDel="00000000" w:rsidP="00000000" w:rsidRDefault="00000000" w:rsidRPr="00000000" w14:paraId="00000328">
            <w:pPr>
              <w:rPr/>
            </w:pPr>
            <w:r w:rsidDel="00000000" w:rsidR="00000000" w:rsidRPr="00000000">
              <w:rPr>
                <w:rtl w:val="0"/>
              </w:rPr>
              <w:t xml:space="preserve">CA_01.1.1.7</w:t>
              <w:tab/>
              <w:t xml:space="preserve">El sistema debe tomar el Id del Rol (Guid).</w:t>
            </w:r>
          </w:p>
        </w:tc>
      </w:tr>
      <w:tr>
        <w:trPr>
          <w:cantSplit w:val="0"/>
          <w:tblHeader w:val="0"/>
        </w:trPr>
        <w:tc>
          <w:tcPr>
            <w:vMerge w:val="continue"/>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32D">
            <w:pPr>
              <w:rPr/>
            </w:pPr>
            <w:r w:rsidDel="00000000" w:rsidR="00000000" w:rsidRPr="00000000">
              <w:rPr>
                <w:rtl w:val="0"/>
              </w:rPr>
              <w:t xml:space="preserve">CA_01.1.1.8</w:t>
              <w:tab/>
              <w:t xml:space="preserve">Se debe modificar los campos: Nombre (string), Estado (int).</w:t>
            </w:r>
          </w:p>
        </w:tc>
      </w:tr>
      <w:tr>
        <w:trPr>
          <w:cantSplit w:val="0"/>
          <w:tblHeader w:val="0"/>
        </w:trPr>
        <w:tc>
          <w:tcPr>
            <w:vMerge w:val="continue"/>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332">
            <w:pPr>
              <w:rPr/>
            </w:pPr>
            <w:r w:rsidDel="00000000" w:rsidR="00000000" w:rsidRPr="00000000">
              <w:rPr>
                <w:rtl w:val="0"/>
              </w:rPr>
              <w:t xml:space="preserve">CA_01.1.1.9</w:t>
              <w:tab/>
              <w:t xml:space="preserve">El sistema no debe permitir modificar el nombre por un nombre de otro Rol.</w:t>
            </w:r>
          </w:p>
        </w:tc>
      </w:tr>
      <w:tr>
        <w:trPr>
          <w:cantSplit w:val="0"/>
          <w:tblHeader w:val="0"/>
        </w:trPr>
        <w:tc>
          <w:tcPr/>
          <w:p w:rsidR="00000000" w:rsidDel="00000000" w:rsidP="00000000" w:rsidRDefault="00000000" w:rsidRPr="00000000" w14:paraId="00000336">
            <w:pPr>
              <w:rPr/>
            </w:pPr>
            <w:r w:rsidDel="00000000" w:rsidR="00000000" w:rsidRPr="00000000">
              <w:rPr>
                <w:rtl w:val="0"/>
              </w:rPr>
              <w:t xml:space="preserve">Comentarios</w:t>
            </w:r>
          </w:p>
        </w:tc>
        <w:tc>
          <w:tcPr>
            <w:gridSpan w:val="4"/>
          </w:tcPr>
          <w:p w:rsidR="00000000" w:rsidDel="00000000" w:rsidP="00000000" w:rsidRDefault="00000000" w:rsidRPr="00000000" w14:paraId="00000337">
            <w:pPr>
              <w:rPr/>
            </w:pPr>
            <w:r w:rsidDel="00000000" w:rsidR="00000000" w:rsidRPr="00000000">
              <w:rPr>
                <w:rtl w:val="0"/>
              </w:rPr>
            </w:r>
          </w:p>
        </w:tc>
      </w:tr>
      <w:tr>
        <w:trPr>
          <w:cantSplit w:val="0"/>
          <w:tblHeader w:val="0"/>
        </w:trPr>
        <w:tc>
          <w:tcPr/>
          <w:p w:rsidR="00000000" w:rsidDel="00000000" w:rsidP="00000000" w:rsidRDefault="00000000" w:rsidRPr="00000000" w14:paraId="0000033B">
            <w:pPr>
              <w:rPr/>
            </w:pPr>
            <w:r w:rsidDel="00000000" w:rsidR="00000000" w:rsidRPr="00000000">
              <w:rPr>
                <w:rtl w:val="0"/>
              </w:rPr>
              <w:t xml:space="preserve">Responsables</w:t>
            </w:r>
          </w:p>
        </w:tc>
        <w:tc>
          <w:tcPr>
            <w:gridSpan w:val="4"/>
          </w:tcPr>
          <w:p w:rsidR="00000000" w:rsidDel="00000000" w:rsidP="00000000" w:rsidRDefault="00000000" w:rsidRPr="00000000" w14:paraId="0000033C">
            <w:pPr>
              <w:rPr/>
            </w:pPr>
            <w:r w:rsidDel="00000000" w:rsidR="00000000" w:rsidRPr="00000000">
              <w:rPr>
                <w:rtl w:val="0"/>
              </w:rPr>
              <w:t xml:space="preserve">Joel Tuiran</w:t>
            </w:r>
          </w:p>
        </w:tc>
      </w:tr>
    </w:tbl>
    <w:p w:rsidR="00000000" w:rsidDel="00000000" w:rsidP="00000000" w:rsidRDefault="00000000" w:rsidRPr="00000000" w14:paraId="00000340">
      <w:pPr>
        <w:rPr>
          <w:rFonts w:ascii="Arial" w:cs="Arial" w:eastAsia="Arial" w:hAnsi="Arial"/>
          <w:b w:val="1"/>
        </w:rPr>
      </w:pPr>
      <w:r w:rsidDel="00000000" w:rsidR="00000000" w:rsidRPr="00000000">
        <w:rPr>
          <w:rtl w:val="0"/>
        </w:rPr>
      </w:r>
    </w:p>
    <w:tbl>
      <w:tblPr>
        <w:tblStyle w:val="Table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341">
            <w:pPr>
              <w:rPr/>
            </w:pPr>
            <w:r w:rsidDel="00000000" w:rsidR="00000000" w:rsidRPr="00000000">
              <w:rPr>
                <w:rtl w:val="0"/>
              </w:rPr>
              <w:t xml:space="preserve">CU -</w:t>
            </w:r>
          </w:p>
        </w:tc>
        <w:tc>
          <w:tcPr>
            <w:gridSpan w:val="4"/>
          </w:tcPr>
          <w:p w:rsidR="00000000" w:rsidDel="00000000" w:rsidP="00000000" w:rsidRDefault="00000000" w:rsidRPr="00000000" w14:paraId="00000342">
            <w:pPr>
              <w:rPr/>
            </w:pPr>
            <w:r w:rsidDel="00000000" w:rsidR="00000000" w:rsidRPr="00000000">
              <w:rPr>
                <w:i w:val="1"/>
                <w:rtl w:val="0"/>
              </w:rPr>
              <w:t xml:space="preserve">CU.01.1.5 Eliminar un rol</w:t>
            </w:r>
            <w:r w:rsidDel="00000000" w:rsidR="00000000" w:rsidRPr="00000000">
              <w:rPr>
                <w:rtl w:val="0"/>
              </w:rPr>
            </w:r>
          </w:p>
        </w:tc>
      </w:tr>
      <w:tr>
        <w:trPr>
          <w:cantSplit w:val="0"/>
          <w:tblHeader w:val="0"/>
        </w:trPr>
        <w:tc>
          <w:tcPr/>
          <w:p w:rsidR="00000000" w:rsidDel="00000000" w:rsidP="00000000" w:rsidRDefault="00000000" w:rsidRPr="00000000" w14:paraId="00000346">
            <w:pPr>
              <w:rPr/>
            </w:pPr>
            <w:r w:rsidDel="00000000" w:rsidR="00000000" w:rsidRPr="00000000">
              <w:rPr>
                <w:rtl w:val="0"/>
              </w:rPr>
              <w:t xml:space="preserve">Dependencias</w:t>
            </w:r>
          </w:p>
        </w:tc>
        <w:tc>
          <w:tcPr>
            <w:gridSpan w:val="4"/>
          </w:tcPr>
          <w:p w:rsidR="00000000" w:rsidDel="00000000" w:rsidP="00000000" w:rsidRDefault="00000000" w:rsidRPr="00000000" w14:paraId="00000347">
            <w:pPr>
              <w:rPr/>
            </w:pPr>
            <w:r w:rsidDel="00000000" w:rsidR="00000000" w:rsidRPr="00000000">
              <w:rPr>
                <w:rtl w:val="0"/>
              </w:rPr>
              <w:t xml:space="preserve">CU 01 roles</w:t>
            </w:r>
          </w:p>
          <w:p w:rsidR="00000000" w:rsidDel="00000000" w:rsidP="00000000" w:rsidRDefault="00000000" w:rsidRPr="00000000" w14:paraId="00000348">
            <w:pPr>
              <w:rPr/>
            </w:pPr>
            <w:r w:rsidDel="00000000" w:rsidR="00000000" w:rsidRPr="00000000">
              <w:rPr>
                <w:rtl w:val="0"/>
              </w:rPr>
              <w:t xml:space="preserve">CU 01.1 Gestión roles</w:t>
            </w:r>
          </w:p>
          <w:p w:rsidR="00000000" w:rsidDel="00000000" w:rsidP="00000000" w:rsidRDefault="00000000" w:rsidRPr="00000000" w14:paraId="00000349">
            <w:pPr>
              <w:rPr/>
            </w:pPr>
            <w:r w:rsidDel="00000000" w:rsidR="00000000" w:rsidRPr="00000000">
              <w:rPr>
                <w:rtl w:val="0"/>
              </w:rPr>
              <w:t xml:space="preserve">CU 01.1.3 Listar roles</w:t>
            </w:r>
          </w:p>
        </w:tc>
      </w:tr>
      <w:tr>
        <w:trPr>
          <w:cantSplit w:val="0"/>
          <w:tblHeader w:val="0"/>
        </w:trPr>
        <w:tc>
          <w:tcPr/>
          <w:p w:rsidR="00000000" w:rsidDel="00000000" w:rsidP="00000000" w:rsidRDefault="00000000" w:rsidRPr="00000000" w14:paraId="0000034D">
            <w:pPr>
              <w:rPr/>
            </w:pPr>
            <w:r w:rsidDel="00000000" w:rsidR="00000000" w:rsidRPr="00000000">
              <w:rPr>
                <w:rtl w:val="0"/>
              </w:rPr>
              <w:t xml:space="preserve">Pre – Condiciones</w:t>
            </w:r>
          </w:p>
        </w:tc>
        <w:tc>
          <w:tcPr>
            <w:gridSpan w:val="4"/>
          </w:tcPr>
          <w:p w:rsidR="00000000" w:rsidDel="00000000" w:rsidP="00000000" w:rsidRDefault="00000000" w:rsidRPr="00000000" w14:paraId="0000034E">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352">
            <w:pPr>
              <w:rPr/>
            </w:pPr>
            <w:r w:rsidDel="00000000" w:rsidR="00000000" w:rsidRPr="00000000">
              <w:rPr>
                <w:rtl w:val="0"/>
              </w:rPr>
              <w:t xml:space="preserve">Descripción</w:t>
            </w:r>
          </w:p>
        </w:tc>
        <w:tc>
          <w:tcPr>
            <w:gridSpan w:val="4"/>
          </w:tcPr>
          <w:p w:rsidR="00000000" w:rsidDel="00000000" w:rsidP="00000000" w:rsidRDefault="00000000" w:rsidRPr="00000000" w14:paraId="00000353">
            <w:pPr>
              <w:rPr/>
            </w:pPr>
            <w:r w:rsidDel="00000000" w:rsidR="00000000" w:rsidRPr="00000000">
              <w:rPr>
                <w:rtl w:val="0"/>
              </w:rPr>
              <w:t xml:space="preserve">El sistema deberá comportarse como se describe en el siguiente caso de uso para eliminar un rol</w:t>
            </w:r>
          </w:p>
        </w:tc>
      </w:tr>
      <w:tr>
        <w:trPr>
          <w:cantSplit w:val="0"/>
          <w:tblHeader w:val="0"/>
        </w:trPr>
        <w:tc>
          <w:tcPr/>
          <w:p w:rsidR="00000000" w:rsidDel="00000000" w:rsidP="00000000" w:rsidRDefault="00000000" w:rsidRPr="00000000" w14:paraId="00000357">
            <w:pPr>
              <w:rPr/>
            </w:pPr>
            <w:r w:rsidDel="00000000" w:rsidR="00000000" w:rsidRPr="00000000">
              <w:rPr>
                <w:rtl w:val="0"/>
              </w:rPr>
              <w:t xml:space="preserve">Actores</w:t>
            </w:r>
          </w:p>
        </w:tc>
        <w:tc>
          <w:tcPr>
            <w:gridSpan w:val="4"/>
          </w:tcPr>
          <w:p w:rsidR="00000000" w:rsidDel="00000000" w:rsidP="00000000" w:rsidRDefault="00000000" w:rsidRPr="00000000" w14:paraId="00000358">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35C">
            <w:pPr>
              <w:rPr/>
            </w:pPr>
            <w:r w:rsidDel="00000000" w:rsidR="00000000" w:rsidRPr="00000000">
              <w:rPr>
                <w:rtl w:val="0"/>
              </w:rPr>
              <w:t xml:space="preserve">Secuencia Normal</w:t>
            </w:r>
          </w:p>
        </w:tc>
        <w:tc>
          <w:tcPr/>
          <w:p w:rsidR="00000000" w:rsidDel="00000000" w:rsidP="00000000" w:rsidRDefault="00000000" w:rsidRPr="00000000" w14:paraId="0000035D">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35E">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62">
            <w:pPr>
              <w:rPr/>
            </w:pPr>
            <w:r w:rsidDel="00000000" w:rsidR="00000000" w:rsidRPr="00000000">
              <w:rPr>
                <w:rtl w:val="0"/>
              </w:rPr>
              <w:t xml:space="preserve">1</w:t>
            </w:r>
          </w:p>
        </w:tc>
        <w:tc>
          <w:tcPr>
            <w:gridSpan w:val="3"/>
          </w:tcPr>
          <w:p w:rsidR="00000000" w:rsidDel="00000000" w:rsidP="00000000" w:rsidRDefault="00000000" w:rsidRPr="00000000" w14:paraId="00000363">
            <w:pPr>
              <w:rPr/>
            </w:pPr>
            <w:r w:rsidDel="00000000" w:rsidR="00000000" w:rsidRPr="00000000">
              <w:rPr>
                <w:rtl w:val="0"/>
              </w:rPr>
              <w:t xml:space="preserve">El usuario ingresa a eliminar un rol</w:t>
            </w:r>
          </w:p>
        </w:tc>
      </w:tr>
      <w:tr>
        <w:trPr>
          <w:cantSplit w:val="0"/>
          <w:tblHeader w:val="0"/>
        </w:trPr>
        <w:tc>
          <w:tcPr>
            <w:vMerge w:val="continue"/>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7">
            <w:pPr>
              <w:rPr/>
            </w:pPr>
            <w:r w:rsidDel="00000000" w:rsidR="00000000" w:rsidRPr="00000000">
              <w:rPr>
                <w:rtl w:val="0"/>
              </w:rPr>
              <w:t xml:space="preserve">2</w:t>
            </w:r>
          </w:p>
        </w:tc>
        <w:tc>
          <w:tcPr>
            <w:gridSpan w:val="3"/>
          </w:tcPr>
          <w:p w:rsidR="00000000" w:rsidDel="00000000" w:rsidP="00000000" w:rsidRDefault="00000000" w:rsidRPr="00000000" w14:paraId="00000368">
            <w:pPr>
              <w:rPr/>
            </w:pPr>
            <w:r w:rsidDel="00000000" w:rsidR="00000000" w:rsidRPr="00000000">
              <w:rPr>
                <w:rtl w:val="0"/>
              </w:rPr>
              <w:t xml:space="preserve">El sistema toma el idrol (select)</w:t>
            </w:r>
          </w:p>
        </w:tc>
      </w:tr>
      <w:tr>
        <w:trPr>
          <w:cantSplit w:val="0"/>
          <w:tblHeader w:val="0"/>
        </w:trPr>
        <w:tc>
          <w:tcPr>
            <w:vMerge w:val="continue"/>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C">
            <w:pPr>
              <w:rPr/>
            </w:pPr>
            <w:r w:rsidDel="00000000" w:rsidR="00000000" w:rsidRPr="00000000">
              <w:rPr>
                <w:rtl w:val="0"/>
              </w:rPr>
              <w:t xml:space="preserve">3</w:t>
            </w:r>
          </w:p>
        </w:tc>
        <w:tc>
          <w:tcPr>
            <w:gridSpan w:val="3"/>
          </w:tcPr>
          <w:p w:rsidR="00000000" w:rsidDel="00000000" w:rsidP="00000000" w:rsidRDefault="00000000" w:rsidRPr="00000000" w14:paraId="0000036D">
            <w:pPr>
              <w:rPr/>
            </w:pPr>
            <w:r w:rsidDel="00000000" w:rsidR="00000000" w:rsidRPr="00000000">
              <w:rPr>
                <w:rtl w:val="0"/>
              </w:rPr>
              <w:t xml:space="preserve">El sistema valida</w:t>
            </w:r>
          </w:p>
        </w:tc>
      </w:tr>
      <w:tr>
        <w:trPr>
          <w:cantSplit w:val="0"/>
          <w:trHeight w:val="97" w:hRule="atLeast"/>
          <w:tblHeader w:val="0"/>
        </w:trPr>
        <w:tc>
          <w:tcPr>
            <w:vMerge w:val="continue"/>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1">
            <w:pPr>
              <w:rPr/>
            </w:pPr>
            <w:r w:rsidDel="00000000" w:rsidR="00000000" w:rsidRPr="00000000">
              <w:rPr>
                <w:rtl w:val="0"/>
              </w:rPr>
              <w:t xml:space="preserve">4</w:t>
            </w:r>
          </w:p>
        </w:tc>
        <w:tc>
          <w:tcPr>
            <w:gridSpan w:val="3"/>
          </w:tcPr>
          <w:p w:rsidR="00000000" w:rsidDel="00000000" w:rsidP="00000000" w:rsidRDefault="00000000" w:rsidRPr="00000000" w14:paraId="00000372">
            <w:pPr>
              <w:rPr/>
            </w:pPr>
            <w:r w:rsidDel="00000000" w:rsidR="00000000" w:rsidRPr="00000000">
              <w:rPr>
                <w:rtl w:val="0"/>
              </w:rPr>
              <w:t xml:space="preserve">El sistema despliega un alert de confirmación</w:t>
            </w:r>
          </w:p>
        </w:tc>
      </w:tr>
      <w:tr>
        <w:trPr>
          <w:cantSplit w:val="0"/>
          <w:tblHeader w:val="0"/>
        </w:trPr>
        <w:tc>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376">
            <w:pPr>
              <w:rPr/>
            </w:pPr>
            <w:r w:rsidDel="00000000" w:rsidR="00000000" w:rsidRPr="00000000">
              <w:rPr>
                <w:rtl w:val="0"/>
              </w:rPr>
              <w:t xml:space="preserve">5</w:t>
            </w:r>
          </w:p>
        </w:tc>
        <w:tc>
          <w:tcPr>
            <w:gridSpan w:val="3"/>
          </w:tcPr>
          <w:p w:rsidR="00000000" w:rsidDel="00000000" w:rsidP="00000000" w:rsidRDefault="00000000" w:rsidRPr="00000000" w14:paraId="00000377">
            <w:pPr>
              <w:rPr/>
            </w:pPr>
            <w:r w:rsidDel="00000000" w:rsidR="00000000" w:rsidRPr="00000000">
              <w:rPr>
                <w:rtl w:val="0"/>
              </w:rPr>
              <w:t xml:space="preserve">El usuario diligencia la confirmación</w:t>
            </w:r>
          </w:p>
        </w:tc>
      </w:tr>
      <w:tr>
        <w:trPr>
          <w:cantSplit w:val="0"/>
          <w:tblHeader w:val="0"/>
        </w:trPr>
        <w:tc>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37B">
            <w:pPr>
              <w:rPr/>
            </w:pPr>
            <w:r w:rsidDel="00000000" w:rsidR="00000000" w:rsidRPr="00000000">
              <w:rPr>
                <w:rtl w:val="0"/>
              </w:rPr>
              <w:t xml:space="preserve">6</w:t>
            </w:r>
          </w:p>
        </w:tc>
        <w:tc>
          <w:tcPr>
            <w:gridSpan w:val="3"/>
          </w:tcPr>
          <w:p w:rsidR="00000000" w:rsidDel="00000000" w:rsidP="00000000" w:rsidRDefault="00000000" w:rsidRPr="00000000" w14:paraId="0000037C">
            <w:pPr>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380">
            <w:pPr>
              <w:rPr/>
            </w:pPr>
            <w:r w:rsidDel="00000000" w:rsidR="00000000" w:rsidRPr="00000000">
              <w:rPr>
                <w:rtl w:val="0"/>
              </w:rPr>
              <w:t xml:space="preserve">7</w:t>
            </w:r>
          </w:p>
        </w:tc>
        <w:tc>
          <w:tcPr>
            <w:gridSpan w:val="3"/>
          </w:tcPr>
          <w:p w:rsidR="00000000" w:rsidDel="00000000" w:rsidP="00000000" w:rsidRDefault="00000000" w:rsidRPr="00000000" w14:paraId="00000381">
            <w:pPr>
              <w:rPr/>
            </w:pPr>
            <w:r w:rsidDel="00000000" w:rsidR="00000000" w:rsidRPr="00000000">
              <w:rPr>
                <w:rtl w:val="0"/>
              </w:rPr>
              <w:t xml:space="preserve">El sistema despliega modal solicitando autorización del Director Administrativo</w:t>
            </w:r>
          </w:p>
        </w:tc>
      </w:tr>
      <w:tr>
        <w:trPr>
          <w:cantSplit w:val="0"/>
          <w:tblHeader w:val="0"/>
        </w:trPr>
        <w:tc>
          <w:tcPr/>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385">
            <w:pPr>
              <w:rPr/>
            </w:pPr>
            <w:r w:rsidDel="00000000" w:rsidR="00000000" w:rsidRPr="00000000">
              <w:rPr>
                <w:rtl w:val="0"/>
              </w:rPr>
              <w:t xml:space="preserve">8</w:t>
            </w:r>
          </w:p>
        </w:tc>
        <w:tc>
          <w:tcPr>
            <w:gridSpan w:val="3"/>
          </w:tcPr>
          <w:p w:rsidR="00000000" w:rsidDel="00000000" w:rsidP="00000000" w:rsidRDefault="00000000" w:rsidRPr="00000000" w14:paraId="00000386">
            <w:pPr>
              <w:rPr/>
            </w:pPr>
            <w:r w:rsidDel="00000000" w:rsidR="00000000" w:rsidRPr="00000000">
              <w:rPr>
                <w:rtl w:val="0"/>
              </w:rPr>
              <w:t xml:space="preserve">El administrador diligencia contraseña</w:t>
            </w:r>
          </w:p>
        </w:tc>
      </w:tr>
      <w:tr>
        <w:trPr>
          <w:cantSplit w:val="0"/>
          <w:tblHeader w:val="0"/>
        </w:trPr>
        <w:tc>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38A">
            <w:pPr>
              <w:rPr/>
            </w:pPr>
            <w:r w:rsidDel="00000000" w:rsidR="00000000" w:rsidRPr="00000000">
              <w:rPr>
                <w:rtl w:val="0"/>
              </w:rPr>
              <w:t xml:space="preserve">9</w:t>
            </w:r>
          </w:p>
        </w:tc>
        <w:tc>
          <w:tcPr>
            <w:gridSpan w:val="3"/>
          </w:tcPr>
          <w:p w:rsidR="00000000" w:rsidDel="00000000" w:rsidP="00000000" w:rsidRDefault="00000000" w:rsidRPr="00000000" w14:paraId="0000038B">
            <w:pPr>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38F">
            <w:pPr>
              <w:rPr/>
            </w:pPr>
            <w:r w:rsidDel="00000000" w:rsidR="00000000" w:rsidRPr="00000000">
              <w:rPr>
                <w:rtl w:val="0"/>
              </w:rPr>
              <w:t xml:space="preserve">10</w:t>
            </w:r>
          </w:p>
        </w:tc>
        <w:tc>
          <w:tcPr>
            <w:gridSpan w:val="3"/>
          </w:tcPr>
          <w:p w:rsidR="00000000" w:rsidDel="00000000" w:rsidP="00000000" w:rsidRDefault="00000000" w:rsidRPr="00000000" w14:paraId="00000390">
            <w:pPr>
              <w:rPr/>
            </w:pPr>
            <w:r w:rsidDel="00000000" w:rsidR="00000000" w:rsidRPr="00000000">
              <w:rPr>
                <w:rtl w:val="0"/>
              </w:rPr>
              <w:t xml:space="preserve">El sistema elimina el registro del rol</w:t>
            </w:r>
          </w:p>
        </w:tc>
      </w:tr>
      <w:tr>
        <w:trPr>
          <w:cantSplit w:val="0"/>
          <w:tblHeader w:val="0"/>
        </w:trPr>
        <w:tc>
          <w:tcPr/>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394">
            <w:pPr>
              <w:rPr/>
            </w:pPr>
            <w:r w:rsidDel="00000000" w:rsidR="00000000" w:rsidRPr="00000000">
              <w:rPr>
                <w:rtl w:val="0"/>
              </w:rPr>
              <w:t xml:space="preserve">11</w:t>
            </w:r>
          </w:p>
        </w:tc>
        <w:tc>
          <w:tcPr>
            <w:gridSpan w:val="3"/>
          </w:tcPr>
          <w:p w:rsidR="00000000" w:rsidDel="00000000" w:rsidP="00000000" w:rsidRDefault="00000000" w:rsidRPr="00000000" w14:paraId="00000395">
            <w:pPr>
              <w:rPr/>
            </w:pPr>
            <w:r w:rsidDel="00000000" w:rsidR="00000000" w:rsidRPr="00000000">
              <w:rPr>
                <w:rtl w:val="0"/>
              </w:rPr>
              <w:t xml:space="preserve">El sistema despliega msj “rol eliminado con éxito”</w:t>
            </w:r>
          </w:p>
        </w:tc>
      </w:tr>
      <w:tr>
        <w:trPr>
          <w:cantSplit w:val="0"/>
          <w:tblHeader w:val="0"/>
        </w:trPr>
        <w:tc>
          <w:tcPr/>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399">
            <w:pPr>
              <w:rPr/>
            </w:pPr>
            <w:r w:rsidDel="00000000" w:rsidR="00000000" w:rsidRPr="00000000">
              <w:rPr>
                <w:rtl w:val="0"/>
              </w:rPr>
              <w:t xml:space="preserve">12</w:t>
            </w:r>
          </w:p>
        </w:tc>
        <w:tc>
          <w:tcPr>
            <w:gridSpan w:val="3"/>
          </w:tcPr>
          <w:p w:rsidR="00000000" w:rsidDel="00000000" w:rsidP="00000000" w:rsidRDefault="00000000" w:rsidRPr="00000000" w14:paraId="0000039A">
            <w:pPr>
              <w:rPr/>
            </w:pPr>
            <w:r w:rsidDel="00000000" w:rsidR="00000000" w:rsidRPr="00000000">
              <w:rPr>
                <w:rtl w:val="0"/>
              </w:rPr>
              <w:t xml:space="preserve">El sistema ejecuta el CU 01.1.3 Listar rol</w:t>
            </w:r>
          </w:p>
        </w:tc>
      </w:tr>
      <w:tr>
        <w:trPr>
          <w:cantSplit w:val="0"/>
          <w:tblHeader w:val="0"/>
        </w:trPr>
        <w:tc>
          <w:tcPr/>
          <w:p w:rsidR="00000000" w:rsidDel="00000000" w:rsidP="00000000" w:rsidRDefault="00000000" w:rsidRPr="00000000" w14:paraId="0000039D">
            <w:pPr>
              <w:rPr/>
            </w:pPr>
            <w:r w:rsidDel="00000000" w:rsidR="00000000" w:rsidRPr="00000000">
              <w:rPr>
                <w:rtl w:val="0"/>
              </w:rPr>
              <w:t xml:space="preserve">Post - Condición</w:t>
            </w:r>
          </w:p>
        </w:tc>
        <w:tc>
          <w:tcPr>
            <w:gridSpan w:val="4"/>
          </w:tcPr>
          <w:p w:rsidR="00000000" w:rsidDel="00000000" w:rsidP="00000000" w:rsidRDefault="00000000" w:rsidRPr="00000000" w14:paraId="0000039E">
            <w:pPr>
              <w:rPr/>
            </w:pPr>
            <w:r w:rsidDel="00000000" w:rsidR="00000000" w:rsidRPr="00000000">
              <w:rPr>
                <w:rtl w:val="0"/>
              </w:rPr>
              <w:t xml:space="preserve">Se ha eliminado un rol </w:t>
            </w:r>
          </w:p>
        </w:tc>
      </w:tr>
      <w:tr>
        <w:trPr>
          <w:cantSplit w:val="0"/>
          <w:tblHeader w:val="0"/>
        </w:trPr>
        <w:tc>
          <w:tcPr/>
          <w:p w:rsidR="00000000" w:rsidDel="00000000" w:rsidP="00000000" w:rsidRDefault="00000000" w:rsidRPr="00000000" w14:paraId="000003A2">
            <w:pPr>
              <w:rPr/>
            </w:pPr>
            <w:r w:rsidDel="00000000" w:rsidR="00000000" w:rsidRPr="00000000">
              <w:rPr>
                <w:rtl w:val="0"/>
              </w:rPr>
              <w:t xml:space="preserve">Excepciones</w:t>
            </w:r>
          </w:p>
        </w:tc>
        <w:tc>
          <w:tcPr/>
          <w:p w:rsidR="00000000" w:rsidDel="00000000" w:rsidP="00000000" w:rsidRDefault="00000000" w:rsidRPr="00000000" w14:paraId="000003A3">
            <w:pPr>
              <w:rPr/>
            </w:pPr>
            <w:r w:rsidDel="00000000" w:rsidR="00000000" w:rsidRPr="00000000">
              <w:rPr>
                <w:rtl w:val="0"/>
              </w:rPr>
              <w:t xml:space="preserve">Paso</w:t>
            </w:r>
          </w:p>
        </w:tc>
        <w:tc>
          <w:tcPr>
            <w:gridSpan w:val="3"/>
          </w:tcPr>
          <w:p w:rsidR="00000000" w:rsidDel="00000000" w:rsidP="00000000" w:rsidRDefault="00000000" w:rsidRPr="00000000" w14:paraId="000003A4">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3A7">
            <w:pPr>
              <w:rPr/>
            </w:pPr>
            <w:r w:rsidDel="00000000" w:rsidR="00000000" w:rsidRPr="00000000">
              <w:rPr>
                <w:rtl w:val="0"/>
              </w:rPr>
            </w:r>
          </w:p>
        </w:tc>
        <w:tc>
          <w:tcPr>
            <w:vMerge w:val="restart"/>
          </w:tcPr>
          <w:p w:rsidR="00000000" w:rsidDel="00000000" w:rsidP="00000000" w:rsidRDefault="00000000" w:rsidRPr="00000000" w14:paraId="000003A8">
            <w:pPr>
              <w:rPr/>
            </w:pPr>
            <w:r w:rsidDel="00000000" w:rsidR="00000000" w:rsidRPr="00000000">
              <w:rPr>
                <w:rtl w:val="0"/>
              </w:rPr>
              <w:t xml:space="preserve">3</w:t>
            </w:r>
          </w:p>
        </w:tc>
        <w:tc>
          <w:tcPr>
            <w:gridSpan w:val="3"/>
          </w:tcPr>
          <w:p w:rsidR="00000000" w:rsidDel="00000000" w:rsidP="00000000" w:rsidRDefault="00000000" w:rsidRPr="00000000" w14:paraId="000003A9">
            <w:pPr>
              <w:rPr/>
            </w:pPr>
            <w:r w:rsidDel="00000000" w:rsidR="00000000" w:rsidRPr="00000000">
              <w:rPr>
                <w:rtl w:val="0"/>
              </w:rPr>
              <w:t xml:space="preserve">3.1 El rol esta asociado a una cita?</w:t>
            </w:r>
          </w:p>
        </w:tc>
      </w:tr>
      <w:tr>
        <w:trPr>
          <w:cantSplit w:val="0"/>
          <w:trHeight w:val="66" w:hRule="atLeast"/>
          <w:tblHeader w:val="0"/>
        </w:trPr>
        <w:tc>
          <w:tcPr>
            <w:vMerge w:val="continue"/>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3AE">
            <w:pPr>
              <w:jc w:val="right"/>
              <w:rPr/>
            </w:pPr>
            <w:r w:rsidDel="00000000" w:rsidR="00000000" w:rsidRPr="00000000">
              <w:rPr>
                <w:rtl w:val="0"/>
              </w:rPr>
              <w:t xml:space="preserve">1</w:t>
            </w:r>
          </w:p>
        </w:tc>
        <w:tc>
          <w:tcPr/>
          <w:p w:rsidR="00000000" w:rsidDel="00000000" w:rsidP="00000000" w:rsidRDefault="00000000" w:rsidRPr="00000000" w14:paraId="000003B0">
            <w:pPr>
              <w:rPr/>
            </w:pPr>
            <w:r w:rsidDel="00000000" w:rsidR="00000000" w:rsidRPr="00000000">
              <w:rPr>
                <w:rtl w:val="0"/>
              </w:rPr>
              <w:t xml:space="preserve">El sistema despliega msj “No se puede eliminar el rol porque esta asociado a una cita”</w:t>
            </w:r>
          </w:p>
        </w:tc>
      </w:tr>
      <w:tr>
        <w:trPr>
          <w:cantSplit w:val="0"/>
          <w:trHeight w:val="66" w:hRule="atLeast"/>
          <w:tblHeader w:val="0"/>
        </w:trPr>
        <w:tc>
          <w:tcPr>
            <w:vMerge w:val="continue"/>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3B3">
            <w:pPr>
              <w:jc w:val="right"/>
              <w:rPr/>
            </w:pPr>
            <w:r w:rsidDel="00000000" w:rsidR="00000000" w:rsidRPr="00000000">
              <w:rPr>
                <w:rtl w:val="0"/>
              </w:rPr>
              <w:t xml:space="preserve">2</w:t>
            </w:r>
          </w:p>
        </w:tc>
        <w:tc>
          <w:tcPr/>
          <w:p w:rsidR="00000000" w:rsidDel="00000000" w:rsidP="00000000" w:rsidRDefault="00000000" w:rsidRPr="00000000" w14:paraId="000003B5">
            <w:pPr>
              <w:rPr/>
            </w:pPr>
            <w:r w:rsidDel="00000000" w:rsidR="00000000" w:rsidRPr="00000000">
              <w:rPr>
                <w:rtl w:val="0"/>
              </w:rPr>
              <w:t xml:space="preserve">El sistema redirige al usuario al paso Nro. 12</w:t>
            </w:r>
          </w:p>
        </w:tc>
      </w:tr>
      <w:tr>
        <w:trPr>
          <w:cantSplit w:val="0"/>
          <w:tblHeader w:val="0"/>
        </w:trPr>
        <w:tc>
          <w:tcPr>
            <w:vMerge w:val="continue"/>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B7">
            <w:pPr>
              <w:rPr/>
            </w:pPr>
            <w:r w:rsidDel="00000000" w:rsidR="00000000" w:rsidRPr="00000000">
              <w:rPr>
                <w:rtl w:val="0"/>
              </w:rPr>
              <w:t xml:space="preserve">9</w:t>
            </w:r>
          </w:p>
        </w:tc>
        <w:tc>
          <w:tcPr>
            <w:gridSpan w:val="3"/>
          </w:tcPr>
          <w:p w:rsidR="00000000" w:rsidDel="00000000" w:rsidP="00000000" w:rsidRDefault="00000000" w:rsidRPr="00000000" w14:paraId="000003B8">
            <w:pPr>
              <w:rPr/>
            </w:pPr>
            <w:r w:rsidDel="00000000" w:rsidR="00000000" w:rsidRPr="00000000">
              <w:rPr>
                <w:rtl w:val="0"/>
              </w:rPr>
              <w:t xml:space="preserve">9.1 Si la contraseña del Dir. Admin. Es incorrecta</w:t>
            </w:r>
          </w:p>
        </w:tc>
      </w:tr>
      <w:tr>
        <w:trPr>
          <w:cantSplit w:val="0"/>
          <w:tblHeader w:val="0"/>
        </w:trPr>
        <w:tc>
          <w:tcPr>
            <w:vMerge w:val="continue"/>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BD">
            <w:pPr>
              <w:jc w:val="right"/>
              <w:rPr/>
            </w:pPr>
            <w:r w:rsidDel="00000000" w:rsidR="00000000" w:rsidRPr="00000000">
              <w:rPr>
                <w:rtl w:val="0"/>
              </w:rPr>
              <w:t xml:space="preserve">1</w:t>
            </w:r>
          </w:p>
        </w:tc>
        <w:tc>
          <w:tcPr>
            <w:gridSpan w:val="2"/>
          </w:tcPr>
          <w:p w:rsidR="00000000" w:rsidDel="00000000" w:rsidP="00000000" w:rsidRDefault="00000000" w:rsidRPr="00000000" w14:paraId="000003BE">
            <w:pPr>
              <w:rPr/>
            </w:pPr>
            <w:r w:rsidDel="00000000" w:rsidR="00000000" w:rsidRPr="00000000">
              <w:rPr>
                <w:rtl w:val="0"/>
              </w:rPr>
              <w:t xml:space="preserve">El sistema arroja msj “Contraseña no autorizada”</w:t>
            </w:r>
          </w:p>
        </w:tc>
      </w:tr>
      <w:tr>
        <w:trPr>
          <w:cantSplit w:val="0"/>
          <w:tblHeader w:val="0"/>
        </w:trPr>
        <w:tc>
          <w:tcPr>
            <w:vMerge w:val="continue"/>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2">
            <w:pPr>
              <w:jc w:val="right"/>
              <w:rPr/>
            </w:pPr>
            <w:r w:rsidDel="00000000" w:rsidR="00000000" w:rsidRPr="00000000">
              <w:rPr>
                <w:rtl w:val="0"/>
              </w:rPr>
              <w:t xml:space="preserve">2</w:t>
            </w:r>
          </w:p>
        </w:tc>
        <w:tc>
          <w:tcPr>
            <w:gridSpan w:val="2"/>
          </w:tcPr>
          <w:p w:rsidR="00000000" w:rsidDel="00000000" w:rsidP="00000000" w:rsidRDefault="00000000" w:rsidRPr="00000000" w14:paraId="000003C3">
            <w:pPr>
              <w:rPr/>
            </w:pPr>
            <w:r w:rsidDel="00000000" w:rsidR="00000000" w:rsidRPr="00000000">
              <w:rPr>
                <w:rtl w:val="0"/>
              </w:rPr>
              <w:t xml:space="preserve">El sistema redirecciona al usuario al paso No. 8</w:t>
            </w:r>
          </w:p>
        </w:tc>
      </w:tr>
      <w:tr>
        <w:trPr>
          <w:cantSplit w:val="0"/>
          <w:tblHeader w:val="0"/>
        </w:trPr>
        <w:tc>
          <w:tcPr>
            <w:vMerge w:val="restart"/>
          </w:tcPr>
          <w:p w:rsidR="00000000" w:rsidDel="00000000" w:rsidP="00000000" w:rsidRDefault="00000000" w:rsidRPr="00000000" w14:paraId="000003C5">
            <w:pPr>
              <w:rPr/>
            </w:pPr>
            <w:r w:rsidDel="00000000" w:rsidR="00000000" w:rsidRPr="00000000">
              <w:rPr>
                <w:rtl w:val="0"/>
              </w:rPr>
              <w:t xml:space="preserve">Documentación</w:t>
            </w:r>
          </w:p>
          <w:p w:rsidR="00000000" w:rsidDel="00000000" w:rsidP="00000000" w:rsidRDefault="00000000" w:rsidRPr="00000000" w14:paraId="000003C6">
            <w:pPr>
              <w:rPr/>
            </w:pPr>
            <w:r w:rsidDel="00000000" w:rsidR="00000000" w:rsidRPr="00000000">
              <w:rPr>
                <w:rtl w:val="0"/>
              </w:rPr>
              <w:t xml:space="preserve">Regla de Negocio</w:t>
            </w:r>
          </w:p>
          <w:p w:rsidR="00000000" w:rsidDel="00000000" w:rsidP="00000000" w:rsidRDefault="00000000" w:rsidRPr="00000000" w14:paraId="000003C7">
            <w:pPr>
              <w:rPr/>
            </w:pPr>
            <w:r w:rsidDel="00000000" w:rsidR="00000000" w:rsidRPr="00000000">
              <w:rPr>
                <w:rtl w:val="0"/>
              </w:rPr>
              <w:t xml:space="preserve">Normatividad</w:t>
            </w:r>
          </w:p>
        </w:tc>
        <w:tc>
          <w:tcPr>
            <w:gridSpan w:val="4"/>
          </w:tcPr>
          <w:p w:rsidR="00000000" w:rsidDel="00000000" w:rsidP="00000000" w:rsidRDefault="00000000" w:rsidRPr="00000000" w14:paraId="000003C8">
            <w:pPr>
              <w:rPr/>
            </w:pPr>
            <w:r w:rsidDel="00000000" w:rsidR="00000000" w:rsidRPr="00000000">
              <w:rPr>
                <w:rtl w:val="0"/>
              </w:rPr>
              <w:t xml:space="preserve">CA_01.1.1.10 El sistema toma el Id del Rol (Guid),Se elimina el Rol.</w:t>
            </w:r>
          </w:p>
        </w:tc>
      </w:tr>
      <w:tr>
        <w:trPr>
          <w:cantSplit w:val="0"/>
          <w:tblHeader w:val="0"/>
        </w:trPr>
        <w:tc>
          <w:tcPr>
            <w:vMerge w:val="continue"/>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3CD">
            <w:pPr>
              <w:rPr/>
            </w:pPr>
            <w:r w:rsidDel="00000000" w:rsidR="00000000" w:rsidRPr="00000000">
              <w:rPr>
                <w:rtl w:val="0"/>
              </w:rPr>
              <w:t xml:space="preserve">CA_01.1.1.11 El sistema no debe permitir eliminar un Rol que tenga Usuarios asociados al mismo.</w:t>
            </w:r>
          </w:p>
        </w:tc>
      </w:tr>
      <w:tr>
        <w:trPr>
          <w:cantSplit w:val="0"/>
          <w:tblHeader w:val="0"/>
        </w:trPr>
        <w:tc>
          <w:tcPr/>
          <w:p w:rsidR="00000000" w:rsidDel="00000000" w:rsidP="00000000" w:rsidRDefault="00000000" w:rsidRPr="00000000" w14:paraId="000003D1">
            <w:pPr>
              <w:rPr/>
            </w:pPr>
            <w:r w:rsidDel="00000000" w:rsidR="00000000" w:rsidRPr="00000000">
              <w:rPr>
                <w:rtl w:val="0"/>
              </w:rPr>
              <w:t xml:space="preserve">Comentarios</w:t>
            </w:r>
          </w:p>
        </w:tc>
        <w:tc>
          <w:tcPr>
            <w:gridSpan w:val="4"/>
          </w:tcPr>
          <w:p w:rsidR="00000000" w:rsidDel="00000000" w:rsidP="00000000" w:rsidRDefault="00000000" w:rsidRPr="00000000" w14:paraId="000003D2">
            <w:pPr>
              <w:rPr/>
            </w:pPr>
            <w:r w:rsidDel="00000000" w:rsidR="00000000" w:rsidRPr="00000000">
              <w:rPr>
                <w:rtl w:val="0"/>
              </w:rPr>
            </w:r>
          </w:p>
        </w:tc>
      </w:tr>
      <w:tr>
        <w:trPr>
          <w:cantSplit w:val="0"/>
          <w:tblHeader w:val="0"/>
        </w:trPr>
        <w:tc>
          <w:tcPr/>
          <w:p w:rsidR="00000000" w:rsidDel="00000000" w:rsidP="00000000" w:rsidRDefault="00000000" w:rsidRPr="00000000" w14:paraId="000003D6">
            <w:pPr>
              <w:rPr/>
            </w:pPr>
            <w:r w:rsidDel="00000000" w:rsidR="00000000" w:rsidRPr="00000000">
              <w:rPr>
                <w:rtl w:val="0"/>
              </w:rPr>
              <w:t xml:space="preserve">Responsables</w:t>
            </w:r>
          </w:p>
        </w:tc>
        <w:tc>
          <w:tcPr>
            <w:gridSpan w:val="4"/>
          </w:tcPr>
          <w:p w:rsidR="00000000" w:rsidDel="00000000" w:rsidP="00000000" w:rsidRDefault="00000000" w:rsidRPr="00000000" w14:paraId="000003D7">
            <w:pPr>
              <w:rPr/>
            </w:pPr>
            <w:r w:rsidDel="00000000" w:rsidR="00000000" w:rsidRPr="00000000">
              <w:rPr>
                <w:rtl w:val="0"/>
              </w:rPr>
              <w:t xml:space="preserve">Joel Tuiran</w:t>
            </w:r>
          </w:p>
        </w:tc>
      </w:tr>
    </w:tbl>
    <w:p w:rsidR="00000000" w:rsidDel="00000000" w:rsidP="00000000" w:rsidRDefault="00000000" w:rsidRPr="00000000" w14:paraId="000003DB">
      <w:pPr>
        <w:rPr>
          <w:rFonts w:ascii="Arial" w:cs="Arial" w:eastAsia="Arial" w:hAnsi="Arial"/>
          <w:b w:val="1"/>
        </w:rPr>
      </w:pPr>
      <w:r w:rsidDel="00000000" w:rsidR="00000000" w:rsidRPr="00000000">
        <w:rPr>
          <w:rtl w:val="0"/>
        </w:rPr>
      </w:r>
    </w:p>
    <w:p w:rsidR="00000000" w:rsidDel="00000000" w:rsidP="00000000" w:rsidRDefault="00000000" w:rsidRPr="00000000" w14:paraId="000003DC">
      <w:pPr>
        <w:rPr>
          <w:rFonts w:ascii="Arial" w:cs="Arial" w:eastAsia="Arial" w:hAnsi="Arial"/>
          <w:b w:val="1"/>
        </w:rPr>
      </w:pPr>
      <w:r w:rsidDel="00000000" w:rsidR="00000000" w:rsidRPr="00000000">
        <w:rPr>
          <w:rtl w:val="0"/>
        </w:rPr>
      </w:r>
    </w:p>
    <w:p w:rsidR="00000000" w:rsidDel="00000000" w:rsidP="00000000" w:rsidRDefault="00000000" w:rsidRPr="00000000" w14:paraId="000003DD">
      <w:pPr>
        <w:rPr>
          <w:rFonts w:ascii="Arial" w:cs="Arial" w:eastAsia="Arial" w:hAnsi="Arial"/>
          <w:b w:val="1"/>
        </w:rPr>
      </w:pPr>
      <w:r w:rsidDel="00000000" w:rsidR="00000000" w:rsidRPr="00000000">
        <w:rPr>
          <w:rtl w:val="0"/>
        </w:rPr>
      </w:r>
    </w:p>
    <w:tbl>
      <w:tblPr>
        <w:tblStyle w:val="Table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3DE">
            <w:pPr>
              <w:rPr/>
            </w:pPr>
            <w:r w:rsidDel="00000000" w:rsidR="00000000" w:rsidRPr="00000000">
              <w:rPr>
                <w:rtl w:val="0"/>
              </w:rPr>
              <w:t xml:space="preserve">CU -</w:t>
            </w:r>
          </w:p>
        </w:tc>
        <w:tc>
          <w:tcPr>
            <w:gridSpan w:val="4"/>
          </w:tcPr>
          <w:p w:rsidR="00000000" w:rsidDel="00000000" w:rsidP="00000000" w:rsidRDefault="00000000" w:rsidRPr="00000000" w14:paraId="000003DF">
            <w:pPr>
              <w:rPr/>
            </w:pPr>
            <w:r w:rsidDel="00000000" w:rsidR="00000000" w:rsidRPr="00000000">
              <w:rPr>
                <w:i w:val="1"/>
                <w:rtl w:val="0"/>
              </w:rPr>
              <w:t xml:space="preserve">CU.01.1.5 Cambiar estado de un rol</w:t>
            </w:r>
            <w:r w:rsidDel="00000000" w:rsidR="00000000" w:rsidRPr="00000000">
              <w:rPr>
                <w:rtl w:val="0"/>
              </w:rPr>
            </w:r>
          </w:p>
        </w:tc>
      </w:tr>
      <w:tr>
        <w:trPr>
          <w:cantSplit w:val="0"/>
          <w:tblHeader w:val="0"/>
        </w:trPr>
        <w:tc>
          <w:tcPr/>
          <w:p w:rsidR="00000000" w:rsidDel="00000000" w:rsidP="00000000" w:rsidRDefault="00000000" w:rsidRPr="00000000" w14:paraId="000003E3">
            <w:pPr>
              <w:rPr/>
            </w:pPr>
            <w:r w:rsidDel="00000000" w:rsidR="00000000" w:rsidRPr="00000000">
              <w:rPr>
                <w:rtl w:val="0"/>
              </w:rPr>
              <w:t xml:space="preserve">Dependencias</w:t>
            </w:r>
          </w:p>
        </w:tc>
        <w:tc>
          <w:tcPr>
            <w:gridSpan w:val="4"/>
          </w:tcPr>
          <w:p w:rsidR="00000000" w:rsidDel="00000000" w:rsidP="00000000" w:rsidRDefault="00000000" w:rsidRPr="00000000" w14:paraId="000003E4">
            <w:pPr>
              <w:rPr/>
            </w:pPr>
            <w:r w:rsidDel="00000000" w:rsidR="00000000" w:rsidRPr="00000000">
              <w:rPr>
                <w:rtl w:val="0"/>
              </w:rPr>
              <w:t xml:space="preserve">CU 01 roles</w:t>
            </w:r>
          </w:p>
          <w:p w:rsidR="00000000" w:rsidDel="00000000" w:rsidP="00000000" w:rsidRDefault="00000000" w:rsidRPr="00000000" w14:paraId="000003E5">
            <w:pPr>
              <w:rPr/>
            </w:pPr>
            <w:r w:rsidDel="00000000" w:rsidR="00000000" w:rsidRPr="00000000">
              <w:rPr>
                <w:rtl w:val="0"/>
              </w:rPr>
              <w:t xml:space="preserve">CU 01.1 Gestión Productos</w:t>
            </w:r>
          </w:p>
          <w:p w:rsidR="00000000" w:rsidDel="00000000" w:rsidP="00000000" w:rsidRDefault="00000000" w:rsidRPr="00000000" w14:paraId="000003E6">
            <w:pPr>
              <w:rPr/>
            </w:pPr>
            <w:r w:rsidDel="00000000" w:rsidR="00000000" w:rsidRPr="00000000">
              <w:rPr>
                <w:rtl w:val="0"/>
              </w:rPr>
              <w:t xml:space="preserve">CU 01.1.3 Listar Productos</w:t>
            </w:r>
          </w:p>
        </w:tc>
      </w:tr>
      <w:tr>
        <w:trPr>
          <w:cantSplit w:val="0"/>
          <w:tblHeader w:val="0"/>
        </w:trPr>
        <w:tc>
          <w:tcPr/>
          <w:p w:rsidR="00000000" w:rsidDel="00000000" w:rsidP="00000000" w:rsidRDefault="00000000" w:rsidRPr="00000000" w14:paraId="000003EA">
            <w:pPr>
              <w:rPr/>
            </w:pPr>
            <w:r w:rsidDel="00000000" w:rsidR="00000000" w:rsidRPr="00000000">
              <w:rPr>
                <w:rtl w:val="0"/>
              </w:rPr>
              <w:t xml:space="preserve">Pre – Condiciones</w:t>
            </w:r>
          </w:p>
        </w:tc>
        <w:tc>
          <w:tcPr>
            <w:gridSpan w:val="4"/>
          </w:tcPr>
          <w:p w:rsidR="00000000" w:rsidDel="00000000" w:rsidP="00000000" w:rsidRDefault="00000000" w:rsidRPr="00000000" w14:paraId="000003EB">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3EF">
            <w:pPr>
              <w:rPr/>
            </w:pPr>
            <w:r w:rsidDel="00000000" w:rsidR="00000000" w:rsidRPr="00000000">
              <w:rPr>
                <w:rtl w:val="0"/>
              </w:rPr>
              <w:t xml:space="preserve">Descripción</w:t>
            </w:r>
          </w:p>
        </w:tc>
        <w:tc>
          <w:tcPr>
            <w:gridSpan w:val="4"/>
          </w:tcPr>
          <w:p w:rsidR="00000000" w:rsidDel="00000000" w:rsidP="00000000" w:rsidRDefault="00000000" w:rsidRPr="00000000" w14:paraId="000003F0">
            <w:pPr>
              <w:rPr/>
            </w:pPr>
            <w:r w:rsidDel="00000000" w:rsidR="00000000" w:rsidRPr="00000000">
              <w:rPr>
                <w:rtl w:val="0"/>
              </w:rPr>
              <w:t xml:space="preserve">El sistema deberá comportarse como se describe en el siguiente caso de uso para cambiar el estado de un rol</w:t>
            </w:r>
          </w:p>
        </w:tc>
      </w:tr>
      <w:tr>
        <w:trPr>
          <w:cantSplit w:val="0"/>
          <w:tblHeader w:val="0"/>
        </w:trPr>
        <w:tc>
          <w:tcPr/>
          <w:p w:rsidR="00000000" w:rsidDel="00000000" w:rsidP="00000000" w:rsidRDefault="00000000" w:rsidRPr="00000000" w14:paraId="000003F4">
            <w:pPr>
              <w:rPr/>
            </w:pPr>
            <w:r w:rsidDel="00000000" w:rsidR="00000000" w:rsidRPr="00000000">
              <w:rPr>
                <w:rtl w:val="0"/>
              </w:rPr>
              <w:t xml:space="preserve">Actores</w:t>
            </w:r>
          </w:p>
        </w:tc>
        <w:tc>
          <w:tcPr>
            <w:gridSpan w:val="4"/>
          </w:tcPr>
          <w:p w:rsidR="00000000" w:rsidDel="00000000" w:rsidP="00000000" w:rsidRDefault="00000000" w:rsidRPr="00000000" w14:paraId="000003F5">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3F9">
            <w:pPr>
              <w:rPr/>
            </w:pPr>
            <w:r w:rsidDel="00000000" w:rsidR="00000000" w:rsidRPr="00000000">
              <w:rPr>
                <w:rtl w:val="0"/>
              </w:rPr>
              <w:t xml:space="preserve">Secuencia Normal</w:t>
            </w:r>
          </w:p>
        </w:tc>
        <w:tc>
          <w:tcPr/>
          <w:p w:rsidR="00000000" w:rsidDel="00000000" w:rsidP="00000000" w:rsidRDefault="00000000" w:rsidRPr="00000000" w14:paraId="000003FA">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3FB">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FF">
            <w:pPr>
              <w:rPr/>
            </w:pPr>
            <w:r w:rsidDel="00000000" w:rsidR="00000000" w:rsidRPr="00000000">
              <w:rPr>
                <w:rtl w:val="0"/>
              </w:rPr>
              <w:t xml:space="preserve">1</w:t>
            </w:r>
          </w:p>
        </w:tc>
        <w:tc>
          <w:tcPr>
            <w:gridSpan w:val="3"/>
          </w:tcPr>
          <w:p w:rsidR="00000000" w:rsidDel="00000000" w:rsidP="00000000" w:rsidRDefault="00000000" w:rsidRPr="00000000" w14:paraId="00000400">
            <w:pPr>
              <w:rPr/>
            </w:pPr>
            <w:r w:rsidDel="00000000" w:rsidR="00000000" w:rsidRPr="00000000">
              <w:rPr>
                <w:rtl w:val="0"/>
              </w:rPr>
              <w:t xml:space="preserve">El usuario ingresa a cambiar estado de un rol</w:t>
            </w:r>
          </w:p>
        </w:tc>
      </w:tr>
      <w:tr>
        <w:trPr>
          <w:cantSplit w:val="0"/>
          <w:tblHeader w:val="0"/>
        </w:trPr>
        <w:tc>
          <w:tcPr>
            <w:vMerge w:val="continue"/>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4">
            <w:pPr>
              <w:rPr/>
            </w:pPr>
            <w:r w:rsidDel="00000000" w:rsidR="00000000" w:rsidRPr="00000000">
              <w:rPr>
                <w:rtl w:val="0"/>
              </w:rPr>
              <w:t xml:space="preserve">2</w:t>
            </w:r>
          </w:p>
        </w:tc>
        <w:tc>
          <w:tcPr>
            <w:gridSpan w:val="3"/>
          </w:tcPr>
          <w:p w:rsidR="00000000" w:rsidDel="00000000" w:rsidP="00000000" w:rsidRDefault="00000000" w:rsidRPr="00000000" w14:paraId="00000405">
            <w:pPr>
              <w:rPr/>
            </w:pPr>
            <w:r w:rsidDel="00000000" w:rsidR="00000000" w:rsidRPr="00000000">
              <w:rPr>
                <w:rtl w:val="0"/>
              </w:rPr>
              <w:t xml:space="preserve">El sistema toma el idrol (select)</w:t>
            </w:r>
          </w:p>
        </w:tc>
      </w:tr>
      <w:tr>
        <w:trPr>
          <w:cantSplit w:val="0"/>
          <w:tblHeader w:val="0"/>
        </w:trPr>
        <w:tc>
          <w:tcPr>
            <w:vMerge w:val="continue"/>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9">
            <w:pPr>
              <w:rPr/>
            </w:pPr>
            <w:r w:rsidDel="00000000" w:rsidR="00000000" w:rsidRPr="00000000">
              <w:rPr>
                <w:rtl w:val="0"/>
              </w:rPr>
              <w:t xml:space="preserve">3</w:t>
            </w:r>
          </w:p>
        </w:tc>
        <w:tc>
          <w:tcPr>
            <w:gridSpan w:val="3"/>
          </w:tcPr>
          <w:p w:rsidR="00000000" w:rsidDel="00000000" w:rsidP="00000000" w:rsidRDefault="00000000" w:rsidRPr="00000000" w14:paraId="0000040A">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E">
            <w:pPr>
              <w:rPr/>
            </w:pPr>
            <w:r w:rsidDel="00000000" w:rsidR="00000000" w:rsidRPr="00000000">
              <w:rPr>
                <w:rtl w:val="0"/>
              </w:rPr>
              <w:t xml:space="preserve">4</w:t>
            </w:r>
          </w:p>
        </w:tc>
        <w:tc>
          <w:tcPr>
            <w:gridSpan w:val="3"/>
          </w:tcPr>
          <w:p w:rsidR="00000000" w:rsidDel="00000000" w:rsidP="00000000" w:rsidRDefault="00000000" w:rsidRPr="00000000" w14:paraId="0000040F">
            <w:pPr>
              <w:rPr/>
            </w:pPr>
            <w:r w:rsidDel="00000000" w:rsidR="00000000" w:rsidRPr="00000000">
              <w:rPr>
                <w:rtl w:val="0"/>
              </w:rPr>
              <w:t xml:space="preserve">El sistema despliega un alert de confirmación</w:t>
            </w:r>
          </w:p>
        </w:tc>
      </w:tr>
      <w:tr>
        <w:trPr>
          <w:cantSplit w:val="0"/>
          <w:tblHeader w:val="0"/>
        </w:trPr>
        <w:tc>
          <w:tcPr/>
          <w:p w:rsidR="00000000" w:rsidDel="00000000" w:rsidP="00000000" w:rsidRDefault="00000000" w:rsidRPr="00000000" w14:paraId="00000412">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413">
            <w:pPr>
              <w:rPr/>
            </w:pPr>
            <w:r w:rsidDel="00000000" w:rsidR="00000000" w:rsidRPr="00000000">
              <w:rPr>
                <w:rtl w:val="0"/>
              </w:rPr>
              <w:t xml:space="preserve">5</w:t>
            </w:r>
          </w:p>
        </w:tc>
        <w:tc>
          <w:tcPr>
            <w:gridSpan w:val="3"/>
          </w:tcPr>
          <w:p w:rsidR="00000000" w:rsidDel="00000000" w:rsidP="00000000" w:rsidRDefault="00000000" w:rsidRPr="00000000" w14:paraId="00000414">
            <w:pPr>
              <w:rPr/>
            </w:pPr>
            <w:r w:rsidDel="00000000" w:rsidR="00000000" w:rsidRPr="00000000">
              <w:rPr>
                <w:rtl w:val="0"/>
              </w:rPr>
              <w:t xml:space="preserve">El usuario diligencia la confirmación</w:t>
            </w:r>
          </w:p>
        </w:tc>
      </w:tr>
      <w:tr>
        <w:trPr>
          <w:cantSplit w:val="0"/>
          <w:tblHeader w:val="0"/>
        </w:trPr>
        <w:tc>
          <w:tcPr/>
          <w:p w:rsidR="00000000" w:rsidDel="00000000" w:rsidP="00000000" w:rsidRDefault="00000000" w:rsidRPr="00000000" w14:paraId="00000417">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418">
            <w:pPr>
              <w:rPr/>
            </w:pPr>
            <w:r w:rsidDel="00000000" w:rsidR="00000000" w:rsidRPr="00000000">
              <w:rPr>
                <w:rtl w:val="0"/>
              </w:rPr>
              <w:t xml:space="preserve">6</w:t>
            </w:r>
          </w:p>
        </w:tc>
        <w:tc>
          <w:tcPr>
            <w:gridSpan w:val="3"/>
          </w:tcPr>
          <w:p w:rsidR="00000000" w:rsidDel="00000000" w:rsidP="00000000" w:rsidRDefault="00000000" w:rsidRPr="00000000" w14:paraId="00000419">
            <w:pPr>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041C">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41D">
            <w:pPr>
              <w:rPr/>
            </w:pPr>
            <w:r w:rsidDel="00000000" w:rsidR="00000000" w:rsidRPr="00000000">
              <w:rPr>
                <w:rtl w:val="0"/>
              </w:rPr>
              <w:t xml:space="preserve">7</w:t>
            </w:r>
          </w:p>
        </w:tc>
        <w:tc>
          <w:tcPr>
            <w:gridSpan w:val="3"/>
          </w:tcPr>
          <w:p w:rsidR="00000000" w:rsidDel="00000000" w:rsidP="00000000" w:rsidRDefault="00000000" w:rsidRPr="00000000" w14:paraId="0000041E">
            <w:pPr>
              <w:rPr/>
            </w:pPr>
            <w:r w:rsidDel="00000000" w:rsidR="00000000" w:rsidRPr="00000000">
              <w:rPr>
                <w:rtl w:val="0"/>
              </w:rPr>
              <w:t xml:space="preserve">El sistema cambia el estado del producto</w:t>
            </w:r>
          </w:p>
        </w:tc>
      </w:tr>
      <w:tr>
        <w:trPr>
          <w:cantSplit w:val="0"/>
          <w:tblHeader w:val="0"/>
        </w:trPr>
        <w:tc>
          <w:tcPr/>
          <w:p w:rsidR="00000000" w:rsidDel="00000000" w:rsidP="00000000" w:rsidRDefault="00000000" w:rsidRPr="00000000" w14:paraId="00000421">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422">
            <w:pPr>
              <w:rPr/>
            </w:pPr>
            <w:r w:rsidDel="00000000" w:rsidR="00000000" w:rsidRPr="00000000">
              <w:rPr>
                <w:rtl w:val="0"/>
              </w:rPr>
              <w:t xml:space="preserve">8</w:t>
            </w:r>
          </w:p>
        </w:tc>
        <w:tc>
          <w:tcPr>
            <w:gridSpan w:val="3"/>
          </w:tcPr>
          <w:p w:rsidR="00000000" w:rsidDel="00000000" w:rsidP="00000000" w:rsidRDefault="00000000" w:rsidRPr="00000000" w14:paraId="00000423">
            <w:pPr>
              <w:rPr/>
            </w:pPr>
            <w:r w:rsidDel="00000000" w:rsidR="00000000" w:rsidRPr="00000000">
              <w:rPr>
                <w:rtl w:val="0"/>
              </w:rPr>
              <w:t xml:space="preserve">El sistema despliega msj “Se ha cambiado el estado del rol con éxito”</w:t>
            </w:r>
          </w:p>
        </w:tc>
      </w:tr>
      <w:tr>
        <w:trPr>
          <w:cantSplit w:val="0"/>
          <w:tblHeader w:val="0"/>
        </w:trPr>
        <w:tc>
          <w:tcPr/>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427">
            <w:pPr>
              <w:rPr/>
            </w:pPr>
            <w:r w:rsidDel="00000000" w:rsidR="00000000" w:rsidRPr="00000000">
              <w:rPr>
                <w:rtl w:val="0"/>
              </w:rPr>
              <w:t xml:space="preserve">9</w:t>
            </w:r>
          </w:p>
        </w:tc>
        <w:tc>
          <w:tcPr>
            <w:gridSpan w:val="3"/>
          </w:tcPr>
          <w:p w:rsidR="00000000" w:rsidDel="00000000" w:rsidP="00000000" w:rsidRDefault="00000000" w:rsidRPr="00000000" w14:paraId="00000428">
            <w:pPr>
              <w:rPr/>
            </w:pPr>
            <w:r w:rsidDel="00000000" w:rsidR="00000000" w:rsidRPr="00000000">
              <w:rPr>
                <w:rtl w:val="0"/>
              </w:rPr>
              <w:t xml:space="preserve">El sistema ejecuta el CU 01.1.3 Listar rol</w:t>
            </w:r>
          </w:p>
        </w:tc>
      </w:tr>
      <w:tr>
        <w:trPr>
          <w:cantSplit w:val="0"/>
          <w:tblHeader w:val="0"/>
        </w:trPr>
        <w:tc>
          <w:tcPr/>
          <w:p w:rsidR="00000000" w:rsidDel="00000000" w:rsidP="00000000" w:rsidRDefault="00000000" w:rsidRPr="00000000" w14:paraId="0000042B">
            <w:pPr>
              <w:rPr/>
            </w:pPr>
            <w:r w:rsidDel="00000000" w:rsidR="00000000" w:rsidRPr="00000000">
              <w:rPr>
                <w:rtl w:val="0"/>
              </w:rPr>
              <w:t xml:space="preserve">Post - Condición</w:t>
            </w:r>
          </w:p>
        </w:tc>
        <w:tc>
          <w:tcPr>
            <w:gridSpan w:val="4"/>
          </w:tcPr>
          <w:p w:rsidR="00000000" w:rsidDel="00000000" w:rsidP="00000000" w:rsidRDefault="00000000" w:rsidRPr="00000000" w14:paraId="0000042C">
            <w:pPr>
              <w:rPr/>
            </w:pPr>
            <w:r w:rsidDel="00000000" w:rsidR="00000000" w:rsidRPr="00000000">
              <w:rPr>
                <w:rtl w:val="0"/>
              </w:rPr>
              <w:t xml:space="preserve">Se ha cambiado el estado de un producto </w:t>
            </w:r>
          </w:p>
        </w:tc>
      </w:tr>
      <w:tr>
        <w:trPr>
          <w:cantSplit w:val="0"/>
          <w:tblHeader w:val="0"/>
        </w:trPr>
        <w:tc>
          <w:tcPr/>
          <w:p w:rsidR="00000000" w:rsidDel="00000000" w:rsidP="00000000" w:rsidRDefault="00000000" w:rsidRPr="00000000" w14:paraId="00000430">
            <w:pPr>
              <w:rPr/>
            </w:pPr>
            <w:r w:rsidDel="00000000" w:rsidR="00000000" w:rsidRPr="00000000">
              <w:rPr>
                <w:rtl w:val="0"/>
              </w:rPr>
              <w:t xml:space="preserve">Excepciones</w:t>
            </w:r>
          </w:p>
        </w:tc>
        <w:tc>
          <w:tcPr/>
          <w:p w:rsidR="00000000" w:rsidDel="00000000" w:rsidP="00000000" w:rsidRDefault="00000000" w:rsidRPr="00000000" w14:paraId="00000431">
            <w:pPr>
              <w:rPr/>
            </w:pPr>
            <w:r w:rsidDel="00000000" w:rsidR="00000000" w:rsidRPr="00000000">
              <w:rPr>
                <w:rtl w:val="0"/>
              </w:rPr>
              <w:t xml:space="preserve">Paso</w:t>
            </w:r>
          </w:p>
        </w:tc>
        <w:tc>
          <w:tcPr>
            <w:gridSpan w:val="3"/>
          </w:tcPr>
          <w:p w:rsidR="00000000" w:rsidDel="00000000" w:rsidP="00000000" w:rsidRDefault="00000000" w:rsidRPr="00000000" w14:paraId="00000432">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435">
            <w:pPr>
              <w:rPr/>
            </w:pPr>
            <w:r w:rsidDel="00000000" w:rsidR="00000000" w:rsidRPr="00000000">
              <w:rPr>
                <w:rtl w:val="0"/>
              </w:rPr>
            </w:r>
          </w:p>
        </w:tc>
        <w:tc>
          <w:tcPr>
            <w:vMerge w:val="restart"/>
          </w:tcPr>
          <w:p w:rsidR="00000000" w:rsidDel="00000000" w:rsidP="00000000" w:rsidRDefault="00000000" w:rsidRPr="00000000" w14:paraId="00000436">
            <w:pPr>
              <w:rPr/>
            </w:pPr>
            <w:r w:rsidDel="00000000" w:rsidR="00000000" w:rsidRPr="00000000">
              <w:rPr>
                <w:rtl w:val="0"/>
              </w:rPr>
              <w:t xml:space="preserve">6</w:t>
            </w:r>
          </w:p>
        </w:tc>
        <w:tc>
          <w:tcPr>
            <w:gridSpan w:val="3"/>
          </w:tcPr>
          <w:p w:rsidR="00000000" w:rsidDel="00000000" w:rsidP="00000000" w:rsidRDefault="00000000" w:rsidRPr="00000000" w14:paraId="00000437">
            <w:pPr>
              <w:rPr/>
            </w:pPr>
            <w:r w:rsidDel="00000000" w:rsidR="00000000" w:rsidRPr="00000000">
              <w:rPr>
                <w:rtl w:val="0"/>
              </w:rPr>
              <w:t xml:space="preserve">Si no ha confirmado el cambio de estado?</w:t>
            </w:r>
          </w:p>
        </w:tc>
      </w:tr>
      <w:tr>
        <w:trPr>
          <w:cantSplit w:val="0"/>
          <w:trHeight w:val="66" w:hRule="atLeast"/>
          <w:tblHeader w:val="0"/>
        </w:trPr>
        <w:tc>
          <w:tcPr>
            <w:vMerge w:val="continue"/>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43C">
            <w:pPr>
              <w:jc w:val="right"/>
              <w:rPr/>
            </w:pPr>
            <w:r w:rsidDel="00000000" w:rsidR="00000000" w:rsidRPr="00000000">
              <w:rPr>
                <w:rtl w:val="0"/>
              </w:rPr>
              <w:t xml:space="preserve">1</w:t>
            </w:r>
          </w:p>
        </w:tc>
        <w:tc>
          <w:tcPr/>
          <w:p w:rsidR="00000000" w:rsidDel="00000000" w:rsidP="00000000" w:rsidRDefault="00000000" w:rsidRPr="00000000" w14:paraId="0000043E">
            <w:pPr>
              <w:rPr/>
            </w:pPr>
            <w:r w:rsidDel="00000000" w:rsidR="00000000" w:rsidRPr="00000000">
              <w:rPr>
                <w:rtl w:val="0"/>
              </w:rPr>
              <w:t xml:space="preserve">El sistema redirige al usuario al paso Nro.9</w:t>
            </w:r>
          </w:p>
        </w:tc>
      </w:tr>
      <w:tr>
        <w:trPr>
          <w:cantSplit w:val="0"/>
          <w:trHeight w:val="66" w:hRule="atLeast"/>
          <w:tblHeader w:val="0"/>
        </w:trPr>
        <w:tc>
          <w:tcPr>
            <w:vMerge w:val="continue"/>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441">
            <w:pPr>
              <w:jc w:val="right"/>
              <w:rPr/>
            </w:pPr>
            <w:r w:rsidDel="00000000" w:rsidR="00000000" w:rsidRPr="00000000">
              <w:rPr>
                <w:rtl w:val="0"/>
              </w:rPr>
            </w:r>
          </w:p>
        </w:tc>
        <w:tc>
          <w:tcPr/>
          <w:p w:rsidR="00000000" w:rsidDel="00000000" w:rsidP="00000000" w:rsidRDefault="00000000" w:rsidRPr="00000000" w14:paraId="00000443">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445">
            <w:pPr>
              <w:rPr/>
            </w:pPr>
            <w:r w:rsidDel="00000000" w:rsidR="00000000" w:rsidRPr="00000000">
              <w:rPr>
                <w:rtl w:val="0"/>
              </w:rPr>
            </w:r>
          </w:p>
        </w:tc>
        <w:tc>
          <w:tcPr>
            <w:gridSpan w:val="3"/>
          </w:tcPr>
          <w:p w:rsidR="00000000" w:rsidDel="00000000" w:rsidP="00000000" w:rsidRDefault="00000000" w:rsidRPr="00000000" w14:paraId="00000446">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B">
            <w:pPr>
              <w:jc w:val="right"/>
              <w:rPr/>
            </w:pPr>
            <w:r w:rsidDel="00000000" w:rsidR="00000000" w:rsidRPr="00000000">
              <w:rPr>
                <w:rtl w:val="0"/>
              </w:rPr>
            </w:r>
          </w:p>
        </w:tc>
        <w:tc>
          <w:tcPr>
            <w:gridSpan w:val="2"/>
          </w:tcPr>
          <w:p w:rsidR="00000000" w:rsidDel="00000000" w:rsidP="00000000" w:rsidRDefault="00000000" w:rsidRPr="00000000" w14:paraId="0000044C">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0">
            <w:pPr>
              <w:jc w:val="right"/>
              <w:rPr/>
            </w:pPr>
            <w:r w:rsidDel="00000000" w:rsidR="00000000" w:rsidRPr="00000000">
              <w:rPr>
                <w:rtl w:val="0"/>
              </w:rPr>
            </w:r>
          </w:p>
        </w:tc>
        <w:tc>
          <w:tcPr>
            <w:gridSpan w:val="2"/>
          </w:tcPr>
          <w:p w:rsidR="00000000" w:rsidDel="00000000" w:rsidP="00000000" w:rsidRDefault="00000000" w:rsidRPr="00000000" w14:paraId="00000451">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453">
            <w:pPr>
              <w:rPr/>
            </w:pPr>
            <w:r w:rsidDel="00000000" w:rsidR="00000000" w:rsidRPr="00000000">
              <w:rPr>
                <w:rtl w:val="0"/>
              </w:rPr>
              <w:t xml:space="preserve">Documentación</w:t>
            </w:r>
          </w:p>
          <w:p w:rsidR="00000000" w:rsidDel="00000000" w:rsidP="00000000" w:rsidRDefault="00000000" w:rsidRPr="00000000" w14:paraId="00000454">
            <w:pPr>
              <w:rPr/>
            </w:pPr>
            <w:r w:rsidDel="00000000" w:rsidR="00000000" w:rsidRPr="00000000">
              <w:rPr>
                <w:rtl w:val="0"/>
              </w:rPr>
              <w:t xml:space="preserve">Regla de Negocio</w:t>
            </w:r>
          </w:p>
          <w:p w:rsidR="00000000" w:rsidDel="00000000" w:rsidP="00000000" w:rsidRDefault="00000000" w:rsidRPr="00000000" w14:paraId="00000455">
            <w:pPr>
              <w:rPr/>
            </w:pPr>
            <w:r w:rsidDel="00000000" w:rsidR="00000000" w:rsidRPr="00000000">
              <w:rPr>
                <w:rtl w:val="0"/>
              </w:rPr>
              <w:t xml:space="preserve">Normatividad</w:t>
            </w:r>
          </w:p>
        </w:tc>
        <w:tc>
          <w:tcPr>
            <w:gridSpan w:val="4"/>
          </w:tcPr>
          <w:p w:rsidR="00000000" w:rsidDel="00000000" w:rsidP="00000000" w:rsidRDefault="00000000" w:rsidRPr="00000000" w14:paraId="00000456">
            <w:pPr>
              <w:rPr/>
            </w:pPr>
            <w:r w:rsidDel="00000000" w:rsidR="00000000" w:rsidRPr="00000000">
              <w:rPr>
                <w:rtl w:val="0"/>
              </w:rPr>
              <w:t xml:space="preserve">CA_01.1.1.19 El sistema debe tener un boton para cambiar el estado del rol</w:t>
            </w:r>
          </w:p>
        </w:tc>
      </w:tr>
      <w:tr>
        <w:trPr>
          <w:cantSplit w:val="0"/>
          <w:tblHeader w:val="0"/>
        </w:trPr>
        <w:tc>
          <w:tcPr>
            <w:vMerge w:val="continue"/>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45B">
            <w:pPr>
              <w:rPr/>
            </w:pPr>
            <w:r w:rsidDel="00000000" w:rsidR="00000000" w:rsidRPr="00000000">
              <w:rPr>
                <w:rtl w:val="0"/>
              </w:rPr>
            </w:r>
          </w:p>
        </w:tc>
      </w:tr>
      <w:tr>
        <w:trPr>
          <w:cantSplit w:val="0"/>
          <w:tblHeader w:val="0"/>
        </w:trPr>
        <w:tc>
          <w:tcPr/>
          <w:p w:rsidR="00000000" w:rsidDel="00000000" w:rsidP="00000000" w:rsidRDefault="00000000" w:rsidRPr="00000000" w14:paraId="0000045F">
            <w:pPr>
              <w:rPr/>
            </w:pPr>
            <w:r w:rsidDel="00000000" w:rsidR="00000000" w:rsidRPr="00000000">
              <w:rPr>
                <w:rtl w:val="0"/>
              </w:rPr>
              <w:t xml:space="preserve">Comentarios</w:t>
            </w:r>
          </w:p>
        </w:tc>
        <w:tc>
          <w:tcPr>
            <w:gridSpan w:val="4"/>
          </w:tcPr>
          <w:p w:rsidR="00000000" w:rsidDel="00000000" w:rsidP="00000000" w:rsidRDefault="00000000" w:rsidRPr="00000000" w14:paraId="00000460">
            <w:pPr>
              <w:rPr/>
            </w:pPr>
            <w:r w:rsidDel="00000000" w:rsidR="00000000" w:rsidRPr="00000000">
              <w:rPr>
                <w:rtl w:val="0"/>
              </w:rPr>
            </w:r>
          </w:p>
        </w:tc>
      </w:tr>
      <w:tr>
        <w:trPr>
          <w:cantSplit w:val="0"/>
          <w:tblHeader w:val="0"/>
        </w:trPr>
        <w:tc>
          <w:tcPr/>
          <w:p w:rsidR="00000000" w:rsidDel="00000000" w:rsidP="00000000" w:rsidRDefault="00000000" w:rsidRPr="00000000" w14:paraId="00000464">
            <w:pPr>
              <w:rPr/>
            </w:pPr>
            <w:r w:rsidDel="00000000" w:rsidR="00000000" w:rsidRPr="00000000">
              <w:rPr>
                <w:rtl w:val="0"/>
              </w:rPr>
              <w:t xml:space="preserve">Responsables</w:t>
            </w:r>
          </w:p>
        </w:tc>
        <w:tc>
          <w:tcPr>
            <w:gridSpan w:val="4"/>
          </w:tcPr>
          <w:p w:rsidR="00000000" w:rsidDel="00000000" w:rsidP="00000000" w:rsidRDefault="00000000" w:rsidRPr="00000000" w14:paraId="00000465">
            <w:pPr>
              <w:rPr/>
            </w:pPr>
            <w:r w:rsidDel="00000000" w:rsidR="00000000" w:rsidRPr="00000000">
              <w:rPr>
                <w:rtl w:val="0"/>
              </w:rPr>
              <w:t xml:space="preserve">Joel Tuiran</w:t>
            </w:r>
          </w:p>
        </w:tc>
      </w:tr>
    </w:tbl>
    <w:p w:rsidR="00000000" w:rsidDel="00000000" w:rsidP="00000000" w:rsidRDefault="00000000" w:rsidRPr="00000000" w14:paraId="00000469">
      <w:pPr>
        <w:rPr>
          <w:rFonts w:ascii="Arial" w:cs="Arial" w:eastAsia="Arial" w:hAnsi="Arial"/>
          <w:b w:val="1"/>
        </w:rPr>
      </w:pPr>
      <w:r w:rsidDel="00000000" w:rsidR="00000000" w:rsidRPr="00000000">
        <w:rPr>
          <w:rtl w:val="0"/>
        </w:rPr>
      </w:r>
    </w:p>
    <w:p w:rsidR="00000000" w:rsidDel="00000000" w:rsidP="00000000" w:rsidRDefault="00000000" w:rsidRPr="00000000" w14:paraId="0000046A">
      <w:pPr>
        <w:rPr>
          <w:rFonts w:ascii="Arial" w:cs="Arial" w:eastAsia="Arial" w:hAnsi="Arial"/>
          <w:b w:val="1"/>
        </w:rPr>
      </w:pPr>
      <w:r w:rsidDel="00000000" w:rsidR="00000000" w:rsidRPr="00000000">
        <w:rPr>
          <w:rtl w:val="0"/>
        </w:rPr>
      </w:r>
    </w:p>
    <w:p w:rsidR="00000000" w:rsidDel="00000000" w:rsidP="00000000" w:rsidRDefault="00000000" w:rsidRPr="00000000" w14:paraId="0000046B">
      <w:pPr>
        <w:rPr>
          <w:rFonts w:ascii="Arial" w:cs="Arial" w:eastAsia="Arial" w:hAnsi="Arial"/>
          <w:b w:val="1"/>
        </w:rPr>
      </w:pPr>
      <w:r w:rsidDel="00000000" w:rsidR="00000000" w:rsidRPr="00000000">
        <w:rPr>
          <w:rtl w:val="0"/>
        </w:rPr>
      </w:r>
    </w:p>
    <w:p w:rsidR="00000000" w:rsidDel="00000000" w:rsidP="00000000" w:rsidRDefault="00000000" w:rsidRPr="00000000" w14:paraId="0000046C">
      <w:pPr>
        <w:rPr>
          <w:rFonts w:ascii="Arial" w:cs="Arial" w:eastAsia="Arial" w:hAnsi="Arial"/>
          <w:b w:val="1"/>
        </w:rPr>
      </w:pPr>
      <w:r w:rsidDel="00000000" w:rsidR="00000000" w:rsidRPr="00000000">
        <w:rPr>
          <w:rtl w:val="0"/>
        </w:rPr>
      </w:r>
    </w:p>
    <w:tbl>
      <w:tblPr>
        <w:tblStyle w:val="Table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46D">
            <w:pPr>
              <w:rPr/>
            </w:pPr>
            <w:r w:rsidDel="00000000" w:rsidR="00000000" w:rsidRPr="00000000">
              <w:rPr>
                <w:rtl w:val="0"/>
              </w:rPr>
              <w:t xml:space="preserve">CU -</w:t>
            </w:r>
          </w:p>
        </w:tc>
        <w:tc>
          <w:tcPr>
            <w:gridSpan w:val="3"/>
          </w:tcPr>
          <w:p w:rsidR="00000000" w:rsidDel="00000000" w:rsidP="00000000" w:rsidRDefault="00000000" w:rsidRPr="00000000" w14:paraId="0000046E">
            <w:pPr>
              <w:rPr/>
            </w:pPr>
            <w:r w:rsidDel="00000000" w:rsidR="00000000" w:rsidRPr="00000000">
              <w:rPr>
                <w:i w:val="1"/>
                <w:rtl w:val="0"/>
              </w:rPr>
              <w:t xml:space="preserve">CU.01.1.6 asignar un permiso al rol</w:t>
            </w:r>
            <w:r w:rsidDel="00000000" w:rsidR="00000000" w:rsidRPr="00000000">
              <w:rPr>
                <w:rtl w:val="0"/>
              </w:rPr>
            </w:r>
          </w:p>
        </w:tc>
      </w:tr>
      <w:tr>
        <w:trPr>
          <w:cantSplit w:val="0"/>
          <w:tblHeader w:val="0"/>
        </w:trPr>
        <w:tc>
          <w:tcPr/>
          <w:p w:rsidR="00000000" w:rsidDel="00000000" w:rsidP="00000000" w:rsidRDefault="00000000" w:rsidRPr="00000000" w14:paraId="00000471">
            <w:pPr>
              <w:rPr/>
            </w:pPr>
            <w:r w:rsidDel="00000000" w:rsidR="00000000" w:rsidRPr="00000000">
              <w:rPr>
                <w:rtl w:val="0"/>
              </w:rPr>
              <w:t xml:space="preserve">Dependencias</w:t>
            </w:r>
          </w:p>
        </w:tc>
        <w:tc>
          <w:tcPr>
            <w:gridSpan w:val="3"/>
          </w:tcPr>
          <w:p w:rsidR="00000000" w:rsidDel="00000000" w:rsidP="00000000" w:rsidRDefault="00000000" w:rsidRPr="00000000" w14:paraId="00000472">
            <w:pPr>
              <w:rPr/>
            </w:pPr>
            <w:r w:rsidDel="00000000" w:rsidR="00000000" w:rsidRPr="00000000">
              <w:rPr>
                <w:rtl w:val="0"/>
              </w:rPr>
              <w:t xml:space="preserve">CU 01 Roles</w:t>
            </w:r>
          </w:p>
          <w:p w:rsidR="00000000" w:rsidDel="00000000" w:rsidP="00000000" w:rsidRDefault="00000000" w:rsidRPr="00000000" w14:paraId="00000473">
            <w:pPr>
              <w:rPr/>
            </w:pPr>
            <w:r w:rsidDel="00000000" w:rsidR="00000000" w:rsidRPr="00000000">
              <w:rPr>
                <w:rtl w:val="0"/>
              </w:rPr>
              <w:t xml:space="preserve">CU 01.1 Gestión roles</w:t>
            </w:r>
          </w:p>
          <w:p w:rsidR="00000000" w:rsidDel="00000000" w:rsidP="00000000" w:rsidRDefault="00000000" w:rsidRPr="00000000" w14:paraId="00000474">
            <w:pPr>
              <w:rPr/>
            </w:pPr>
            <w:r w:rsidDel="00000000" w:rsidR="00000000" w:rsidRPr="00000000">
              <w:rPr>
                <w:rtl w:val="0"/>
              </w:rPr>
              <w:t xml:space="preserve">CU 01.1.3 listar roles</w:t>
            </w:r>
          </w:p>
        </w:tc>
      </w:tr>
      <w:tr>
        <w:trPr>
          <w:cantSplit w:val="0"/>
          <w:tblHeader w:val="0"/>
        </w:trPr>
        <w:tc>
          <w:tcPr/>
          <w:p w:rsidR="00000000" w:rsidDel="00000000" w:rsidP="00000000" w:rsidRDefault="00000000" w:rsidRPr="00000000" w14:paraId="00000477">
            <w:pPr>
              <w:rPr/>
            </w:pPr>
            <w:r w:rsidDel="00000000" w:rsidR="00000000" w:rsidRPr="00000000">
              <w:rPr>
                <w:rtl w:val="0"/>
              </w:rPr>
              <w:t xml:space="preserve">Pre – Condiciones</w:t>
            </w:r>
          </w:p>
        </w:tc>
        <w:tc>
          <w:tcPr>
            <w:gridSpan w:val="3"/>
          </w:tcPr>
          <w:p w:rsidR="00000000" w:rsidDel="00000000" w:rsidP="00000000" w:rsidRDefault="00000000" w:rsidRPr="00000000" w14:paraId="00000478">
            <w:pPr>
              <w:rPr/>
            </w:pPr>
            <w:r w:rsidDel="00000000" w:rsidR="00000000" w:rsidRPr="00000000">
              <w:rPr>
                <w:rtl w:val="0"/>
              </w:rPr>
              <w:t xml:space="preserve">El usuario que intenta registrar un permiso al rol debe tener el rol de "Administrador".</w:t>
            </w:r>
          </w:p>
        </w:tc>
      </w:tr>
      <w:tr>
        <w:trPr>
          <w:cantSplit w:val="0"/>
          <w:tblHeader w:val="0"/>
        </w:trPr>
        <w:tc>
          <w:tcPr/>
          <w:p w:rsidR="00000000" w:rsidDel="00000000" w:rsidP="00000000" w:rsidRDefault="00000000" w:rsidRPr="00000000" w14:paraId="0000047B">
            <w:pPr>
              <w:rPr/>
            </w:pPr>
            <w:r w:rsidDel="00000000" w:rsidR="00000000" w:rsidRPr="00000000">
              <w:rPr>
                <w:rtl w:val="0"/>
              </w:rPr>
              <w:t xml:space="preserve">Descripción</w:t>
            </w:r>
          </w:p>
        </w:tc>
        <w:tc>
          <w:tcPr>
            <w:gridSpan w:val="3"/>
          </w:tcPr>
          <w:p w:rsidR="00000000" w:rsidDel="00000000" w:rsidP="00000000" w:rsidRDefault="00000000" w:rsidRPr="00000000" w14:paraId="0000047C">
            <w:pPr>
              <w:rPr/>
            </w:pPr>
            <w:r w:rsidDel="00000000" w:rsidR="00000000" w:rsidRPr="00000000">
              <w:rPr>
                <w:rtl w:val="0"/>
              </w:rPr>
              <w:t xml:space="preserve">El sistema deberá comportarse como se describe en el siguiente caso de uso para crear un nuevo rol dentro del sistema</w:t>
            </w:r>
          </w:p>
        </w:tc>
      </w:tr>
      <w:tr>
        <w:trPr>
          <w:cantSplit w:val="0"/>
          <w:tblHeader w:val="0"/>
        </w:trPr>
        <w:tc>
          <w:tcPr/>
          <w:p w:rsidR="00000000" w:rsidDel="00000000" w:rsidP="00000000" w:rsidRDefault="00000000" w:rsidRPr="00000000" w14:paraId="0000047F">
            <w:pPr>
              <w:rPr/>
            </w:pPr>
            <w:r w:rsidDel="00000000" w:rsidR="00000000" w:rsidRPr="00000000">
              <w:rPr>
                <w:rtl w:val="0"/>
              </w:rPr>
              <w:t xml:space="preserve">Actores</w:t>
            </w:r>
          </w:p>
        </w:tc>
        <w:tc>
          <w:tcPr>
            <w:gridSpan w:val="3"/>
          </w:tcPr>
          <w:p w:rsidR="00000000" w:rsidDel="00000000" w:rsidP="00000000" w:rsidRDefault="00000000" w:rsidRPr="00000000" w14:paraId="00000480">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483">
            <w:pPr>
              <w:rPr/>
            </w:pPr>
            <w:r w:rsidDel="00000000" w:rsidR="00000000" w:rsidRPr="00000000">
              <w:rPr>
                <w:rtl w:val="0"/>
              </w:rPr>
              <w:t xml:space="preserve">Secuencia Normal</w:t>
            </w:r>
          </w:p>
        </w:tc>
        <w:tc>
          <w:tcPr/>
          <w:p w:rsidR="00000000" w:rsidDel="00000000" w:rsidP="00000000" w:rsidRDefault="00000000" w:rsidRPr="00000000" w14:paraId="00000484">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485">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488">
            <w:pPr>
              <w:rPr/>
            </w:pPr>
            <w:r w:rsidDel="00000000" w:rsidR="00000000" w:rsidRPr="00000000">
              <w:rPr>
                <w:rtl w:val="0"/>
              </w:rPr>
              <w:t xml:space="preserve">1</w:t>
            </w:r>
          </w:p>
        </w:tc>
        <w:tc>
          <w:tcPr>
            <w:gridSpan w:val="2"/>
          </w:tcPr>
          <w:p w:rsidR="00000000" w:rsidDel="00000000" w:rsidP="00000000" w:rsidRDefault="00000000" w:rsidRPr="00000000" w14:paraId="00000489">
            <w:pPr>
              <w:rPr/>
            </w:pPr>
            <w:r w:rsidDel="00000000" w:rsidR="00000000" w:rsidRPr="00000000">
              <w:rPr>
                <w:rtl w:val="0"/>
              </w:rPr>
              <w:t xml:space="preserve">El usuario Ingresa a asignar un permiso al rol</w:t>
            </w:r>
          </w:p>
        </w:tc>
      </w:tr>
      <w:tr>
        <w:trPr>
          <w:cantSplit w:val="0"/>
          <w:tblHeader w:val="0"/>
        </w:trPr>
        <w:tc>
          <w:tcPr>
            <w:vMerge w:val="continue"/>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C">
            <w:pPr>
              <w:rPr/>
            </w:pPr>
            <w:r w:rsidDel="00000000" w:rsidR="00000000" w:rsidRPr="00000000">
              <w:rPr>
                <w:rtl w:val="0"/>
              </w:rPr>
              <w:t xml:space="preserve">2</w:t>
            </w:r>
          </w:p>
        </w:tc>
        <w:tc>
          <w:tcPr>
            <w:gridSpan w:val="2"/>
          </w:tcPr>
          <w:p w:rsidR="00000000" w:rsidDel="00000000" w:rsidP="00000000" w:rsidRDefault="00000000" w:rsidRPr="00000000" w14:paraId="0000048D">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90">
            <w:pPr>
              <w:rPr/>
            </w:pPr>
            <w:r w:rsidDel="00000000" w:rsidR="00000000" w:rsidRPr="00000000">
              <w:rPr>
                <w:rtl w:val="0"/>
              </w:rPr>
              <w:t xml:space="preserve">3</w:t>
            </w:r>
          </w:p>
        </w:tc>
        <w:tc>
          <w:tcPr>
            <w:gridSpan w:val="2"/>
          </w:tcPr>
          <w:p w:rsidR="00000000" w:rsidDel="00000000" w:rsidP="00000000" w:rsidRDefault="00000000" w:rsidRPr="00000000" w14:paraId="00000491">
            <w:pPr>
              <w:rPr/>
            </w:pPr>
            <w:r w:rsidDel="00000000" w:rsidR="00000000" w:rsidRPr="00000000">
              <w:rPr>
                <w:rtl w:val="0"/>
              </w:rPr>
              <w:t xml:space="preserve">El sistema muestra formulario de nueva asignación.</w:t>
            </w:r>
          </w:p>
        </w:tc>
      </w:tr>
      <w:tr>
        <w:trPr>
          <w:cantSplit w:val="0"/>
          <w:tblHeader w:val="0"/>
        </w:trPr>
        <w:tc>
          <w:tcPr>
            <w:vMerge w:val="continue"/>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94">
            <w:pPr>
              <w:rPr/>
            </w:pPr>
            <w:r w:rsidDel="00000000" w:rsidR="00000000" w:rsidRPr="00000000">
              <w:rPr>
                <w:rtl w:val="0"/>
              </w:rPr>
              <w:t xml:space="preserve">4</w:t>
            </w:r>
          </w:p>
        </w:tc>
        <w:tc>
          <w:tcPr>
            <w:gridSpan w:val="2"/>
          </w:tcPr>
          <w:p w:rsidR="00000000" w:rsidDel="00000000" w:rsidP="00000000" w:rsidRDefault="00000000" w:rsidRPr="00000000" w14:paraId="00000495">
            <w:pPr>
              <w:rPr/>
            </w:pPr>
            <w:r w:rsidDel="00000000" w:rsidR="00000000" w:rsidRPr="00000000">
              <w:rPr>
                <w:rtl w:val="0"/>
              </w:rPr>
              <w:t xml:space="preserve">El administrador diligencia formulario</w:t>
            </w:r>
          </w:p>
        </w:tc>
      </w:tr>
      <w:tr>
        <w:trPr>
          <w:cantSplit w:val="0"/>
          <w:tblHeader w:val="0"/>
        </w:trPr>
        <w:tc>
          <w:tcPr>
            <w:vMerge w:val="continue"/>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98">
            <w:pPr>
              <w:rPr/>
            </w:pPr>
            <w:r w:rsidDel="00000000" w:rsidR="00000000" w:rsidRPr="00000000">
              <w:rPr>
                <w:rtl w:val="0"/>
              </w:rPr>
              <w:t xml:space="preserve">5</w:t>
            </w:r>
          </w:p>
        </w:tc>
        <w:tc>
          <w:tcPr>
            <w:gridSpan w:val="2"/>
          </w:tcPr>
          <w:p w:rsidR="00000000" w:rsidDel="00000000" w:rsidP="00000000" w:rsidRDefault="00000000" w:rsidRPr="00000000" w14:paraId="00000499">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9C">
            <w:pPr>
              <w:rPr/>
            </w:pPr>
            <w:r w:rsidDel="00000000" w:rsidR="00000000" w:rsidRPr="00000000">
              <w:rPr>
                <w:rtl w:val="0"/>
              </w:rPr>
              <w:t xml:space="preserve">6</w:t>
            </w:r>
          </w:p>
        </w:tc>
        <w:tc>
          <w:tcPr>
            <w:gridSpan w:val="2"/>
          </w:tcPr>
          <w:p w:rsidR="00000000" w:rsidDel="00000000" w:rsidP="00000000" w:rsidRDefault="00000000" w:rsidRPr="00000000" w14:paraId="0000049D">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A0">
            <w:pPr>
              <w:rPr/>
            </w:pPr>
            <w:r w:rsidDel="00000000" w:rsidR="00000000" w:rsidRPr="00000000">
              <w:rPr>
                <w:rtl w:val="0"/>
              </w:rPr>
              <w:t xml:space="preserve">7</w:t>
            </w:r>
          </w:p>
        </w:tc>
        <w:tc>
          <w:tcPr>
            <w:gridSpan w:val="2"/>
          </w:tcPr>
          <w:p w:rsidR="00000000" w:rsidDel="00000000" w:rsidP="00000000" w:rsidRDefault="00000000" w:rsidRPr="00000000" w14:paraId="000004A1">
            <w:pPr>
              <w:rPr/>
            </w:pPr>
            <w:r w:rsidDel="00000000" w:rsidR="00000000" w:rsidRPr="00000000">
              <w:rPr>
                <w:rtl w:val="0"/>
              </w:rPr>
              <w:t xml:space="preserve">El sistema crea la asignación al rol</w:t>
            </w:r>
          </w:p>
        </w:tc>
      </w:tr>
      <w:tr>
        <w:trPr>
          <w:cantSplit w:val="0"/>
          <w:tblHeader w:val="0"/>
        </w:trPr>
        <w:tc>
          <w:tcPr>
            <w:vMerge w:val="continue"/>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A4">
            <w:pPr>
              <w:rPr/>
            </w:pPr>
            <w:r w:rsidDel="00000000" w:rsidR="00000000" w:rsidRPr="00000000">
              <w:rPr>
                <w:rtl w:val="0"/>
              </w:rPr>
              <w:t xml:space="preserve">8</w:t>
            </w:r>
          </w:p>
        </w:tc>
        <w:tc>
          <w:tcPr>
            <w:gridSpan w:val="2"/>
          </w:tcPr>
          <w:p w:rsidR="00000000" w:rsidDel="00000000" w:rsidP="00000000" w:rsidRDefault="00000000" w:rsidRPr="00000000" w14:paraId="000004A5">
            <w:pPr>
              <w:rPr/>
            </w:pPr>
            <w:r w:rsidDel="00000000" w:rsidR="00000000" w:rsidRPr="00000000">
              <w:rPr>
                <w:rtl w:val="0"/>
              </w:rPr>
              <w:t xml:space="preserve">El sistema arroja un mensaje al administrador de asignación exitoso</w:t>
            </w:r>
          </w:p>
        </w:tc>
      </w:tr>
      <w:tr>
        <w:trPr>
          <w:cantSplit w:val="0"/>
          <w:tblHeader w:val="0"/>
        </w:trPr>
        <w:tc>
          <w:tcPr/>
          <w:p w:rsidR="00000000" w:rsidDel="00000000" w:rsidP="00000000" w:rsidRDefault="00000000" w:rsidRPr="00000000" w14:paraId="000004A7">
            <w:pPr>
              <w:rPr/>
            </w:pPr>
            <w:r w:rsidDel="00000000" w:rsidR="00000000" w:rsidRPr="00000000">
              <w:rPr>
                <w:rtl w:val="0"/>
              </w:rPr>
              <w:t xml:space="preserve">Post - Condición</w:t>
            </w:r>
          </w:p>
        </w:tc>
        <w:tc>
          <w:tcPr>
            <w:gridSpan w:val="3"/>
          </w:tcPr>
          <w:p w:rsidR="00000000" w:rsidDel="00000000" w:rsidP="00000000" w:rsidRDefault="00000000" w:rsidRPr="00000000" w14:paraId="000004A8">
            <w:pPr>
              <w:rPr/>
            </w:pPr>
            <w:r w:rsidDel="00000000" w:rsidR="00000000" w:rsidRPr="00000000">
              <w:rPr>
                <w:rtl w:val="0"/>
              </w:rPr>
              <w:t xml:space="preserve">Se ha creado una asignación a un rol.</w:t>
            </w:r>
          </w:p>
        </w:tc>
      </w:tr>
      <w:tr>
        <w:trPr>
          <w:cantSplit w:val="0"/>
          <w:tblHeader w:val="0"/>
        </w:trPr>
        <w:tc>
          <w:tcPr/>
          <w:p w:rsidR="00000000" w:rsidDel="00000000" w:rsidP="00000000" w:rsidRDefault="00000000" w:rsidRPr="00000000" w14:paraId="000004AB">
            <w:pPr>
              <w:rPr/>
            </w:pPr>
            <w:r w:rsidDel="00000000" w:rsidR="00000000" w:rsidRPr="00000000">
              <w:rPr>
                <w:rtl w:val="0"/>
              </w:rPr>
              <w:t xml:space="preserve">Excepciones</w:t>
            </w:r>
          </w:p>
        </w:tc>
        <w:tc>
          <w:tcPr/>
          <w:p w:rsidR="00000000" w:rsidDel="00000000" w:rsidP="00000000" w:rsidRDefault="00000000" w:rsidRPr="00000000" w14:paraId="000004AC">
            <w:pPr>
              <w:rPr/>
            </w:pPr>
            <w:r w:rsidDel="00000000" w:rsidR="00000000" w:rsidRPr="00000000">
              <w:rPr>
                <w:rtl w:val="0"/>
              </w:rPr>
              <w:t xml:space="preserve">Paso</w:t>
            </w:r>
          </w:p>
        </w:tc>
        <w:tc>
          <w:tcPr>
            <w:gridSpan w:val="2"/>
          </w:tcPr>
          <w:p w:rsidR="00000000" w:rsidDel="00000000" w:rsidP="00000000" w:rsidRDefault="00000000" w:rsidRPr="00000000" w14:paraId="000004AD">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4AF">
            <w:pPr>
              <w:rPr/>
            </w:pPr>
            <w:r w:rsidDel="00000000" w:rsidR="00000000" w:rsidRPr="00000000">
              <w:rPr>
                <w:rtl w:val="0"/>
              </w:rPr>
            </w:r>
          </w:p>
        </w:tc>
        <w:tc>
          <w:tcPr>
            <w:vMerge w:val="restart"/>
          </w:tcPr>
          <w:p w:rsidR="00000000" w:rsidDel="00000000" w:rsidP="00000000" w:rsidRDefault="00000000" w:rsidRPr="00000000" w14:paraId="000004B0">
            <w:pPr>
              <w:rPr/>
            </w:pPr>
            <w:r w:rsidDel="00000000" w:rsidR="00000000" w:rsidRPr="00000000">
              <w:rPr>
                <w:rtl w:val="0"/>
              </w:rPr>
              <w:t xml:space="preserve">5</w:t>
            </w:r>
          </w:p>
        </w:tc>
        <w:tc>
          <w:tcPr>
            <w:gridSpan w:val="2"/>
          </w:tcPr>
          <w:p w:rsidR="00000000" w:rsidDel="00000000" w:rsidP="00000000" w:rsidRDefault="00000000" w:rsidRPr="00000000" w14:paraId="000004B1">
            <w:pPr>
              <w:rPr/>
            </w:pPr>
            <w:r w:rsidDel="00000000" w:rsidR="00000000" w:rsidRPr="00000000">
              <w:rPr>
                <w:rtl w:val="0"/>
              </w:rPr>
              <w:t xml:space="preserve">5.1. Si la asignación al rol está registrado</w:t>
            </w:r>
          </w:p>
        </w:tc>
      </w:tr>
      <w:tr>
        <w:trPr>
          <w:cantSplit w:val="0"/>
          <w:trHeight w:val="66" w:hRule="atLeast"/>
          <w:tblHeader w:val="0"/>
        </w:trPr>
        <w:tc>
          <w:tcPr>
            <w:vMerge w:val="continue"/>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B5">
            <w:pPr>
              <w:jc w:val="right"/>
              <w:rPr/>
            </w:pPr>
            <w:r w:rsidDel="00000000" w:rsidR="00000000" w:rsidRPr="00000000">
              <w:rPr>
                <w:rtl w:val="0"/>
              </w:rPr>
              <w:t xml:space="preserve">1</w:t>
            </w:r>
          </w:p>
        </w:tc>
        <w:tc>
          <w:tcPr/>
          <w:p w:rsidR="00000000" w:rsidDel="00000000" w:rsidP="00000000" w:rsidRDefault="00000000" w:rsidRPr="00000000" w14:paraId="000004B6">
            <w:pPr>
              <w:rPr/>
            </w:pPr>
            <w:r w:rsidDel="00000000" w:rsidR="00000000" w:rsidRPr="00000000">
              <w:rPr>
                <w:rtl w:val="0"/>
              </w:rPr>
              <w:t xml:space="preserve">El sistema arroja una alerta con la asignación del rol que ya existe.</w:t>
            </w:r>
          </w:p>
        </w:tc>
      </w:tr>
      <w:tr>
        <w:trPr>
          <w:cantSplit w:val="0"/>
          <w:trHeight w:val="66" w:hRule="atLeast"/>
          <w:tblHeader w:val="0"/>
        </w:trPr>
        <w:tc>
          <w:tcPr>
            <w:vMerge w:val="continue"/>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B9">
            <w:pPr>
              <w:jc w:val="right"/>
              <w:rPr/>
            </w:pPr>
            <w:r w:rsidDel="00000000" w:rsidR="00000000" w:rsidRPr="00000000">
              <w:rPr>
                <w:rtl w:val="0"/>
              </w:rPr>
              <w:t xml:space="preserve">2</w:t>
            </w:r>
          </w:p>
        </w:tc>
        <w:tc>
          <w:tcPr/>
          <w:p w:rsidR="00000000" w:rsidDel="00000000" w:rsidP="00000000" w:rsidRDefault="00000000" w:rsidRPr="00000000" w14:paraId="000004BA">
            <w:pPr>
              <w:rPr/>
            </w:pPr>
            <w:r w:rsidDel="00000000" w:rsidR="00000000" w:rsidRPr="00000000">
              <w:rPr>
                <w:rtl w:val="0"/>
              </w:rPr>
              <w:t xml:space="preserve">El sistema devuelve al administrador al paso 3.</w:t>
            </w:r>
          </w:p>
        </w:tc>
      </w:tr>
      <w:tr>
        <w:trPr>
          <w:cantSplit w:val="0"/>
          <w:trHeight w:val="66" w:hRule="atLeast"/>
          <w:tblHeader w:val="0"/>
        </w:trPr>
        <w:tc>
          <w:tcPr>
            <w:vMerge w:val="continue"/>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BD">
            <w:pPr>
              <w:rPr/>
            </w:pPr>
            <w:r w:rsidDel="00000000" w:rsidR="00000000" w:rsidRPr="00000000">
              <w:rPr>
                <w:rtl w:val="0"/>
              </w:rPr>
              <w:t xml:space="preserve">5.2</w:t>
            </w:r>
          </w:p>
        </w:tc>
        <w:tc>
          <w:tcPr/>
          <w:p w:rsidR="00000000" w:rsidDel="00000000" w:rsidP="00000000" w:rsidRDefault="00000000" w:rsidRPr="00000000" w14:paraId="000004BE">
            <w:pPr>
              <w:rPr/>
            </w:pPr>
            <w:r w:rsidDel="00000000" w:rsidR="00000000" w:rsidRPr="00000000">
              <w:rPr>
                <w:rtl w:val="0"/>
              </w:rPr>
              <w:t xml:space="preserve">Campos Obligatorios no Completados</w:t>
            </w:r>
          </w:p>
        </w:tc>
      </w:tr>
      <w:tr>
        <w:trPr>
          <w:cantSplit w:val="0"/>
          <w:trHeight w:val="66" w:hRule="atLeast"/>
          <w:tblHeader w:val="0"/>
        </w:trPr>
        <w:tc>
          <w:tcPr>
            <w:vMerge w:val="continue"/>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C1">
            <w:pPr>
              <w:jc w:val="right"/>
              <w:rPr/>
            </w:pPr>
            <w:r w:rsidDel="00000000" w:rsidR="00000000" w:rsidRPr="00000000">
              <w:rPr>
                <w:rtl w:val="0"/>
              </w:rPr>
              <w:t xml:space="preserve">1</w:t>
            </w:r>
          </w:p>
        </w:tc>
        <w:tc>
          <w:tcPr/>
          <w:p w:rsidR="00000000" w:rsidDel="00000000" w:rsidP="00000000" w:rsidRDefault="00000000" w:rsidRPr="00000000" w14:paraId="000004C2">
            <w:pPr>
              <w:rPr/>
            </w:pPr>
            <w:r w:rsidDel="00000000" w:rsidR="00000000" w:rsidRPr="00000000">
              <w:rPr>
                <w:rtl w:val="0"/>
              </w:rPr>
              <w:t xml:space="preserve">El sistema muestra un mensaje de error.</w:t>
            </w:r>
          </w:p>
        </w:tc>
      </w:tr>
      <w:tr>
        <w:trPr>
          <w:cantSplit w:val="0"/>
          <w:trHeight w:val="66" w:hRule="atLeast"/>
          <w:tblHeader w:val="0"/>
        </w:trPr>
        <w:tc>
          <w:tcPr>
            <w:vMerge w:val="continue"/>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C5">
            <w:pPr>
              <w:jc w:val="right"/>
              <w:rPr/>
            </w:pPr>
            <w:r w:rsidDel="00000000" w:rsidR="00000000" w:rsidRPr="00000000">
              <w:rPr>
                <w:rtl w:val="0"/>
              </w:rPr>
              <w:t xml:space="preserve">2</w:t>
            </w:r>
          </w:p>
        </w:tc>
        <w:tc>
          <w:tcPr/>
          <w:p w:rsidR="00000000" w:rsidDel="00000000" w:rsidP="00000000" w:rsidRDefault="00000000" w:rsidRPr="00000000" w14:paraId="000004C6">
            <w:pPr>
              <w:rPr/>
            </w:pPr>
            <w:r w:rsidDel="00000000" w:rsidR="00000000" w:rsidRPr="00000000">
              <w:rPr>
                <w:rtl w:val="0"/>
              </w:rPr>
              <w:t xml:space="preserve">Indica qué campo o campos deben completarse.</w:t>
            </w:r>
          </w:p>
        </w:tc>
      </w:tr>
      <w:tr>
        <w:trPr>
          <w:cantSplit w:val="0"/>
          <w:trHeight w:val="66" w:hRule="atLeast"/>
          <w:tblHeader w:val="0"/>
        </w:trPr>
        <w:tc>
          <w:tcPr>
            <w:vMerge w:val="continue"/>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4C9">
            <w:pPr>
              <w:jc w:val="right"/>
              <w:rPr/>
            </w:pPr>
            <w:r w:rsidDel="00000000" w:rsidR="00000000" w:rsidRPr="00000000">
              <w:rPr>
                <w:rtl w:val="0"/>
              </w:rPr>
              <w:t xml:space="preserve">3</w:t>
            </w:r>
          </w:p>
        </w:tc>
        <w:tc>
          <w:tcPr/>
          <w:p w:rsidR="00000000" w:rsidDel="00000000" w:rsidP="00000000" w:rsidRDefault="00000000" w:rsidRPr="00000000" w14:paraId="000004CA">
            <w:pPr>
              <w:rPr/>
            </w:pPr>
            <w:r w:rsidDel="00000000" w:rsidR="00000000" w:rsidRPr="00000000">
              <w:rPr>
                <w:rtl w:val="0"/>
              </w:rPr>
              <w:t xml:space="preserve">Solicita al administrador que complete la información requerida.</w:t>
            </w:r>
          </w:p>
        </w:tc>
      </w:tr>
      <w:tr>
        <w:trPr>
          <w:cantSplit w:val="0"/>
          <w:tblHeader w:val="0"/>
        </w:trPr>
        <w:tc>
          <w:tcPr>
            <w:vMerge w:val="continue"/>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4CC">
            <w:pPr>
              <w:rPr/>
            </w:pPr>
            <w:r w:rsidDel="00000000" w:rsidR="00000000" w:rsidRPr="00000000">
              <w:rPr>
                <w:rtl w:val="0"/>
              </w:rPr>
            </w:r>
          </w:p>
        </w:tc>
        <w:tc>
          <w:tcPr>
            <w:gridSpan w:val="2"/>
          </w:tcPr>
          <w:p w:rsidR="00000000" w:rsidDel="00000000" w:rsidP="00000000" w:rsidRDefault="00000000" w:rsidRPr="00000000" w14:paraId="000004CD">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4D1">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4D5">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4D7">
            <w:pPr>
              <w:rPr/>
            </w:pPr>
            <w:r w:rsidDel="00000000" w:rsidR="00000000" w:rsidRPr="00000000">
              <w:rPr>
                <w:rtl w:val="0"/>
              </w:rPr>
              <w:t xml:space="preserve">Documentación</w:t>
            </w:r>
          </w:p>
          <w:p w:rsidR="00000000" w:rsidDel="00000000" w:rsidP="00000000" w:rsidRDefault="00000000" w:rsidRPr="00000000" w14:paraId="000004D8">
            <w:pPr>
              <w:rPr/>
            </w:pPr>
            <w:r w:rsidDel="00000000" w:rsidR="00000000" w:rsidRPr="00000000">
              <w:rPr>
                <w:rtl w:val="0"/>
              </w:rPr>
              <w:t xml:space="preserve">Regla de Negocio</w:t>
            </w:r>
          </w:p>
          <w:p w:rsidR="00000000" w:rsidDel="00000000" w:rsidP="00000000" w:rsidRDefault="00000000" w:rsidRPr="00000000" w14:paraId="000004D9">
            <w:pPr>
              <w:rPr/>
            </w:pPr>
            <w:r w:rsidDel="00000000" w:rsidR="00000000" w:rsidRPr="00000000">
              <w:rPr>
                <w:rtl w:val="0"/>
              </w:rPr>
              <w:t xml:space="preserve">Normatividad</w:t>
            </w:r>
          </w:p>
        </w:tc>
        <w:tc>
          <w:tcPr>
            <w:gridSpan w:val="3"/>
          </w:tcPr>
          <w:p w:rsidR="00000000" w:rsidDel="00000000" w:rsidP="00000000" w:rsidRDefault="00000000" w:rsidRPr="00000000" w14:paraId="000004DA">
            <w:pPr>
              <w:rPr/>
            </w:pPr>
            <w:r w:rsidDel="00000000" w:rsidR="00000000" w:rsidRPr="00000000">
              <w:rPr>
                <w:rtl w:val="0"/>
              </w:rPr>
              <w:t xml:space="preserve">CA_01.1.1.13 El sistema debe tomar el Id del Rol (Guid)..</w:t>
            </w:r>
          </w:p>
        </w:tc>
      </w:tr>
      <w:tr>
        <w:trPr>
          <w:cantSplit w:val="0"/>
          <w:tblHeader w:val="0"/>
        </w:trPr>
        <w:tc>
          <w:tcPr>
            <w:vMerge w:val="continue"/>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4DE">
            <w:pPr>
              <w:rPr/>
            </w:pPr>
            <w:r w:rsidDel="00000000" w:rsidR="00000000" w:rsidRPr="00000000">
              <w:rPr>
                <w:rtl w:val="0"/>
              </w:rPr>
              <w:t xml:space="preserve">CA_01.1.1.14 Se toma el Id del Permiso (Guid),Se crea la asociación. Se crea la asociación.</w:t>
            </w:r>
          </w:p>
        </w:tc>
      </w:tr>
      <w:tr>
        <w:trPr>
          <w:cantSplit w:val="0"/>
          <w:tblHeader w:val="0"/>
        </w:trPr>
        <w:tc>
          <w:tcPr/>
          <w:p w:rsidR="00000000" w:rsidDel="00000000" w:rsidP="00000000" w:rsidRDefault="00000000" w:rsidRPr="00000000" w14:paraId="000004E1">
            <w:pPr>
              <w:rPr/>
            </w:pPr>
            <w:r w:rsidDel="00000000" w:rsidR="00000000" w:rsidRPr="00000000">
              <w:rPr>
                <w:rtl w:val="0"/>
              </w:rPr>
              <w:t xml:space="preserve">Comentarios</w:t>
            </w:r>
          </w:p>
        </w:tc>
        <w:tc>
          <w:tcPr>
            <w:gridSpan w:val="3"/>
          </w:tcPr>
          <w:p w:rsidR="00000000" w:rsidDel="00000000" w:rsidP="00000000" w:rsidRDefault="00000000" w:rsidRPr="00000000" w14:paraId="000004E2">
            <w:pPr>
              <w:rPr/>
            </w:pPr>
            <w:r w:rsidDel="00000000" w:rsidR="00000000" w:rsidRPr="00000000">
              <w:rPr>
                <w:rtl w:val="0"/>
              </w:rPr>
            </w:r>
          </w:p>
        </w:tc>
      </w:tr>
      <w:tr>
        <w:trPr>
          <w:cantSplit w:val="0"/>
          <w:tblHeader w:val="0"/>
        </w:trPr>
        <w:tc>
          <w:tcPr/>
          <w:p w:rsidR="00000000" w:rsidDel="00000000" w:rsidP="00000000" w:rsidRDefault="00000000" w:rsidRPr="00000000" w14:paraId="000004E5">
            <w:pPr>
              <w:rPr/>
            </w:pPr>
            <w:r w:rsidDel="00000000" w:rsidR="00000000" w:rsidRPr="00000000">
              <w:rPr>
                <w:rtl w:val="0"/>
              </w:rPr>
              <w:t xml:space="preserve">Responsables</w:t>
            </w:r>
          </w:p>
        </w:tc>
        <w:tc>
          <w:tcPr>
            <w:gridSpan w:val="3"/>
          </w:tcPr>
          <w:p w:rsidR="00000000" w:rsidDel="00000000" w:rsidP="00000000" w:rsidRDefault="00000000" w:rsidRPr="00000000" w14:paraId="000004E6">
            <w:pPr>
              <w:rPr/>
            </w:pPr>
            <w:r w:rsidDel="00000000" w:rsidR="00000000" w:rsidRPr="00000000">
              <w:rPr>
                <w:rtl w:val="0"/>
              </w:rPr>
              <w:t xml:space="preserve">Joel Tuiran</w:t>
            </w:r>
          </w:p>
        </w:tc>
      </w:tr>
    </w:tbl>
    <w:p w:rsidR="00000000" w:rsidDel="00000000" w:rsidP="00000000" w:rsidRDefault="00000000" w:rsidRPr="00000000" w14:paraId="000004E9">
      <w:pPr>
        <w:rPr/>
      </w:pPr>
      <w:r w:rsidDel="00000000" w:rsidR="00000000" w:rsidRPr="00000000">
        <w:rPr>
          <w:rtl w:val="0"/>
        </w:rPr>
      </w:r>
    </w:p>
    <w:tbl>
      <w:tblPr>
        <w:tblStyle w:val="Table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4EA">
            <w:pPr>
              <w:rPr/>
            </w:pPr>
            <w:r w:rsidDel="00000000" w:rsidR="00000000" w:rsidRPr="00000000">
              <w:rPr>
                <w:rtl w:val="0"/>
              </w:rPr>
              <w:t xml:space="preserve">CU -</w:t>
            </w:r>
          </w:p>
        </w:tc>
        <w:tc>
          <w:tcPr>
            <w:gridSpan w:val="4"/>
          </w:tcPr>
          <w:p w:rsidR="00000000" w:rsidDel="00000000" w:rsidP="00000000" w:rsidRDefault="00000000" w:rsidRPr="00000000" w14:paraId="000004EB">
            <w:pPr>
              <w:rPr/>
            </w:pPr>
            <w:r w:rsidDel="00000000" w:rsidR="00000000" w:rsidRPr="00000000">
              <w:rPr>
                <w:i w:val="1"/>
                <w:rtl w:val="0"/>
              </w:rPr>
              <w:t xml:space="preserve">CU.01.1.7 Listar los permisos asociados al rol</w:t>
            </w:r>
            <w:r w:rsidDel="00000000" w:rsidR="00000000" w:rsidRPr="00000000">
              <w:rPr>
                <w:rtl w:val="0"/>
              </w:rPr>
            </w:r>
          </w:p>
        </w:tc>
      </w:tr>
      <w:tr>
        <w:trPr>
          <w:cantSplit w:val="0"/>
          <w:tblHeader w:val="0"/>
        </w:trPr>
        <w:tc>
          <w:tcPr/>
          <w:p w:rsidR="00000000" w:rsidDel="00000000" w:rsidP="00000000" w:rsidRDefault="00000000" w:rsidRPr="00000000" w14:paraId="000004EF">
            <w:pPr>
              <w:rPr/>
            </w:pPr>
            <w:r w:rsidDel="00000000" w:rsidR="00000000" w:rsidRPr="00000000">
              <w:rPr>
                <w:rtl w:val="0"/>
              </w:rPr>
              <w:t xml:space="preserve">Dependencias</w:t>
            </w:r>
          </w:p>
        </w:tc>
        <w:tc>
          <w:tcPr>
            <w:gridSpan w:val="4"/>
          </w:tcPr>
          <w:p w:rsidR="00000000" w:rsidDel="00000000" w:rsidP="00000000" w:rsidRDefault="00000000" w:rsidRPr="00000000" w14:paraId="000004F0">
            <w:pPr>
              <w:rPr/>
            </w:pPr>
            <w:r w:rsidDel="00000000" w:rsidR="00000000" w:rsidRPr="00000000">
              <w:rPr>
                <w:rtl w:val="0"/>
              </w:rPr>
              <w:t xml:space="preserve">CU 01 roles</w:t>
            </w:r>
          </w:p>
          <w:p w:rsidR="00000000" w:rsidDel="00000000" w:rsidP="00000000" w:rsidRDefault="00000000" w:rsidRPr="00000000" w14:paraId="000004F1">
            <w:pPr>
              <w:rPr/>
            </w:pPr>
            <w:r w:rsidDel="00000000" w:rsidR="00000000" w:rsidRPr="00000000">
              <w:rPr>
                <w:rtl w:val="0"/>
              </w:rPr>
              <w:t xml:space="preserve">CU 01.1 Gestión roles</w:t>
            </w:r>
          </w:p>
        </w:tc>
      </w:tr>
      <w:tr>
        <w:trPr>
          <w:cantSplit w:val="0"/>
          <w:tblHeader w:val="0"/>
        </w:trPr>
        <w:tc>
          <w:tcPr/>
          <w:p w:rsidR="00000000" w:rsidDel="00000000" w:rsidP="00000000" w:rsidRDefault="00000000" w:rsidRPr="00000000" w14:paraId="000004F5">
            <w:pPr>
              <w:rPr/>
            </w:pPr>
            <w:r w:rsidDel="00000000" w:rsidR="00000000" w:rsidRPr="00000000">
              <w:rPr>
                <w:rtl w:val="0"/>
              </w:rPr>
              <w:t xml:space="preserve">Pre – Condiciones</w:t>
            </w:r>
          </w:p>
        </w:tc>
        <w:tc>
          <w:tcPr>
            <w:gridSpan w:val="4"/>
          </w:tcPr>
          <w:p w:rsidR="00000000" w:rsidDel="00000000" w:rsidP="00000000" w:rsidRDefault="00000000" w:rsidRPr="00000000" w14:paraId="000004F6">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4FA">
            <w:pPr>
              <w:rPr/>
            </w:pPr>
            <w:r w:rsidDel="00000000" w:rsidR="00000000" w:rsidRPr="00000000">
              <w:rPr>
                <w:rtl w:val="0"/>
              </w:rPr>
              <w:t xml:space="preserve">Descripción</w:t>
            </w:r>
          </w:p>
        </w:tc>
        <w:tc>
          <w:tcPr>
            <w:gridSpan w:val="4"/>
          </w:tcPr>
          <w:p w:rsidR="00000000" w:rsidDel="00000000" w:rsidP="00000000" w:rsidRDefault="00000000" w:rsidRPr="00000000" w14:paraId="000004FB">
            <w:pPr>
              <w:rPr/>
            </w:pPr>
            <w:r w:rsidDel="00000000" w:rsidR="00000000" w:rsidRPr="00000000">
              <w:rPr>
                <w:rtl w:val="0"/>
              </w:rPr>
              <w:t xml:space="preserve">El sistema deberá comportarse como se describe en el siguiente caso de uso para listar los permisos asociados al rol</w:t>
            </w:r>
          </w:p>
        </w:tc>
      </w:tr>
      <w:tr>
        <w:trPr>
          <w:cantSplit w:val="0"/>
          <w:tblHeader w:val="0"/>
        </w:trPr>
        <w:tc>
          <w:tcPr/>
          <w:p w:rsidR="00000000" w:rsidDel="00000000" w:rsidP="00000000" w:rsidRDefault="00000000" w:rsidRPr="00000000" w14:paraId="000004FF">
            <w:pPr>
              <w:rPr/>
            </w:pPr>
            <w:r w:rsidDel="00000000" w:rsidR="00000000" w:rsidRPr="00000000">
              <w:rPr>
                <w:rtl w:val="0"/>
              </w:rPr>
              <w:t xml:space="preserve">Actores</w:t>
            </w:r>
          </w:p>
        </w:tc>
        <w:tc>
          <w:tcPr>
            <w:gridSpan w:val="4"/>
          </w:tcPr>
          <w:p w:rsidR="00000000" w:rsidDel="00000000" w:rsidP="00000000" w:rsidRDefault="00000000" w:rsidRPr="00000000" w14:paraId="00000500">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504">
            <w:pPr>
              <w:rPr/>
            </w:pPr>
            <w:r w:rsidDel="00000000" w:rsidR="00000000" w:rsidRPr="00000000">
              <w:rPr>
                <w:rtl w:val="0"/>
              </w:rPr>
              <w:t xml:space="preserve">Secuencia Normal</w:t>
            </w:r>
          </w:p>
        </w:tc>
        <w:tc>
          <w:tcPr/>
          <w:p w:rsidR="00000000" w:rsidDel="00000000" w:rsidP="00000000" w:rsidRDefault="00000000" w:rsidRPr="00000000" w14:paraId="00000505">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506">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50A">
            <w:pPr>
              <w:rPr/>
            </w:pPr>
            <w:r w:rsidDel="00000000" w:rsidR="00000000" w:rsidRPr="00000000">
              <w:rPr>
                <w:rtl w:val="0"/>
              </w:rPr>
              <w:t xml:space="preserve">1</w:t>
            </w:r>
          </w:p>
        </w:tc>
        <w:tc>
          <w:tcPr>
            <w:gridSpan w:val="3"/>
          </w:tcPr>
          <w:p w:rsidR="00000000" w:rsidDel="00000000" w:rsidP="00000000" w:rsidRDefault="00000000" w:rsidRPr="00000000" w14:paraId="0000050B">
            <w:pPr>
              <w:rPr/>
            </w:pPr>
            <w:r w:rsidDel="00000000" w:rsidR="00000000" w:rsidRPr="00000000">
              <w:rPr>
                <w:rtl w:val="0"/>
              </w:rPr>
              <w:t xml:space="preserve">El usuario ingresa al módulo de roles</w:t>
            </w:r>
          </w:p>
        </w:tc>
      </w:tr>
      <w:tr>
        <w:trPr>
          <w:cantSplit w:val="0"/>
          <w:tblHeader w:val="0"/>
        </w:trPr>
        <w:tc>
          <w:tcPr>
            <w:vMerge w:val="continue"/>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0F">
            <w:pPr>
              <w:rPr/>
            </w:pPr>
            <w:r w:rsidDel="00000000" w:rsidR="00000000" w:rsidRPr="00000000">
              <w:rPr>
                <w:rtl w:val="0"/>
              </w:rPr>
              <w:t xml:space="preserve">2</w:t>
            </w:r>
          </w:p>
        </w:tc>
        <w:tc>
          <w:tcPr>
            <w:gridSpan w:val="3"/>
          </w:tcPr>
          <w:p w:rsidR="00000000" w:rsidDel="00000000" w:rsidP="00000000" w:rsidRDefault="00000000" w:rsidRPr="00000000" w14:paraId="00000510">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14">
            <w:pPr>
              <w:rPr/>
            </w:pPr>
            <w:r w:rsidDel="00000000" w:rsidR="00000000" w:rsidRPr="00000000">
              <w:rPr>
                <w:rtl w:val="0"/>
              </w:rPr>
              <w:t xml:space="preserve">3</w:t>
            </w:r>
          </w:p>
        </w:tc>
        <w:tc>
          <w:tcPr>
            <w:gridSpan w:val="3"/>
          </w:tcPr>
          <w:p w:rsidR="00000000" w:rsidDel="00000000" w:rsidP="00000000" w:rsidRDefault="00000000" w:rsidRPr="00000000" w14:paraId="00000515">
            <w:pPr>
              <w:rPr/>
            </w:pPr>
            <w:r w:rsidDel="00000000" w:rsidR="00000000" w:rsidRPr="00000000">
              <w:rPr>
                <w:rtl w:val="0"/>
              </w:rPr>
              <w:t xml:space="preserve">El sistema genera el objeto de listar permisos de roles</w:t>
            </w:r>
          </w:p>
        </w:tc>
      </w:tr>
      <w:tr>
        <w:trPr>
          <w:cantSplit w:val="0"/>
          <w:tblHeader w:val="0"/>
        </w:trPr>
        <w:tc>
          <w:tcPr>
            <w:vMerge w:val="continue"/>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19">
            <w:pPr>
              <w:rPr/>
            </w:pPr>
            <w:r w:rsidDel="00000000" w:rsidR="00000000" w:rsidRPr="00000000">
              <w:rPr>
                <w:rtl w:val="0"/>
              </w:rPr>
              <w:t xml:space="preserve">4</w:t>
            </w:r>
          </w:p>
        </w:tc>
        <w:tc>
          <w:tcPr>
            <w:gridSpan w:val="3"/>
          </w:tcPr>
          <w:p w:rsidR="00000000" w:rsidDel="00000000" w:rsidP="00000000" w:rsidRDefault="00000000" w:rsidRPr="00000000" w14:paraId="0000051A">
            <w:pPr>
              <w:rPr/>
            </w:pPr>
            <w:r w:rsidDel="00000000" w:rsidR="00000000" w:rsidRPr="00000000">
              <w:rPr>
                <w:rtl w:val="0"/>
              </w:rPr>
              <w:t xml:space="preserve">El sistema despliega la lista de los roles</w:t>
            </w:r>
          </w:p>
          <w:p w:rsidR="00000000" w:rsidDel="00000000" w:rsidP="00000000" w:rsidRDefault="00000000" w:rsidRPr="00000000" w14:paraId="0000051B">
            <w:pPr>
              <w:rPr/>
            </w:pPr>
            <w:r w:rsidDel="00000000" w:rsidR="00000000" w:rsidRPr="00000000">
              <w:rPr>
                <w:rtl w:val="0"/>
              </w:rPr>
              <w:t xml:space="preserve">CU01.1.4 Eliminar un permiso asociado al rol</w:t>
            </w:r>
          </w:p>
          <w:p w:rsidR="00000000" w:rsidDel="00000000" w:rsidP="00000000" w:rsidRDefault="00000000" w:rsidRPr="00000000" w14:paraId="0000051C">
            <w:pPr>
              <w:rPr/>
            </w:pPr>
            <w:r w:rsidDel="00000000" w:rsidR="00000000" w:rsidRPr="00000000">
              <w:rPr>
                <w:rtl w:val="0"/>
              </w:rPr>
              <w:t xml:space="preserve">CU01.1.5 Cambiar estado un permiso asociado al rol</w:t>
            </w:r>
          </w:p>
          <w:p w:rsidR="00000000" w:rsidDel="00000000" w:rsidP="00000000" w:rsidRDefault="00000000" w:rsidRPr="00000000" w14:paraId="0000051D">
            <w:pPr>
              <w:rPr/>
            </w:pPr>
            <w:r w:rsidDel="00000000" w:rsidR="00000000" w:rsidRPr="00000000">
              <w:rPr>
                <w:rtl w:val="0"/>
              </w:rPr>
              <w:t xml:space="preserve">CU01.1.6 Editar un permiso asociado al rol</w:t>
            </w:r>
          </w:p>
        </w:tc>
      </w:tr>
      <w:tr>
        <w:trPr>
          <w:cantSplit w:val="0"/>
          <w:tblHeader w:val="0"/>
        </w:trPr>
        <w:tc>
          <w:tcPr/>
          <w:p w:rsidR="00000000" w:rsidDel="00000000" w:rsidP="00000000" w:rsidRDefault="00000000" w:rsidRPr="00000000" w14:paraId="00000520">
            <w:pPr>
              <w:rPr/>
            </w:pPr>
            <w:r w:rsidDel="00000000" w:rsidR="00000000" w:rsidRPr="00000000">
              <w:rPr>
                <w:rtl w:val="0"/>
              </w:rPr>
              <w:t xml:space="preserve">Post - Condición</w:t>
            </w:r>
          </w:p>
        </w:tc>
        <w:tc>
          <w:tcPr>
            <w:gridSpan w:val="4"/>
          </w:tcPr>
          <w:p w:rsidR="00000000" w:rsidDel="00000000" w:rsidP="00000000" w:rsidRDefault="00000000" w:rsidRPr="00000000" w14:paraId="00000521">
            <w:pPr>
              <w:rPr/>
            </w:pPr>
            <w:r w:rsidDel="00000000" w:rsidR="00000000" w:rsidRPr="00000000">
              <w:rPr>
                <w:rtl w:val="0"/>
              </w:rPr>
              <w:t xml:space="preserve">Se ha mostrado la lista de permisos asociados al rol.</w:t>
            </w:r>
          </w:p>
        </w:tc>
      </w:tr>
      <w:tr>
        <w:trPr>
          <w:cantSplit w:val="0"/>
          <w:tblHeader w:val="0"/>
        </w:trPr>
        <w:tc>
          <w:tcPr/>
          <w:p w:rsidR="00000000" w:rsidDel="00000000" w:rsidP="00000000" w:rsidRDefault="00000000" w:rsidRPr="00000000" w14:paraId="00000525">
            <w:pPr>
              <w:rPr/>
            </w:pPr>
            <w:r w:rsidDel="00000000" w:rsidR="00000000" w:rsidRPr="00000000">
              <w:rPr>
                <w:rtl w:val="0"/>
              </w:rPr>
              <w:t xml:space="preserve">Excepciones</w:t>
            </w:r>
          </w:p>
        </w:tc>
        <w:tc>
          <w:tcPr/>
          <w:p w:rsidR="00000000" w:rsidDel="00000000" w:rsidP="00000000" w:rsidRDefault="00000000" w:rsidRPr="00000000" w14:paraId="00000526">
            <w:pPr>
              <w:rPr/>
            </w:pPr>
            <w:r w:rsidDel="00000000" w:rsidR="00000000" w:rsidRPr="00000000">
              <w:rPr>
                <w:rtl w:val="0"/>
              </w:rPr>
              <w:t xml:space="preserve">Paso</w:t>
            </w:r>
          </w:p>
        </w:tc>
        <w:tc>
          <w:tcPr>
            <w:gridSpan w:val="3"/>
          </w:tcPr>
          <w:p w:rsidR="00000000" w:rsidDel="00000000" w:rsidP="00000000" w:rsidRDefault="00000000" w:rsidRPr="00000000" w14:paraId="00000527">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52A">
            <w:pPr>
              <w:rPr/>
            </w:pPr>
            <w:r w:rsidDel="00000000" w:rsidR="00000000" w:rsidRPr="00000000">
              <w:rPr>
                <w:rtl w:val="0"/>
              </w:rPr>
            </w:r>
          </w:p>
        </w:tc>
        <w:tc>
          <w:tcPr>
            <w:vMerge w:val="restart"/>
          </w:tcPr>
          <w:p w:rsidR="00000000" w:rsidDel="00000000" w:rsidP="00000000" w:rsidRDefault="00000000" w:rsidRPr="00000000" w14:paraId="0000052B">
            <w:pPr>
              <w:rPr/>
            </w:pPr>
            <w:r w:rsidDel="00000000" w:rsidR="00000000" w:rsidRPr="00000000">
              <w:rPr>
                <w:rtl w:val="0"/>
              </w:rPr>
            </w:r>
          </w:p>
        </w:tc>
        <w:tc>
          <w:tcPr>
            <w:gridSpan w:val="3"/>
          </w:tcPr>
          <w:p w:rsidR="00000000" w:rsidDel="00000000" w:rsidP="00000000" w:rsidRDefault="00000000" w:rsidRPr="00000000" w14:paraId="0000052C">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531">
            <w:pPr>
              <w:jc w:val="right"/>
              <w:rPr/>
            </w:pPr>
            <w:r w:rsidDel="00000000" w:rsidR="00000000" w:rsidRPr="00000000">
              <w:rPr>
                <w:rtl w:val="0"/>
              </w:rPr>
            </w:r>
          </w:p>
        </w:tc>
        <w:tc>
          <w:tcPr/>
          <w:p w:rsidR="00000000" w:rsidDel="00000000" w:rsidP="00000000" w:rsidRDefault="00000000" w:rsidRPr="00000000" w14:paraId="00000533">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536">
            <w:pPr>
              <w:jc w:val="right"/>
              <w:rPr/>
            </w:pPr>
            <w:r w:rsidDel="00000000" w:rsidR="00000000" w:rsidRPr="00000000">
              <w:rPr>
                <w:rtl w:val="0"/>
              </w:rPr>
            </w:r>
          </w:p>
        </w:tc>
        <w:tc>
          <w:tcPr/>
          <w:p w:rsidR="00000000" w:rsidDel="00000000" w:rsidP="00000000" w:rsidRDefault="00000000" w:rsidRPr="00000000" w14:paraId="00000538">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53B">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40">
            <w:pPr>
              <w:jc w:val="right"/>
              <w:rPr/>
            </w:pPr>
            <w:r w:rsidDel="00000000" w:rsidR="00000000" w:rsidRPr="00000000">
              <w:rPr>
                <w:rtl w:val="0"/>
              </w:rPr>
            </w:r>
          </w:p>
        </w:tc>
        <w:tc>
          <w:tcPr>
            <w:gridSpan w:val="2"/>
          </w:tcPr>
          <w:p w:rsidR="00000000" w:rsidDel="00000000" w:rsidP="00000000" w:rsidRDefault="00000000" w:rsidRPr="00000000" w14:paraId="00000541">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45">
            <w:pPr>
              <w:jc w:val="right"/>
              <w:rPr/>
            </w:pPr>
            <w:r w:rsidDel="00000000" w:rsidR="00000000" w:rsidRPr="00000000">
              <w:rPr>
                <w:rtl w:val="0"/>
              </w:rPr>
            </w:r>
          </w:p>
        </w:tc>
        <w:tc>
          <w:tcPr>
            <w:gridSpan w:val="2"/>
          </w:tcPr>
          <w:p w:rsidR="00000000" w:rsidDel="00000000" w:rsidP="00000000" w:rsidRDefault="00000000" w:rsidRPr="00000000" w14:paraId="00000546">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548">
            <w:pPr>
              <w:rPr/>
            </w:pPr>
            <w:r w:rsidDel="00000000" w:rsidR="00000000" w:rsidRPr="00000000">
              <w:rPr>
                <w:rtl w:val="0"/>
              </w:rPr>
              <w:t xml:space="preserve">Documentación</w:t>
            </w:r>
          </w:p>
          <w:p w:rsidR="00000000" w:rsidDel="00000000" w:rsidP="00000000" w:rsidRDefault="00000000" w:rsidRPr="00000000" w14:paraId="00000549">
            <w:pPr>
              <w:rPr/>
            </w:pPr>
            <w:r w:rsidDel="00000000" w:rsidR="00000000" w:rsidRPr="00000000">
              <w:rPr>
                <w:rtl w:val="0"/>
              </w:rPr>
              <w:t xml:space="preserve">Regla de Negocio</w:t>
            </w:r>
          </w:p>
          <w:p w:rsidR="00000000" w:rsidDel="00000000" w:rsidP="00000000" w:rsidRDefault="00000000" w:rsidRPr="00000000" w14:paraId="0000054A">
            <w:pPr>
              <w:rPr/>
            </w:pPr>
            <w:r w:rsidDel="00000000" w:rsidR="00000000" w:rsidRPr="00000000">
              <w:rPr>
                <w:rtl w:val="0"/>
              </w:rPr>
              <w:t xml:space="preserve">Normatividad</w:t>
            </w:r>
          </w:p>
        </w:tc>
        <w:tc>
          <w:tcPr>
            <w:gridSpan w:val="4"/>
          </w:tcPr>
          <w:p w:rsidR="00000000" w:rsidDel="00000000" w:rsidP="00000000" w:rsidRDefault="00000000" w:rsidRPr="00000000" w14:paraId="0000054B">
            <w:pPr>
              <w:rPr/>
            </w:pPr>
            <w:r w:rsidDel="00000000" w:rsidR="00000000" w:rsidRPr="00000000">
              <w:rPr>
                <w:rtl w:val="0"/>
              </w:rPr>
              <w:t xml:space="preserve">CA_01.1.1.17 El sistema debe tomar el Id del Rol (Guid).</w:t>
            </w:r>
          </w:p>
        </w:tc>
      </w:tr>
      <w:tr>
        <w:trPr>
          <w:cantSplit w:val="0"/>
          <w:tblHeader w:val="0"/>
        </w:trPr>
        <w:tc>
          <w:tcPr>
            <w:vMerge w:val="continue"/>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550">
            <w:pPr>
              <w:rPr/>
            </w:pPr>
            <w:r w:rsidDel="00000000" w:rsidR="00000000" w:rsidRPr="00000000">
              <w:rPr>
                <w:rtl w:val="0"/>
              </w:rPr>
              <w:t xml:space="preserve">CA_01.1.1.18 El sistema muestra los permisos asociados al Rol: Nombre (string).</w:t>
            </w:r>
          </w:p>
        </w:tc>
      </w:tr>
      <w:tr>
        <w:trPr>
          <w:cantSplit w:val="0"/>
          <w:tblHeader w:val="0"/>
        </w:trPr>
        <w:tc>
          <w:tcPr/>
          <w:p w:rsidR="00000000" w:rsidDel="00000000" w:rsidP="00000000" w:rsidRDefault="00000000" w:rsidRPr="00000000" w14:paraId="00000554">
            <w:pPr>
              <w:rPr/>
            </w:pPr>
            <w:r w:rsidDel="00000000" w:rsidR="00000000" w:rsidRPr="00000000">
              <w:rPr>
                <w:rtl w:val="0"/>
              </w:rPr>
              <w:t xml:space="preserve">Comentarios</w:t>
            </w:r>
          </w:p>
        </w:tc>
        <w:tc>
          <w:tcPr>
            <w:gridSpan w:val="4"/>
          </w:tcPr>
          <w:p w:rsidR="00000000" w:rsidDel="00000000" w:rsidP="00000000" w:rsidRDefault="00000000" w:rsidRPr="00000000" w14:paraId="00000555">
            <w:pPr>
              <w:rPr/>
            </w:pPr>
            <w:r w:rsidDel="00000000" w:rsidR="00000000" w:rsidRPr="00000000">
              <w:rPr>
                <w:rtl w:val="0"/>
              </w:rPr>
            </w:r>
          </w:p>
        </w:tc>
      </w:tr>
      <w:tr>
        <w:trPr>
          <w:cantSplit w:val="0"/>
          <w:tblHeader w:val="0"/>
        </w:trPr>
        <w:tc>
          <w:tcPr/>
          <w:p w:rsidR="00000000" w:rsidDel="00000000" w:rsidP="00000000" w:rsidRDefault="00000000" w:rsidRPr="00000000" w14:paraId="00000559">
            <w:pPr>
              <w:rPr/>
            </w:pPr>
            <w:r w:rsidDel="00000000" w:rsidR="00000000" w:rsidRPr="00000000">
              <w:rPr>
                <w:rtl w:val="0"/>
              </w:rPr>
              <w:t xml:space="preserve">Responsables</w:t>
            </w:r>
          </w:p>
        </w:tc>
        <w:tc>
          <w:tcPr>
            <w:gridSpan w:val="4"/>
          </w:tcPr>
          <w:p w:rsidR="00000000" w:rsidDel="00000000" w:rsidP="00000000" w:rsidRDefault="00000000" w:rsidRPr="00000000" w14:paraId="0000055A">
            <w:pPr>
              <w:rPr/>
            </w:pPr>
            <w:r w:rsidDel="00000000" w:rsidR="00000000" w:rsidRPr="00000000">
              <w:rPr>
                <w:rtl w:val="0"/>
              </w:rPr>
              <w:t xml:space="preserve">Joel Tuiran</w:t>
            </w:r>
          </w:p>
        </w:tc>
      </w:tr>
    </w:tbl>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rFonts w:ascii="Arial" w:cs="Arial" w:eastAsia="Arial" w:hAnsi="Arial"/>
          <w:b w:val="1"/>
        </w:rPr>
      </w:pPr>
      <w:r w:rsidDel="00000000" w:rsidR="00000000" w:rsidRPr="00000000">
        <w:rPr>
          <w:rtl w:val="0"/>
        </w:rPr>
      </w:r>
    </w:p>
    <w:p w:rsidR="00000000" w:rsidDel="00000000" w:rsidP="00000000" w:rsidRDefault="00000000" w:rsidRPr="00000000" w14:paraId="00000562">
      <w:pPr>
        <w:rPr>
          <w:rFonts w:ascii="Arial" w:cs="Arial" w:eastAsia="Arial" w:hAnsi="Arial"/>
          <w:b w:val="1"/>
        </w:rPr>
      </w:pPr>
      <w:r w:rsidDel="00000000" w:rsidR="00000000" w:rsidRPr="00000000">
        <w:rPr>
          <w:rtl w:val="0"/>
        </w:rPr>
      </w:r>
    </w:p>
    <w:tbl>
      <w:tblPr>
        <w:tblStyle w:val="Table1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563">
            <w:pPr>
              <w:rPr/>
            </w:pPr>
            <w:r w:rsidDel="00000000" w:rsidR="00000000" w:rsidRPr="00000000">
              <w:rPr>
                <w:rtl w:val="0"/>
              </w:rPr>
              <w:t xml:space="preserve">CU -</w:t>
            </w:r>
          </w:p>
        </w:tc>
        <w:tc>
          <w:tcPr>
            <w:gridSpan w:val="4"/>
          </w:tcPr>
          <w:p w:rsidR="00000000" w:rsidDel="00000000" w:rsidP="00000000" w:rsidRDefault="00000000" w:rsidRPr="00000000" w14:paraId="00000564">
            <w:pPr>
              <w:rPr/>
            </w:pPr>
            <w:r w:rsidDel="00000000" w:rsidR="00000000" w:rsidRPr="00000000">
              <w:rPr>
                <w:i w:val="1"/>
                <w:rtl w:val="0"/>
              </w:rPr>
              <w:t xml:space="preserve">CU.01.1.5 Eliminar permisos asociados al  rol</w:t>
            </w:r>
            <w:r w:rsidDel="00000000" w:rsidR="00000000" w:rsidRPr="00000000">
              <w:rPr>
                <w:rtl w:val="0"/>
              </w:rPr>
            </w:r>
          </w:p>
        </w:tc>
      </w:tr>
      <w:tr>
        <w:trPr>
          <w:cantSplit w:val="0"/>
          <w:tblHeader w:val="0"/>
        </w:trPr>
        <w:tc>
          <w:tcPr/>
          <w:p w:rsidR="00000000" w:rsidDel="00000000" w:rsidP="00000000" w:rsidRDefault="00000000" w:rsidRPr="00000000" w14:paraId="00000568">
            <w:pPr>
              <w:rPr/>
            </w:pPr>
            <w:r w:rsidDel="00000000" w:rsidR="00000000" w:rsidRPr="00000000">
              <w:rPr>
                <w:rtl w:val="0"/>
              </w:rPr>
              <w:t xml:space="preserve">Dependencias</w:t>
            </w:r>
          </w:p>
        </w:tc>
        <w:tc>
          <w:tcPr>
            <w:gridSpan w:val="4"/>
          </w:tcPr>
          <w:p w:rsidR="00000000" w:rsidDel="00000000" w:rsidP="00000000" w:rsidRDefault="00000000" w:rsidRPr="00000000" w14:paraId="00000569">
            <w:pPr>
              <w:rPr/>
            </w:pPr>
            <w:r w:rsidDel="00000000" w:rsidR="00000000" w:rsidRPr="00000000">
              <w:rPr>
                <w:rtl w:val="0"/>
              </w:rPr>
              <w:t xml:space="preserve">CU 01 roles</w:t>
            </w:r>
          </w:p>
          <w:p w:rsidR="00000000" w:rsidDel="00000000" w:rsidP="00000000" w:rsidRDefault="00000000" w:rsidRPr="00000000" w14:paraId="0000056A">
            <w:pPr>
              <w:rPr/>
            </w:pPr>
            <w:r w:rsidDel="00000000" w:rsidR="00000000" w:rsidRPr="00000000">
              <w:rPr>
                <w:rtl w:val="0"/>
              </w:rPr>
              <w:t xml:space="preserve">CU 01.1 Gestión roles</w:t>
            </w:r>
          </w:p>
          <w:p w:rsidR="00000000" w:rsidDel="00000000" w:rsidP="00000000" w:rsidRDefault="00000000" w:rsidRPr="00000000" w14:paraId="0000056B">
            <w:pPr>
              <w:rPr/>
            </w:pPr>
            <w:r w:rsidDel="00000000" w:rsidR="00000000" w:rsidRPr="00000000">
              <w:rPr>
                <w:rtl w:val="0"/>
              </w:rPr>
              <w:t xml:space="preserve">CU 01.1.3 Listar roles</w:t>
            </w:r>
          </w:p>
        </w:tc>
      </w:tr>
      <w:tr>
        <w:trPr>
          <w:cantSplit w:val="0"/>
          <w:tblHeader w:val="0"/>
        </w:trPr>
        <w:tc>
          <w:tcPr/>
          <w:p w:rsidR="00000000" w:rsidDel="00000000" w:rsidP="00000000" w:rsidRDefault="00000000" w:rsidRPr="00000000" w14:paraId="0000056F">
            <w:pPr>
              <w:rPr/>
            </w:pPr>
            <w:r w:rsidDel="00000000" w:rsidR="00000000" w:rsidRPr="00000000">
              <w:rPr>
                <w:rtl w:val="0"/>
              </w:rPr>
              <w:t xml:space="preserve">Pre – Condiciones</w:t>
            </w:r>
          </w:p>
        </w:tc>
        <w:tc>
          <w:tcPr>
            <w:gridSpan w:val="4"/>
          </w:tcPr>
          <w:p w:rsidR="00000000" w:rsidDel="00000000" w:rsidP="00000000" w:rsidRDefault="00000000" w:rsidRPr="00000000" w14:paraId="00000570">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574">
            <w:pPr>
              <w:rPr/>
            </w:pPr>
            <w:r w:rsidDel="00000000" w:rsidR="00000000" w:rsidRPr="00000000">
              <w:rPr>
                <w:rtl w:val="0"/>
              </w:rPr>
              <w:t xml:space="preserve">Descripción</w:t>
            </w:r>
          </w:p>
        </w:tc>
        <w:tc>
          <w:tcPr>
            <w:gridSpan w:val="4"/>
          </w:tcPr>
          <w:p w:rsidR="00000000" w:rsidDel="00000000" w:rsidP="00000000" w:rsidRDefault="00000000" w:rsidRPr="00000000" w14:paraId="00000575">
            <w:pPr>
              <w:rPr/>
            </w:pPr>
            <w:r w:rsidDel="00000000" w:rsidR="00000000" w:rsidRPr="00000000">
              <w:rPr>
                <w:rtl w:val="0"/>
              </w:rPr>
              <w:t xml:space="preserve">El sistema deberá comportarse como se describe en el siguiente caso de uso para eliminar permisos asociados al rol.</w:t>
            </w:r>
          </w:p>
        </w:tc>
      </w:tr>
      <w:tr>
        <w:trPr>
          <w:cantSplit w:val="0"/>
          <w:tblHeader w:val="0"/>
        </w:trPr>
        <w:tc>
          <w:tcPr/>
          <w:p w:rsidR="00000000" w:rsidDel="00000000" w:rsidP="00000000" w:rsidRDefault="00000000" w:rsidRPr="00000000" w14:paraId="00000579">
            <w:pPr>
              <w:rPr/>
            </w:pPr>
            <w:r w:rsidDel="00000000" w:rsidR="00000000" w:rsidRPr="00000000">
              <w:rPr>
                <w:rtl w:val="0"/>
              </w:rPr>
              <w:t xml:space="preserve">Actores</w:t>
            </w:r>
          </w:p>
        </w:tc>
        <w:tc>
          <w:tcPr>
            <w:gridSpan w:val="4"/>
          </w:tcPr>
          <w:p w:rsidR="00000000" w:rsidDel="00000000" w:rsidP="00000000" w:rsidRDefault="00000000" w:rsidRPr="00000000" w14:paraId="0000057A">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57E">
            <w:pPr>
              <w:rPr/>
            </w:pPr>
            <w:r w:rsidDel="00000000" w:rsidR="00000000" w:rsidRPr="00000000">
              <w:rPr>
                <w:rtl w:val="0"/>
              </w:rPr>
              <w:t xml:space="preserve">Secuencia Normal</w:t>
            </w:r>
          </w:p>
        </w:tc>
        <w:tc>
          <w:tcPr/>
          <w:p w:rsidR="00000000" w:rsidDel="00000000" w:rsidP="00000000" w:rsidRDefault="00000000" w:rsidRPr="00000000" w14:paraId="0000057F">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580">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584">
            <w:pPr>
              <w:rPr/>
            </w:pPr>
            <w:r w:rsidDel="00000000" w:rsidR="00000000" w:rsidRPr="00000000">
              <w:rPr>
                <w:rtl w:val="0"/>
              </w:rPr>
              <w:t xml:space="preserve">1</w:t>
            </w:r>
          </w:p>
        </w:tc>
        <w:tc>
          <w:tcPr>
            <w:gridSpan w:val="3"/>
          </w:tcPr>
          <w:p w:rsidR="00000000" w:rsidDel="00000000" w:rsidP="00000000" w:rsidRDefault="00000000" w:rsidRPr="00000000" w14:paraId="00000585">
            <w:pPr>
              <w:rPr/>
            </w:pPr>
            <w:r w:rsidDel="00000000" w:rsidR="00000000" w:rsidRPr="00000000">
              <w:rPr>
                <w:rtl w:val="0"/>
              </w:rPr>
              <w:t xml:space="preserve">El usuario ingresa a eliminar permisos asociados a un rol</w:t>
            </w:r>
          </w:p>
        </w:tc>
      </w:tr>
      <w:tr>
        <w:trPr>
          <w:cantSplit w:val="0"/>
          <w:tblHeader w:val="0"/>
        </w:trPr>
        <w:tc>
          <w:tcPr>
            <w:vMerge w:val="continue"/>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89">
            <w:pPr>
              <w:rPr/>
            </w:pPr>
            <w:r w:rsidDel="00000000" w:rsidR="00000000" w:rsidRPr="00000000">
              <w:rPr>
                <w:rtl w:val="0"/>
              </w:rPr>
              <w:t xml:space="preserve">2</w:t>
            </w:r>
          </w:p>
        </w:tc>
        <w:tc>
          <w:tcPr>
            <w:gridSpan w:val="3"/>
          </w:tcPr>
          <w:p w:rsidR="00000000" w:rsidDel="00000000" w:rsidP="00000000" w:rsidRDefault="00000000" w:rsidRPr="00000000" w14:paraId="0000058A">
            <w:pPr>
              <w:rPr/>
            </w:pPr>
            <w:r w:rsidDel="00000000" w:rsidR="00000000" w:rsidRPr="00000000">
              <w:rPr>
                <w:rtl w:val="0"/>
              </w:rPr>
              <w:t xml:space="preserve">El sistema toma el idpermisorol (select)</w:t>
            </w:r>
          </w:p>
        </w:tc>
      </w:tr>
      <w:tr>
        <w:trPr>
          <w:cantSplit w:val="0"/>
          <w:tblHeader w:val="0"/>
        </w:trPr>
        <w:tc>
          <w:tcPr>
            <w:vMerge w:val="continue"/>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8E">
            <w:pPr>
              <w:rPr/>
            </w:pPr>
            <w:r w:rsidDel="00000000" w:rsidR="00000000" w:rsidRPr="00000000">
              <w:rPr>
                <w:rtl w:val="0"/>
              </w:rPr>
              <w:t xml:space="preserve">3</w:t>
            </w:r>
          </w:p>
        </w:tc>
        <w:tc>
          <w:tcPr>
            <w:gridSpan w:val="3"/>
          </w:tcPr>
          <w:p w:rsidR="00000000" w:rsidDel="00000000" w:rsidP="00000000" w:rsidRDefault="00000000" w:rsidRPr="00000000" w14:paraId="0000058F">
            <w:pPr>
              <w:rPr/>
            </w:pPr>
            <w:r w:rsidDel="00000000" w:rsidR="00000000" w:rsidRPr="00000000">
              <w:rPr>
                <w:rtl w:val="0"/>
              </w:rPr>
              <w:t xml:space="preserve">El sistema valida</w:t>
            </w:r>
          </w:p>
        </w:tc>
      </w:tr>
      <w:tr>
        <w:trPr>
          <w:cantSplit w:val="0"/>
          <w:trHeight w:val="97" w:hRule="atLeast"/>
          <w:tblHeader w:val="0"/>
        </w:trPr>
        <w:tc>
          <w:tcPr>
            <w:vMerge w:val="continue"/>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93">
            <w:pPr>
              <w:rPr/>
            </w:pPr>
            <w:r w:rsidDel="00000000" w:rsidR="00000000" w:rsidRPr="00000000">
              <w:rPr>
                <w:rtl w:val="0"/>
              </w:rPr>
              <w:t xml:space="preserve">4</w:t>
            </w:r>
          </w:p>
        </w:tc>
        <w:tc>
          <w:tcPr>
            <w:gridSpan w:val="3"/>
          </w:tcPr>
          <w:p w:rsidR="00000000" w:rsidDel="00000000" w:rsidP="00000000" w:rsidRDefault="00000000" w:rsidRPr="00000000" w14:paraId="00000594">
            <w:pPr>
              <w:rPr/>
            </w:pPr>
            <w:r w:rsidDel="00000000" w:rsidR="00000000" w:rsidRPr="00000000">
              <w:rPr>
                <w:rtl w:val="0"/>
              </w:rPr>
              <w:t xml:space="preserve">El sistema despliega un alert de confirmación</w:t>
            </w:r>
          </w:p>
        </w:tc>
      </w:tr>
      <w:tr>
        <w:trPr>
          <w:cantSplit w:val="0"/>
          <w:tblHeader w:val="0"/>
        </w:trPr>
        <w:tc>
          <w:tcPr/>
          <w:p w:rsidR="00000000" w:rsidDel="00000000" w:rsidP="00000000" w:rsidRDefault="00000000" w:rsidRPr="00000000" w14:paraId="00000597">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598">
            <w:pPr>
              <w:rPr/>
            </w:pPr>
            <w:r w:rsidDel="00000000" w:rsidR="00000000" w:rsidRPr="00000000">
              <w:rPr>
                <w:rtl w:val="0"/>
              </w:rPr>
              <w:t xml:space="preserve">5</w:t>
            </w:r>
          </w:p>
        </w:tc>
        <w:tc>
          <w:tcPr>
            <w:gridSpan w:val="3"/>
          </w:tcPr>
          <w:p w:rsidR="00000000" w:rsidDel="00000000" w:rsidP="00000000" w:rsidRDefault="00000000" w:rsidRPr="00000000" w14:paraId="00000599">
            <w:pPr>
              <w:rPr/>
            </w:pPr>
            <w:r w:rsidDel="00000000" w:rsidR="00000000" w:rsidRPr="00000000">
              <w:rPr>
                <w:rtl w:val="0"/>
              </w:rPr>
              <w:t xml:space="preserve">El usuario diligencia la confirmación</w:t>
            </w:r>
          </w:p>
        </w:tc>
      </w:tr>
      <w:tr>
        <w:trPr>
          <w:cantSplit w:val="0"/>
          <w:tblHeader w:val="0"/>
        </w:trPr>
        <w:tc>
          <w:tcPr/>
          <w:p w:rsidR="00000000" w:rsidDel="00000000" w:rsidP="00000000" w:rsidRDefault="00000000" w:rsidRPr="00000000" w14:paraId="0000059C">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59D">
            <w:pPr>
              <w:rPr/>
            </w:pPr>
            <w:r w:rsidDel="00000000" w:rsidR="00000000" w:rsidRPr="00000000">
              <w:rPr>
                <w:rtl w:val="0"/>
              </w:rPr>
              <w:t xml:space="preserve">6</w:t>
            </w:r>
          </w:p>
        </w:tc>
        <w:tc>
          <w:tcPr>
            <w:gridSpan w:val="3"/>
          </w:tcPr>
          <w:p w:rsidR="00000000" w:rsidDel="00000000" w:rsidP="00000000" w:rsidRDefault="00000000" w:rsidRPr="00000000" w14:paraId="0000059E">
            <w:pPr>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05A1">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5A2">
            <w:pPr>
              <w:rPr/>
            </w:pPr>
            <w:r w:rsidDel="00000000" w:rsidR="00000000" w:rsidRPr="00000000">
              <w:rPr>
                <w:rtl w:val="0"/>
              </w:rPr>
              <w:t xml:space="preserve">7</w:t>
            </w:r>
          </w:p>
        </w:tc>
        <w:tc>
          <w:tcPr>
            <w:gridSpan w:val="3"/>
          </w:tcPr>
          <w:p w:rsidR="00000000" w:rsidDel="00000000" w:rsidP="00000000" w:rsidRDefault="00000000" w:rsidRPr="00000000" w14:paraId="000005A3">
            <w:pPr>
              <w:rPr/>
            </w:pPr>
            <w:r w:rsidDel="00000000" w:rsidR="00000000" w:rsidRPr="00000000">
              <w:rPr>
                <w:rtl w:val="0"/>
              </w:rPr>
              <w:t xml:space="preserve">El sistema despliega modal solicitando autorización del Director Administrativo</w:t>
            </w:r>
          </w:p>
        </w:tc>
      </w:tr>
      <w:tr>
        <w:trPr>
          <w:cantSplit w:val="0"/>
          <w:tblHeader w:val="0"/>
        </w:trPr>
        <w:tc>
          <w:tcPr/>
          <w:p w:rsidR="00000000" w:rsidDel="00000000" w:rsidP="00000000" w:rsidRDefault="00000000" w:rsidRPr="00000000" w14:paraId="000005A6">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5A7">
            <w:pPr>
              <w:rPr/>
            </w:pPr>
            <w:r w:rsidDel="00000000" w:rsidR="00000000" w:rsidRPr="00000000">
              <w:rPr>
                <w:rtl w:val="0"/>
              </w:rPr>
              <w:t xml:space="preserve">8</w:t>
            </w:r>
          </w:p>
        </w:tc>
        <w:tc>
          <w:tcPr>
            <w:gridSpan w:val="3"/>
          </w:tcPr>
          <w:p w:rsidR="00000000" w:rsidDel="00000000" w:rsidP="00000000" w:rsidRDefault="00000000" w:rsidRPr="00000000" w14:paraId="000005A8">
            <w:pPr>
              <w:rPr/>
            </w:pPr>
            <w:r w:rsidDel="00000000" w:rsidR="00000000" w:rsidRPr="00000000">
              <w:rPr>
                <w:rtl w:val="0"/>
              </w:rPr>
              <w:t xml:space="preserve">El administrador diligencia contraseña</w:t>
            </w:r>
          </w:p>
        </w:tc>
      </w:tr>
      <w:tr>
        <w:trPr>
          <w:cantSplit w:val="0"/>
          <w:tblHeader w:val="0"/>
        </w:trPr>
        <w:tc>
          <w:tcPr/>
          <w:p w:rsidR="00000000" w:rsidDel="00000000" w:rsidP="00000000" w:rsidRDefault="00000000" w:rsidRPr="00000000" w14:paraId="000005AB">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5AC">
            <w:pPr>
              <w:rPr/>
            </w:pPr>
            <w:r w:rsidDel="00000000" w:rsidR="00000000" w:rsidRPr="00000000">
              <w:rPr>
                <w:rtl w:val="0"/>
              </w:rPr>
              <w:t xml:space="preserve">9</w:t>
            </w:r>
          </w:p>
        </w:tc>
        <w:tc>
          <w:tcPr>
            <w:gridSpan w:val="3"/>
          </w:tcPr>
          <w:p w:rsidR="00000000" w:rsidDel="00000000" w:rsidP="00000000" w:rsidRDefault="00000000" w:rsidRPr="00000000" w14:paraId="000005AD">
            <w:pPr>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05B0">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5B1">
            <w:pPr>
              <w:rPr/>
            </w:pPr>
            <w:r w:rsidDel="00000000" w:rsidR="00000000" w:rsidRPr="00000000">
              <w:rPr>
                <w:rtl w:val="0"/>
              </w:rPr>
              <w:t xml:space="preserve">10</w:t>
            </w:r>
          </w:p>
        </w:tc>
        <w:tc>
          <w:tcPr>
            <w:gridSpan w:val="3"/>
          </w:tcPr>
          <w:p w:rsidR="00000000" w:rsidDel="00000000" w:rsidP="00000000" w:rsidRDefault="00000000" w:rsidRPr="00000000" w14:paraId="000005B2">
            <w:pPr>
              <w:rPr/>
            </w:pPr>
            <w:r w:rsidDel="00000000" w:rsidR="00000000" w:rsidRPr="00000000">
              <w:rPr>
                <w:rtl w:val="0"/>
              </w:rPr>
              <w:t xml:space="preserve">El sistema elimina el registro del permiso asociado a el rol</w:t>
            </w:r>
          </w:p>
        </w:tc>
      </w:tr>
      <w:tr>
        <w:trPr>
          <w:cantSplit w:val="0"/>
          <w:tblHeader w:val="0"/>
        </w:trPr>
        <w:tc>
          <w:tcPr/>
          <w:p w:rsidR="00000000" w:rsidDel="00000000" w:rsidP="00000000" w:rsidRDefault="00000000" w:rsidRPr="00000000" w14:paraId="000005B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5B6">
            <w:pPr>
              <w:rPr/>
            </w:pPr>
            <w:r w:rsidDel="00000000" w:rsidR="00000000" w:rsidRPr="00000000">
              <w:rPr>
                <w:rtl w:val="0"/>
              </w:rPr>
              <w:t xml:space="preserve">11</w:t>
            </w:r>
          </w:p>
        </w:tc>
        <w:tc>
          <w:tcPr>
            <w:gridSpan w:val="3"/>
          </w:tcPr>
          <w:p w:rsidR="00000000" w:rsidDel="00000000" w:rsidP="00000000" w:rsidRDefault="00000000" w:rsidRPr="00000000" w14:paraId="000005B7">
            <w:pPr>
              <w:rPr/>
            </w:pPr>
            <w:r w:rsidDel="00000000" w:rsidR="00000000" w:rsidRPr="00000000">
              <w:rPr>
                <w:rtl w:val="0"/>
              </w:rPr>
              <w:t xml:space="preserve">El sistema despliega msj “permiso asociado al rol eliminado con éxito”</w:t>
            </w:r>
          </w:p>
        </w:tc>
      </w:tr>
      <w:tr>
        <w:trPr>
          <w:cantSplit w:val="0"/>
          <w:tblHeader w:val="0"/>
        </w:trPr>
        <w:tc>
          <w:tcPr/>
          <w:p w:rsidR="00000000" w:rsidDel="00000000" w:rsidP="00000000" w:rsidRDefault="00000000" w:rsidRPr="00000000" w14:paraId="000005BA">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5BB">
            <w:pPr>
              <w:rPr/>
            </w:pPr>
            <w:r w:rsidDel="00000000" w:rsidR="00000000" w:rsidRPr="00000000">
              <w:rPr>
                <w:rtl w:val="0"/>
              </w:rPr>
              <w:t xml:space="preserve">12</w:t>
            </w:r>
          </w:p>
        </w:tc>
        <w:tc>
          <w:tcPr>
            <w:gridSpan w:val="3"/>
          </w:tcPr>
          <w:p w:rsidR="00000000" w:rsidDel="00000000" w:rsidP="00000000" w:rsidRDefault="00000000" w:rsidRPr="00000000" w14:paraId="000005BC">
            <w:pPr>
              <w:rPr/>
            </w:pPr>
            <w:r w:rsidDel="00000000" w:rsidR="00000000" w:rsidRPr="00000000">
              <w:rPr>
                <w:rtl w:val="0"/>
              </w:rPr>
              <w:t xml:space="preserve">El sistema ejecuta el CU 01.1.3 Listar rol</w:t>
            </w:r>
          </w:p>
        </w:tc>
      </w:tr>
      <w:tr>
        <w:trPr>
          <w:cantSplit w:val="0"/>
          <w:tblHeader w:val="0"/>
        </w:trPr>
        <w:tc>
          <w:tcPr/>
          <w:p w:rsidR="00000000" w:rsidDel="00000000" w:rsidP="00000000" w:rsidRDefault="00000000" w:rsidRPr="00000000" w14:paraId="000005BF">
            <w:pPr>
              <w:rPr/>
            </w:pPr>
            <w:r w:rsidDel="00000000" w:rsidR="00000000" w:rsidRPr="00000000">
              <w:rPr>
                <w:rtl w:val="0"/>
              </w:rPr>
              <w:t xml:space="preserve">Post - Condición</w:t>
            </w:r>
          </w:p>
        </w:tc>
        <w:tc>
          <w:tcPr>
            <w:gridSpan w:val="4"/>
          </w:tcPr>
          <w:p w:rsidR="00000000" w:rsidDel="00000000" w:rsidP="00000000" w:rsidRDefault="00000000" w:rsidRPr="00000000" w14:paraId="000005C0">
            <w:pPr>
              <w:rPr/>
            </w:pPr>
            <w:r w:rsidDel="00000000" w:rsidR="00000000" w:rsidRPr="00000000">
              <w:rPr>
                <w:rtl w:val="0"/>
              </w:rPr>
              <w:t xml:space="preserve">Se ha eliminado un asignar permiso al rol.</w:t>
            </w:r>
          </w:p>
        </w:tc>
      </w:tr>
      <w:tr>
        <w:trPr>
          <w:cantSplit w:val="0"/>
          <w:tblHeader w:val="0"/>
        </w:trPr>
        <w:tc>
          <w:tcPr/>
          <w:p w:rsidR="00000000" w:rsidDel="00000000" w:rsidP="00000000" w:rsidRDefault="00000000" w:rsidRPr="00000000" w14:paraId="000005C4">
            <w:pPr>
              <w:rPr/>
            </w:pPr>
            <w:r w:rsidDel="00000000" w:rsidR="00000000" w:rsidRPr="00000000">
              <w:rPr>
                <w:rtl w:val="0"/>
              </w:rPr>
              <w:t xml:space="preserve">Excepciones</w:t>
            </w:r>
          </w:p>
        </w:tc>
        <w:tc>
          <w:tcPr/>
          <w:p w:rsidR="00000000" w:rsidDel="00000000" w:rsidP="00000000" w:rsidRDefault="00000000" w:rsidRPr="00000000" w14:paraId="000005C5">
            <w:pPr>
              <w:rPr/>
            </w:pPr>
            <w:r w:rsidDel="00000000" w:rsidR="00000000" w:rsidRPr="00000000">
              <w:rPr>
                <w:rtl w:val="0"/>
              </w:rPr>
              <w:t xml:space="preserve">Paso</w:t>
            </w:r>
          </w:p>
        </w:tc>
        <w:tc>
          <w:tcPr>
            <w:gridSpan w:val="3"/>
          </w:tcPr>
          <w:p w:rsidR="00000000" w:rsidDel="00000000" w:rsidP="00000000" w:rsidRDefault="00000000" w:rsidRPr="00000000" w14:paraId="000005C6">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5C9">
            <w:pPr>
              <w:rPr/>
            </w:pPr>
            <w:r w:rsidDel="00000000" w:rsidR="00000000" w:rsidRPr="00000000">
              <w:rPr>
                <w:rtl w:val="0"/>
              </w:rPr>
            </w:r>
          </w:p>
        </w:tc>
        <w:tc>
          <w:tcPr>
            <w:vMerge w:val="restart"/>
          </w:tcPr>
          <w:p w:rsidR="00000000" w:rsidDel="00000000" w:rsidP="00000000" w:rsidRDefault="00000000" w:rsidRPr="00000000" w14:paraId="000005CA">
            <w:pPr>
              <w:rPr/>
            </w:pPr>
            <w:r w:rsidDel="00000000" w:rsidR="00000000" w:rsidRPr="00000000">
              <w:rPr>
                <w:rtl w:val="0"/>
              </w:rPr>
              <w:t xml:space="preserve">3</w:t>
            </w:r>
          </w:p>
        </w:tc>
        <w:tc>
          <w:tcPr>
            <w:gridSpan w:val="3"/>
          </w:tcPr>
          <w:p w:rsidR="00000000" w:rsidDel="00000000" w:rsidP="00000000" w:rsidRDefault="00000000" w:rsidRPr="00000000" w14:paraId="000005CB">
            <w:pPr>
              <w:rPr/>
            </w:pPr>
            <w:r w:rsidDel="00000000" w:rsidR="00000000" w:rsidRPr="00000000">
              <w:rPr>
                <w:rtl w:val="0"/>
              </w:rPr>
              <w:t xml:space="preserve">3.1 El permiso del rol esta asociado a una cita?</w:t>
            </w:r>
          </w:p>
        </w:tc>
      </w:tr>
      <w:tr>
        <w:trPr>
          <w:cantSplit w:val="0"/>
          <w:trHeight w:val="66" w:hRule="atLeast"/>
          <w:tblHeader w:val="0"/>
        </w:trPr>
        <w:tc>
          <w:tcPr>
            <w:vMerge w:val="continue"/>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5D0">
            <w:pPr>
              <w:jc w:val="right"/>
              <w:rPr/>
            </w:pPr>
            <w:r w:rsidDel="00000000" w:rsidR="00000000" w:rsidRPr="00000000">
              <w:rPr>
                <w:rtl w:val="0"/>
              </w:rPr>
              <w:t xml:space="preserve">1</w:t>
            </w:r>
          </w:p>
        </w:tc>
        <w:tc>
          <w:tcPr/>
          <w:p w:rsidR="00000000" w:rsidDel="00000000" w:rsidP="00000000" w:rsidRDefault="00000000" w:rsidRPr="00000000" w14:paraId="000005D2">
            <w:pPr>
              <w:rPr/>
            </w:pPr>
            <w:r w:rsidDel="00000000" w:rsidR="00000000" w:rsidRPr="00000000">
              <w:rPr>
                <w:rtl w:val="0"/>
              </w:rPr>
              <w:t xml:space="preserve">El sistema despliega msj “No se puede eliminar el permiso del rol porque está asociado a una cita”</w:t>
            </w:r>
          </w:p>
        </w:tc>
      </w:tr>
      <w:tr>
        <w:trPr>
          <w:cantSplit w:val="0"/>
          <w:trHeight w:val="66" w:hRule="atLeast"/>
          <w:tblHeader w:val="0"/>
        </w:trPr>
        <w:tc>
          <w:tcPr>
            <w:vMerge w:val="continue"/>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5D5">
            <w:pPr>
              <w:jc w:val="right"/>
              <w:rPr/>
            </w:pPr>
            <w:r w:rsidDel="00000000" w:rsidR="00000000" w:rsidRPr="00000000">
              <w:rPr>
                <w:rtl w:val="0"/>
              </w:rPr>
              <w:t xml:space="preserve">2</w:t>
            </w:r>
          </w:p>
        </w:tc>
        <w:tc>
          <w:tcPr/>
          <w:p w:rsidR="00000000" w:rsidDel="00000000" w:rsidP="00000000" w:rsidRDefault="00000000" w:rsidRPr="00000000" w14:paraId="000005D7">
            <w:pPr>
              <w:rPr/>
            </w:pPr>
            <w:r w:rsidDel="00000000" w:rsidR="00000000" w:rsidRPr="00000000">
              <w:rPr>
                <w:rtl w:val="0"/>
              </w:rPr>
              <w:t xml:space="preserve">El sistema redirige al usuario al paso Nro. 12</w:t>
            </w:r>
          </w:p>
        </w:tc>
      </w:tr>
      <w:tr>
        <w:trPr>
          <w:cantSplit w:val="0"/>
          <w:tblHeader w:val="0"/>
        </w:trPr>
        <w:tc>
          <w:tcPr>
            <w:vMerge w:val="continue"/>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5D9">
            <w:pPr>
              <w:rPr/>
            </w:pPr>
            <w:r w:rsidDel="00000000" w:rsidR="00000000" w:rsidRPr="00000000">
              <w:rPr>
                <w:rtl w:val="0"/>
              </w:rPr>
              <w:t xml:space="preserve">9</w:t>
            </w:r>
          </w:p>
        </w:tc>
        <w:tc>
          <w:tcPr>
            <w:gridSpan w:val="3"/>
          </w:tcPr>
          <w:p w:rsidR="00000000" w:rsidDel="00000000" w:rsidP="00000000" w:rsidRDefault="00000000" w:rsidRPr="00000000" w14:paraId="000005DA">
            <w:pPr>
              <w:rPr/>
            </w:pPr>
            <w:r w:rsidDel="00000000" w:rsidR="00000000" w:rsidRPr="00000000">
              <w:rPr>
                <w:rtl w:val="0"/>
              </w:rPr>
              <w:t xml:space="preserve">9.1 Si la contraseña del Dir. Admin. Es incorrecta</w:t>
            </w:r>
          </w:p>
        </w:tc>
      </w:tr>
      <w:tr>
        <w:trPr>
          <w:cantSplit w:val="0"/>
          <w:tblHeader w:val="0"/>
        </w:trPr>
        <w:tc>
          <w:tcPr>
            <w:vMerge w:val="continue"/>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DF">
            <w:pPr>
              <w:jc w:val="right"/>
              <w:rPr/>
            </w:pPr>
            <w:r w:rsidDel="00000000" w:rsidR="00000000" w:rsidRPr="00000000">
              <w:rPr>
                <w:rtl w:val="0"/>
              </w:rPr>
              <w:t xml:space="preserve">1</w:t>
            </w:r>
          </w:p>
        </w:tc>
        <w:tc>
          <w:tcPr>
            <w:gridSpan w:val="2"/>
          </w:tcPr>
          <w:p w:rsidR="00000000" w:rsidDel="00000000" w:rsidP="00000000" w:rsidRDefault="00000000" w:rsidRPr="00000000" w14:paraId="000005E0">
            <w:pPr>
              <w:rPr/>
            </w:pPr>
            <w:r w:rsidDel="00000000" w:rsidR="00000000" w:rsidRPr="00000000">
              <w:rPr>
                <w:rtl w:val="0"/>
              </w:rPr>
              <w:t xml:space="preserve">El sistema arroja msj “Contraseña no autorizada”</w:t>
            </w:r>
          </w:p>
        </w:tc>
      </w:tr>
      <w:tr>
        <w:trPr>
          <w:cantSplit w:val="0"/>
          <w:tblHeader w:val="0"/>
        </w:trPr>
        <w:tc>
          <w:tcPr>
            <w:vMerge w:val="continue"/>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E4">
            <w:pPr>
              <w:jc w:val="right"/>
              <w:rPr/>
            </w:pPr>
            <w:r w:rsidDel="00000000" w:rsidR="00000000" w:rsidRPr="00000000">
              <w:rPr>
                <w:rtl w:val="0"/>
              </w:rPr>
              <w:t xml:space="preserve">2</w:t>
            </w:r>
          </w:p>
        </w:tc>
        <w:tc>
          <w:tcPr>
            <w:gridSpan w:val="2"/>
          </w:tcPr>
          <w:p w:rsidR="00000000" w:rsidDel="00000000" w:rsidP="00000000" w:rsidRDefault="00000000" w:rsidRPr="00000000" w14:paraId="000005E5">
            <w:pPr>
              <w:rPr/>
            </w:pPr>
            <w:r w:rsidDel="00000000" w:rsidR="00000000" w:rsidRPr="00000000">
              <w:rPr>
                <w:rtl w:val="0"/>
              </w:rPr>
              <w:t xml:space="preserve">El sistema redirecciona al usuario al paso No. 8</w:t>
            </w:r>
          </w:p>
        </w:tc>
      </w:tr>
      <w:tr>
        <w:trPr>
          <w:cantSplit w:val="0"/>
          <w:tblHeader w:val="0"/>
        </w:trPr>
        <w:tc>
          <w:tcPr>
            <w:vMerge w:val="restart"/>
          </w:tcPr>
          <w:p w:rsidR="00000000" w:rsidDel="00000000" w:rsidP="00000000" w:rsidRDefault="00000000" w:rsidRPr="00000000" w14:paraId="000005E7">
            <w:pPr>
              <w:rPr/>
            </w:pPr>
            <w:r w:rsidDel="00000000" w:rsidR="00000000" w:rsidRPr="00000000">
              <w:rPr>
                <w:rtl w:val="0"/>
              </w:rPr>
              <w:t xml:space="preserve">Documentación</w:t>
            </w:r>
          </w:p>
          <w:p w:rsidR="00000000" w:rsidDel="00000000" w:rsidP="00000000" w:rsidRDefault="00000000" w:rsidRPr="00000000" w14:paraId="000005E8">
            <w:pPr>
              <w:rPr/>
            </w:pPr>
            <w:r w:rsidDel="00000000" w:rsidR="00000000" w:rsidRPr="00000000">
              <w:rPr>
                <w:rtl w:val="0"/>
              </w:rPr>
              <w:t xml:space="preserve">Regla de Negocio</w:t>
            </w:r>
          </w:p>
          <w:p w:rsidR="00000000" w:rsidDel="00000000" w:rsidP="00000000" w:rsidRDefault="00000000" w:rsidRPr="00000000" w14:paraId="000005E9">
            <w:pPr>
              <w:rPr/>
            </w:pPr>
            <w:r w:rsidDel="00000000" w:rsidR="00000000" w:rsidRPr="00000000">
              <w:rPr>
                <w:rtl w:val="0"/>
              </w:rPr>
              <w:t xml:space="preserve">Normatividad</w:t>
            </w:r>
          </w:p>
        </w:tc>
        <w:tc>
          <w:tcPr>
            <w:gridSpan w:val="4"/>
          </w:tcPr>
          <w:p w:rsidR="00000000" w:rsidDel="00000000" w:rsidP="00000000" w:rsidRDefault="00000000" w:rsidRPr="00000000" w14:paraId="000005EA">
            <w:pPr>
              <w:rPr/>
            </w:pPr>
            <w:r w:rsidDel="00000000" w:rsidR="00000000" w:rsidRPr="00000000">
              <w:rPr>
                <w:rtl w:val="0"/>
              </w:rPr>
              <w:t xml:space="preserve">CA_01.1.1.15 El sistema debe tomar el Id del Rol (Guid).</w:t>
            </w:r>
          </w:p>
        </w:tc>
      </w:tr>
      <w:tr>
        <w:trPr>
          <w:cantSplit w:val="0"/>
          <w:tblHeader w:val="0"/>
        </w:trPr>
        <w:tc>
          <w:tcPr>
            <w:vMerge w:val="continue"/>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5EF">
            <w:pPr>
              <w:rPr/>
            </w:pPr>
            <w:r w:rsidDel="00000000" w:rsidR="00000000" w:rsidRPr="00000000">
              <w:rPr>
                <w:rtl w:val="0"/>
              </w:rPr>
              <w:t xml:space="preserve">CA_01.1.1.16 El sistema debe tomar el Id de la asociación (Guid),Se elimina la asociación.</w:t>
            </w:r>
          </w:p>
        </w:tc>
      </w:tr>
      <w:tr>
        <w:trPr>
          <w:cantSplit w:val="0"/>
          <w:tblHeader w:val="0"/>
        </w:trPr>
        <w:tc>
          <w:tcPr/>
          <w:p w:rsidR="00000000" w:rsidDel="00000000" w:rsidP="00000000" w:rsidRDefault="00000000" w:rsidRPr="00000000" w14:paraId="000005F3">
            <w:pPr>
              <w:rPr/>
            </w:pPr>
            <w:r w:rsidDel="00000000" w:rsidR="00000000" w:rsidRPr="00000000">
              <w:rPr>
                <w:rtl w:val="0"/>
              </w:rPr>
              <w:t xml:space="preserve">Comentarios</w:t>
            </w:r>
          </w:p>
        </w:tc>
        <w:tc>
          <w:tcPr>
            <w:gridSpan w:val="4"/>
          </w:tcPr>
          <w:p w:rsidR="00000000" w:rsidDel="00000000" w:rsidP="00000000" w:rsidRDefault="00000000" w:rsidRPr="00000000" w14:paraId="000005F4">
            <w:pPr>
              <w:rPr/>
            </w:pPr>
            <w:r w:rsidDel="00000000" w:rsidR="00000000" w:rsidRPr="00000000">
              <w:rPr>
                <w:rtl w:val="0"/>
              </w:rPr>
            </w:r>
          </w:p>
        </w:tc>
      </w:tr>
      <w:tr>
        <w:trPr>
          <w:cantSplit w:val="0"/>
          <w:tblHeader w:val="0"/>
        </w:trPr>
        <w:tc>
          <w:tcPr/>
          <w:p w:rsidR="00000000" w:rsidDel="00000000" w:rsidP="00000000" w:rsidRDefault="00000000" w:rsidRPr="00000000" w14:paraId="000005F8">
            <w:pPr>
              <w:rPr/>
            </w:pPr>
            <w:r w:rsidDel="00000000" w:rsidR="00000000" w:rsidRPr="00000000">
              <w:rPr>
                <w:rtl w:val="0"/>
              </w:rPr>
              <w:t xml:space="preserve">Responsables</w:t>
            </w:r>
          </w:p>
        </w:tc>
        <w:tc>
          <w:tcPr>
            <w:gridSpan w:val="4"/>
          </w:tcPr>
          <w:p w:rsidR="00000000" w:rsidDel="00000000" w:rsidP="00000000" w:rsidRDefault="00000000" w:rsidRPr="00000000" w14:paraId="000005F9">
            <w:pPr>
              <w:rPr/>
            </w:pPr>
            <w:r w:rsidDel="00000000" w:rsidR="00000000" w:rsidRPr="00000000">
              <w:rPr>
                <w:rtl w:val="0"/>
              </w:rPr>
              <w:t xml:space="preserve">Joel Tuiran</w:t>
            </w:r>
          </w:p>
        </w:tc>
      </w:tr>
    </w:tbl>
    <w:p w:rsidR="00000000" w:rsidDel="00000000" w:rsidP="00000000" w:rsidRDefault="00000000" w:rsidRPr="00000000" w14:paraId="000005FD">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tbl>
      <w:tblPr>
        <w:tblStyle w:val="Table1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5FE">
            <w:pPr>
              <w:rPr>
                <w:b w:val="0"/>
                <w:sz w:val="28"/>
                <w:szCs w:val="28"/>
              </w:rPr>
            </w:pPr>
            <w:r w:rsidDel="00000000" w:rsidR="00000000" w:rsidRPr="00000000">
              <w:rPr>
                <w:sz w:val="28"/>
                <w:szCs w:val="28"/>
                <w:rtl w:val="0"/>
              </w:rPr>
              <w:t xml:space="preserve">Escenario</w:t>
            </w:r>
            <w:r w:rsidDel="00000000" w:rsidR="00000000" w:rsidRPr="00000000">
              <w:rPr>
                <w:rtl w:val="0"/>
              </w:rPr>
            </w:r>
          </w:p>
        </w:tc>
        <w:tc>
          <w:tcPr/>
          <w:p w:rsidR="00000000" w:rsidDel="00000000" w:rsidP="00000000" w:rsidRDefault="00000000" w:rsidRPr="00000000" w14:paraId="000005FF">
            <w:pPr>
              <w:pStyle w:val="Heading2"/>
              <w:rPr>
                <w:rFonts w:ascii="Arial" w:cs="Arial" w:eastAsia="Arial" w:hAnsi="Arial"/>
                <w:b w:val="1"/>
              </w:rPr>
            </w:pPr>
            <w:r w:rsidDel="00000000" w:rsidR="00000000" w:rsidRPr="00000000">
              <w:rPr>
                <w:rFonts w:ascii="Arial" w:cs="Arial" w:eastAsia="Arial" w:hAnsi="Arial"/>
                <w:rtl w:val="0"/>
              </w:rPr>
              <w:t xml:space="preserve">CU02  Usuarios</w:t>
            </w:r>
            <w:r w:rsidDel="00000000" w:rsidR="00000000" w:rsidRPr="00000000">
              <w:rPr>
                <w:rtl w:val="0"/>
              </w:rPr>
            </w:r>
          </w:p>
          <w:p w:rsidR="00000000" w:rsidDel="00000000" w:rsidP="00000000" w:rsidRDefault="00000000" w:rsidRPr="00000000" w14:paraId="00000600">
            <w:pPr>
              <w:pStyle w:val="Heading2"/>
              <w:rPr>
                <w:b w:val="1"/>
              </w:rPr>
            </w:pPr>
            <w:r w:rsidDel="00000000" w:rsidR="00000000" w:rsidRPr="00000000">
              <w:rPr>
                <w:rFonts w:ascii="Arial" w:cs="Arial" w:eastAsia="Arial" w:hAnsi="Arial"/>
                <w:rtl w:val="0"/>
              </w:rPr>
              <w:t xml:space="preserve">CU02.1 Gestión de Usuarios</w:t>
            </w:r>
            <w:r w:rsidDel="00000000" w:rsidR="00000000" w:rsidRPr="00000000">
              <w:rPr>
                <w:rtl w:val="0"/>
              </w:rPr>
            </w:r>
          </w:p>
        </w:tc>
        <w:tc>
          <w:tcPr/>
          <w:p w:rsidR="00000000" w:rsidDel="00000000" w:rsidP="00000000" w:rsidRDefault="00000000" w:rsidRPr="00000000" w14:paraId="00000601">
            <w:pPr>
              <w:rPr>
                <w:b w:val="0"/>
                <w:sz w:val="28"/>
                <w:szCs w:val="28"/>
              </w:rPr>
            </w:pPr>
            <w:r w:rsidDel="00000000" w:rsidR="00000000" w:rsidRPr="00000000">
              <w:rPr>
                <w:rtl w:val="0"/>
              </w:rPr>
            </w:r>
          </w:p>
        </w:tc>
      </w:tr>
    </w:tbl>
    <w:p w:rsidR="00000000" w:rsidDel="00000000" w:rsidP="00000000" w:rsidRDefault="00000000" w:rsidRPr="00000000" w14:paraId="00000602">
      <w:pPr>
        <w:rPr/>
      </w:pPr>
      <w:r w:rsidDel="00000000" w:rsidR="00000000" w:rsidRPr="00000000">
        <w:rPr>
          <w:rtl w:val="0"/>
        </w:rPr>
      </w:r>
    </w:p>
    <w:tbl>
      <w:tblPr>
        <w:tblStyle w:val="Table1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603">
            <w:pPr>
              <w:rPr>
                <w:b w:val="0"/>
              </w:rPr>
            </w:pPr>
            <w:r w:rsidDel="00000000" w:rsidR="00000000" w:rsidRPr="00000000">
              <w:rPr>
                <w:rtl w:val="0"/>
              </w:rPr>
              <w:t xml:space="preserve">CU -</w:t>
            </w:r>
            <w:r w:rsidDel="00000000" w:rsidR="00000000" w:rsidRPr="00000000">
              <w:rPr>
                <w:rtl w:val="0"/>
              </w:rPr>
            </w:r>
          </w:p>
        </w:tc>
        <w:tc>
          <w:tcPr>
            <w:gridSpan w:val="4"/>
          </w:tcPr>
          <w:p w:rsidR="00000000" w:rsidDel="00000000" w:rsidP="00000000" w:rsidRDefault="00000000" w:rsidRPr="00000000" w14:paraId="00000604">
            <w:pPr>
              <w:rPr>
                <w:b w:val="0"/>
              </w:rPr>
            </w:pPr>
            <w:r w:rsidDel="00000000" w:rsidR="00000000" w:rsidRPr="00000000">
              <w:rPr>
                <w:i w:val="1"/>
                <w:rtl w:val="0"/>
              </w:rPr>
              <w:t xml:space="preserve">CU.04.1.1 Registrar un usuario</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608">
            <w:pPr>
              <w:rPr>
                <w:b w:val="0"/>
              </w:rPr>
            </w:pPr>
            <w:r w:rsidDel="00000000" w:rsidR="00000000" w:rsidRPr="00000000">
              <w:rPr>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609">
            <w:pPr>
              <w:rPr/>
            </w:pPr>
            <w:r w:rsidDel="00000000" w:rsidR="00000000" w:rsidRPr="00000000">
              <w:rPr>
                <w:rtl w:val="0"/>
              </w:rPr>
              <w:t xml:space="preserve">CU 02 Usuarios</w:t>
            </w:r>
          </w:p>
          <w:p w:rsidR="00000000" w:rsidDel="00000000" w:rsidP="00000000" w:rsidRDefault="00000000" w:rsidRPr="00000000" w14:paraId="0000060A">
            <w:pPr>
              <w:rPr/>
            </w:pPr>
            <w:r w:rsidDel="00000000" w:rsidR="00000000" w:rsidRPr="00000000">
              <w:rPr>
                <w:rtl w:val="0"/>
              </w:rPr>
              <w:t xml:space="preserve">CU 02.1 Gestión de Usuarios</w:t>
            </w:r>
          </w:p>
        </w:tc>
      </w:tr>
      <w:tr>
        <w:trPr>
          <w:cantSplit w:val="0"/>
          <w:tblHeader w:val="0"/>
        </w:trPr>
        <w:tc>
          <w:tcPr/>
          <w:p w:rsidR="00000000" w:rsidDel="00000000" w:rsidP="00000000" w:rsidRDefault="00000000" w:rsidRPr="00000000" w14:paraId="0000060E">
            <w:pPr>
              <w:rPr>
                <w:b w:val="0"/>
              </w:rPr>
            </w:pPr>
            <w:r w:rsidDel="00000000" w:rsidR="00000000" w:rsidRPr="00000000">
              <w:rPr>
                <w:rtl w:val="0"/>
              </w:rPr>
              <w:t xml:space="preserve">Pre  Condiciones</w:t>
            </w:r>
            <w:r w:rsidDel="00000000" w:rsidR="00000000" w:rsidRPr="00000000">
              <w:rPr>
                <w:rtl w:val="0"/>
              </w:rPr>
            </w:r>
          </w:p>
        </w:tc>
        <w:tc>
          <w:tcPr>
            <w:gridSpan w:val="4"/>
          </w:tcPr>
          <w:p w:rsidR="00000000" w:rsidDel="00000000" w:rsidP="00000000" w:rsidRDefault="00000000" w:rsidRPr="00000000" w14:paraId="0000060F">
            <w:pPr>
              <w:rPr/>
            </w:pPr>
            <w:r w:rsidDel="00000000" w:rsidR="00000000" w:rsidRPr="00000000">
              <w:rPr>
                <w:rtl w:val="0"/>
              </w:rPr>
              <w:t xml:space="preserve">El Usuario debe haber iniciado sesión</w:t>
            </w:r>
          </w:p>
        </w:tc>
      </w:tr>
      <w:tr>
        <w:trPr>
          <w:cantSplit w:val="0"/>
          <w:tblHeader w:val="0"/>
        </w:trPr>
        <w:tc>
          <w:tcPr>
            <w:shd w:fill="e2efd9" w:val="clear"/>
          </w:tcPr>
          <w:p w:rsidR="00000000" w:rsidDel="00000000" w:rsidP="00000000" w:rsidRDefault="00000000" w:rsidRPr="00000000" w14:paraId="00000613">
            <w:pPr>
              <w:rPr>
                <w:b w:val="0"/>
              </w:rPr>
            </w:pPr>
            <w:r w:rsidDel="00000000" w:rsidR="00000000" w:rsidRPr="00000000">
              <w:rPr>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614">
            <w:pPr>
              <w:rPr/>
            </w:pPr>
            <w:r w:rsidDel="00000000" w:rsidR="00000000" w:rsidRPr="00000000">
              <w:rPr>
                <w:rtl w:val="0"/>
              </w:rPr>
              <w:t xml:space="preserve">El sistema deberá comportarse como se describe en el siguiente caso de uso para registrar un nuevo usuario.</w:t>
            </w:r>
          </w:p>
        </w:tc>
      </w:tr>
      <w:tr>
        <w:trPr>
          <w:cantSplit w:val="0"/>
          <w:tblHeader w:val="0"/>
        </w:trPr>
        <w:tc>
          <w:tcPr/>
          <w:p w:rsidR="00000000" w:rsidDel="00000000" w:rsidP="00000000" w:rsidRDefault="00000000" w:rsidRPr="00000000" w14:paraId="00000618">
            <w:pPr>
              <w:rPr>
                <w:b w:val="0"/>
              </w:rPr>
            </w:pPr>
            <w:r w:rsidDel="00000000" w:rsidR="00000000" w:rsidRPr="00000000">
              <w:rPr>
                <w:rtl w:val="0"/>
              </w:rPr>
              <w:t xml:space="preserve">Actores</w:t>
            </w:r>
            <w:r w:rsidDel="00000000" w:rsidR="00000000" w:rsidRPr="00000000">
              <w:rPr>
                <w:rtl w:val="0"/>
              </w:rPr>
            </w:r>
          </w:p>
        </w:tc>
        <w:tc>
          <w:tcPr>
            <w:gridSpan w:val="4"/>
          </w:tcPr>
          <w:p w:rsidR="00000000" w:rsidDel="00000000" w:rsidP="00000000" w:rsidRDefault="00000000" w:rsidRPr="00000000" w14:paraId="00000619">
            <w:pPr>
              <w:rPr/>
            </w:pPr>
            <w:r w:rsidDel="00000000" w:rsidR="00000000" w:rsidRPr="00000000">
              <w:rPr>
                <w:rtl w:val="0"/>
              </w:rPr>
              <w:t xml:space="preserve">Administrador</w:t>
            </w:r>
          </w:p>
        </w:tc>
      </w:tr>
      <w:tr>
        <w:trPr>
          <w:cantSplit w:val="0"/>
          <w:tblHeader w:val="0"/>
        </w:trPr>
        <w:tc>
          <w:tcPr>
            <w:vMerge w:val="restart"/>
            <w:shd w:fill="e2efd9" w:val="clear"/>
          </w:tcPr>
          <w:p w:rsidR="00000000" w:rsidDel="00000000" w:rsidP="00000000" w:rsidRDefault="00000000" w:rsidRPr="00000000" w14:paraId="0000061D">
            <w:pPr>
              <w:rPr>
                <w:b w:val="0"/>
              </w:rPr>
            </w:pPr>
            <w:r w:rsidDel="00000000" w:rsidR="00000000" w:rsidRPr="00000000">
              <w:rPr>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61E">
            <w:pPr>
              <w:rPr>
                <w:b w:val="1"/>
              </w:rPr>
            </w:pPr>
            <w:r w:rsidDel="00000000" w:rsidR="00000000" w:rsidRPr="00000000">
              <w:rPr>
                <w:b w:val="1"/>
                <w:rtl w:val="0"/>
              </w:rPr>
              <w:t xml:space="preserve">Paso</w:t>
            </w:r>
          </w:p>
        </w:tc>
        <w:tc>
          <w:tcPr>
            <w:gridSpan w:val="3"/>
            <w:shd w:fill="e2efd9" w:val="clear"/>
          </w:tcPr>
          <w:p w:rsidR="00000000" w:rsidDel="00000000" w:rsidP="00000000" w:rsidRDefault="00000000" w:rsidRPr="00000000" w14:paraId="0000061F">
            <w:pPr>
              <w:rPr>
                <w:b w:val="1"/>
              </w:rPr>
            </w:pPr>
            <w:r w:rsidDel="00000000" w:rsidR="00000000" w:rsidRPr="00000000">
              <w:rPr>
                <w:b w:val="1"/>
                <w:rtl w:val="0"/>
              </w:rPr>
              <w:t xml:space="preserve">Acción</w:t>
            </w:r>
          </w:p>
        </w:tc>
      </w:tr>
      <w:tr>
        <w:trPr>
          <w:cantSplit w:val="0"/>
          <w:tblHeader w:val="0"/>
        </w:trPr>
        <w:tc>
          <w:tcPr>
            <w:vMerge w:val="continue"/>
            <w:shd w:fill="e2efd9" w:val="clear"/>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623">
            <w:pPr>
              <w:rPr/>
            </w:pPr>
            <w:r w:rsidDel="00000000" w:rsidR="00000000" w:rsidRPr="00000000">
              <w:rPr>
                <w:rtl w:val="0"/>
              </w:rPr>
              <w:t xml:space="preserve">1</w:t>
            </w:r>
          </w:p>
        </w:tc>
        <w:tc>
          <w:tcPr>
            <w:gridSpan w:val="3"/>
          </w:tcPr>
          <w:p w:rsidR="00000000" w:rsidDel="00000000" w:rsidP="00000000" w:rsidRDefault="00000000" w:rsidRPr="00000000" w14:paraId="00000624">
            <w:pPr>
              <w:rPr/>
            </w:pPr>
            <w:r w:rsidDel="00000000" w:rsidR="00000000" w:rsidRPr="00000000">
              <w:rPr>
                <w:rtl w:val="0"/>
              </w:rPr>
              <w:t xml:space="preserve">Usuario ingresa a crear un Usuario</w:t>
            </w:r>
          </w:p>
        </w:tc>
      </w:tr>
      <w:tr>
        <w:trPr>
          <w:cantSplit w:val="0"/>
          <w:tblHeader w:val="0"/>
        </w:trPr>
        <w:tc>
          <w:tcPr>
            <w:vMerge w:val="continue"/>
            <w:shd w:fill="e2efd9" w:val="clear"/>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2efd9" w:val="clear"/>
          </w:tcPr>
          <w:p w:rsidR="00000000" w:rsidDel="00000000" w:rsidP="00000000" w:rsidRDefault="00000000" w:rsidRPr="00000000" w14:paraId="00000628">
            <w:pPr>
              <w:rPr/>
            </w:pPr>
            <w:r w:rsidDel="00000000" w:rsidR="00000000" w:rsidRPr="00000000">
              <w:rPr>
                <w:rtl w:val="0"/>
              </w:rPr>
              <w:t xml:space="preserve">2</w:t>
            </w:r>
          </w:p>
        </w:tc>
        <w:tc>
          <w:tcPr>
            <w:gridSpan w:val="3"/>
            <w:shd w:fill="e2efd9" w:val="clear"/>
          </w:tcPr>
          <w:p w:rsidR="00000000" w:rsidDel="00000000" w:rsidP="00000000" w:rsidRDefault="00000000" w:rsidRPr="00000000" w14:paraId="00000629">
            <w:pPr>
              <w:rPr/>
            </w:pPr>
            <w:r w:rsidDel="00000000" w:rsidR="00000000" w:rsidRPr="00000000">
              <w:rPr>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2D">
            <w:pPr>
              <w:rPr/>
            </w:pPr>
            <w:r w:rsidDel="00000000" w:rsidR="00000000" w:rsidRPr="00000000">
              <w:rPr>
                <w:rtl w:val="0"/>
              </w:rPr>
              <w:t xml:space="preserve">3</w:t>
            </w:r>
          </w:p>
        </w:tc>
        <w:tc>
          <w:tcPr>
            <w:gridSpan w:val="3"/>
          </w:tcPr>
          <w:p w:rsidR="00000000" w:rsidDel="00000000" w:rsidP="00000000" w:rsidRDefault="00000000" w:rsidRPr="00000000" w14:paraId="0000062E">
            <w:pPr>
              <w:rPr/>
            </w:pPr>
            <w:r w:rsidDel="00000000" w:rsidR="00000000" w:rsidRPr="00000000">
              <w:rPr>
                <w:rtl w:val="0"/>
              </w:rPr>
              <w:t xml:space="preserve">El sistema despliega formulario</w:t>
            </w:r>
          </w:p>
        </w:tc>
      </w:tr>
      <w:tr>
        <w:trPr>
          <w:cantSplit w:val="0"/>
          <w:tblHeader w:val="0"/>
        </w:trPr>
        <w:tc>
          <w:tcPr>
            <w:vMerge w:val="continue"/>
            <w:shd w:fill="e2efd9" w:val="clear"/>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2efd9" w:val="clear"/>
          </w:tcPr>
          <w:p w:rsidR="00000000" w:rsidDel="00000000" w:rsidP="00000000" w:rsidRDefault="00000000" w:rsidRPr="00000000" w14:paraId="00000632">
            <w:pPr>
              <w:rPr/>
            </w:pPr>
            <w:r w:rsidDel="00000000" w:rsidR="00000000" w:rsidRPr="00000000">
              <w:rPr>
                <w:rtl w:val="0"/>
              </w:rPr>
              <w:t xml:space="preserve">4</w:t>
            </w:r>
          </w:p>
        </w:tc>
        <w:tc>
          <w:tcPr>
            <w:gridSpan w:val="3"/>
            <w:shd w:fill="e2efd9" w:val="clear"/>
          </w:tcPr>
          <w:p w:rsidR="00000000" w:rsidDel="00000000" w:rsidP="00000000" w:rsidRDefault="00000000" w:rsidRPr="00000000" w14:paraId="00000633">
            <w:pPr>
              <w:rPr/>
            </w:pPr>
            <w:r w:rsidDel="00000000" w:rsidR="00000000" w:rsidRPr="00000000">
              <w:rPr>
                <w:rtl w:val="0"/>
              </w:rPr>
              <w:t xml:space="preserve">El usuario diligencia el formulario</w:t>
            </w:r>
          </w:p>
        </w:tc>
      </w:tr>
      <w:tr>
        <w:trPr>
          <w:cantSplit w:val="0"/>
          <w:tblHeader w:val="0"/>
        </w:trPr>
        <w:tc>
          <w:tcPr>
            <w:vMerge w:val="continue"/>
            <w:shd w:fill="e2efd9" w:val="clear"/>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37">
            <w:pPr>
              <w:rPr/>
            </w:pPr>
            <w:r w:rsidDel="00000000" w:rsidR="00000000" w:rsidRPr="00000000">
              <w:rPr>
                <w:rtl w:val="0"/>
              </w:rPr>
              <w:t xml:space="preserve">5</w:t>
            </w:r>
          </w:p>
        </w:tc>
        <w:tc>
          <w:tcPr>
            <w:gridSpan w:val="3"/>
          </w:tcPr>
          <w:p w:rsidR="00000000" w:rsidDel="00000000" w:rsidP="00000000" w:rsidRDefault="00000000" w:rsidRPr="00000000" w14:paraId="00000638">
            <w:pPr>
              <w:rPr/>
            </w:pPr>
            <w:r w:rsidDel="00000000" w:rsidR="00000000" w:rsidRPr="00000000">
              <w:rPr>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2efd9" w:val="clear"/>
          </w:tcPr>
          <w:p w:rsidR="00000000" w:rsidDel="00000000" w:rsidP="00000000" w:rsidRDefault="00000000" w:rsidRPr="00000000" w14:paraId="0000063C">
            <w:pPr>
              <w:rPr/>
            </w:pPr>
            <w:r w:rsidDel="00000000" w:rsidR="00000000" w:rsidRPr="00000000">
              <w:rPr>
                <w:rtl w:val="0"/>
              </w:rPr>
              <w:t xml:space="preserve">6</w:t>
            </w:r>
          </w:p>
        </w:tc>
        <w:tc>
          <w:tcPr>
            <w:gridSpan w:val="3"/>
            <w:shd w:fill="e2efd9" w:val="clear"/>
          </w:tcPr>
          <w:p w:rsidR="00000000" w:rsidDel="00000000" w:rsidP="00000000" w:rsidRDefault="00000000" w:rsidRPr="00000000" w14:paraId="0000063D">
            <w:pPr>
              <w:rPr/>
            </w:pPr>
            <w:r w:rsidDel="00000000" w:rsidR="00000000" w:rsidRPr="00000000">
              <w:rPr>
                <w:rtl w:val="0"/>
              </w:rPr>
              <w:t xml:space="preserve">El sistema crea el nuevo usuario</w:t>
            </w:r>
          </w:p>
        </w:tc>
      </w:tr>
      <w:tr>
        <w:trPr>
          <w:cantSplit w:val="0"/>
          <w:tblHeader w:val="0"/>
        </w:trPr>
        <w:tc>
          <w:tcPr>
            <w:vMerge w:val="continue"/>
            <w:shd w:fill="e2efd9" w:val="clear"/>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41">
            <w:pPr>
              <w:rPr/>
            </w:pPr>
            <w:r w:rsidDel="00000000" w:rsidR="00000000" w:rsidRPr="00000000">
              <w:rPr>
                <w:rtl w:val="0"/>
              </w:rPr>
              <w:t xml:space="preserve">7</w:t>
            </w:r>
          </w:p>
        </w:tc>
        <w:tc>
          <w:tcPr>
            <w:gridSpan w:val="3"/>
          </w:tcPr>
          <w:p w:rsidR="00000000" w:rsidDel="00000000" w:rsidP="00000000" w:rsidRDefault="00000000" w:rsidRPr="00000000" w14:paraId="00000642">
            <w:pPr>
              <w:rPr/>
            </w:pPr>
            <w:r w:rsidDel="00000000" w:rsidR="00000000" w:rsidRPr="00000000">
              <w:rPr>
                <w:rtl w:val="0"/>
              </w:rPr>
              <w:t xml:space="preserve">El sistema despliega msj “El usuario fue creado con Éxito”</w:t>
            </w:r>
          </w:p>
        </w:tc>
      </w:tr>
      <w:tr>
        <w:trPr>
          <w:cantSplit w:val="0"/>
          <w:tblHeader w:val="0"/>
        </w:trPr>
        <w:tc>
          <w:tcPr>
            <w:vMerge w:val="continue"/>
            <w:shd w:fill="e2efd9" w:val="clear"/>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2efd9" w:val="clear"/>
          </w:tcPr>
          <w:p w:rsidR="00000000" w:rsidDel="00000000" w:rsidP="00000000" w:rsidRDefault="00000000" w:rsidRPr="00000000" w14:paraId="00000646">
            <w:pPr>
              <w:rPr/>
            </w:pPr>
            <w:r w:rsidDel="00000000" w:rsidR="00000000" w:rsidRPr="00000000">
              <w:rPr>
                <w:rtl w:val="0"/>
              </w:rPr>
              <w:t xml:space="preserve">8</w:t>
            </w:r>
          </w:p>
        </w:tc>
        <w:tc>
          <w:tcPr>
            <w:gridSpan w:val="3"/>
            <w:shd w:fill="e2efd9" w:val="clear"/>
          </w:tcPr>
          <w:p w:rsidR="00000000" w:rsidDel="00000000" w:rsidP="00000000" w:rsidRDefault="00000000" w:rsidRPr="00000000" w14:paraId="00000647">
            <w:pPr>
              <w:rPr/>
            </w:pPr>
            <w:r w:rsidDel="00000000" w:rsidR="00000000" w:rsidRPr="00000000">
              <w:rPr>
                <w:rtl w:val="0"/>
              </w:rPr>
              <w:t xml:space="preserve">El sistema ejecuta el CU02.1.2 Listar Usuarios</w:t>
            </w:r>
          </w:p>
        </w:tc>
      </w:tr>
      <w:tr>
        <w:trPr>
          <w:cantSplit w:val="0"/>
          <w:tblHeader w:val="0"/>
        </w:trPr>
        <w:tc>
          <w:tcPr/>
          <w:p w:rsidR="00000000" w:rsidDel="00000000" w:rsidP="00000000" w:rsidRDefault="00000000" w:rsidRPr="00000000" w14:paraId="0000064A">
            <w:pPr>
              <w:rPr>
                <w:b w:val="0"/>
              </w:rPr>
            </w:pPr>
            <w:r w:rsidDel="00000000" w:rsidR="00000000" w:rsidRPr="00000000">
              <w:rPr>
                <w:rtl w:val="0"/>
              </w:rPr>
              <w:t xml:space="preserve">Post - Condición</w:t>
            </w:r>
            <w:r w:rsidDel="00000000" w:rsidR="00000000" w:rsidRPr="00000000">
              <w:rPr>
                <w:rtl w:val="0"/>
              </w:rPr>
            </w:r>
          </w:p>
        </w:tc>
        <w:tc>
          <w:tcPr>
            <w:gridSpan w:val="4"/>
          </w:tcPr>
          <w:p w:rsidR="00000000" w:rsidDel="00000000" w:rsidP="00000000" w:rsidRDefault="00000000" w:rsidRPr="00000000" w14:paraId="0000064B">
            <w:pPr>
              <w:rPr/>
            </w:pPr>
            <w:r w:rsidDel="00000000" w:rsidR="00000000" w:rsidRPr="00000000">
              <w:rPr>
                <w:rtl w:val="0"/>
              </w:rPr>
              <w:t xml:space="preserve">Se ha creado un nuevo usuario</w:t>
            </w:r>
          </w:p>
        </w:tc>
      </w:tr>
      <w:tr>
        <w:trPr>
          <w:cantSplit w:val="0"/>
          <w:tblHeader w:val="0"/>
        </w:trPr>
        <w:tc>
          <w:tcPr>
            <w:shd w:fill="e2efd9" w:val="clear"/>
          </w:tcPr>
          <w:p w:rsidR="00000000" w:rsidDel="00000000" w:rsidP="00000000" w:rsidRDefault="00000000" w:rsidRPr="00000000" w14:paraId="0000064F">
            <w:pPr>
              <w:rPr>
                <w:b w:val="0"/>
              </w:rPr>
            </w:pPr>
            <w:r w:rsidDel="00000000" w:rsidR="00000000" w:rsidRPr="00000000">
              <w:rPr>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650">
            <w:pPr>
              <w:rPr/>
            </w:pPr>
            <w:r w:rsidDel="00000000" w:rsidR="00000000" w:rsidRPr="00000000">
              <w:rPr>
                <w:rtl w:val="0"/>
              </w:rPr>
              <w:t xml:space="preserve">Paso</w:t>
            </w:r>
          </w:p>
        </w:tc>
        <w:tc>
          <w:tcPr>
            <w:gridSpan w:val="3"/>
            <w:shd w:fill="e2efd9" w:val="clear"/>
          </w:tcPr>
          <w:p w:rsidR="00000000" w:rsidDel="00000000" w:rsidP="00000000" w:rsidRDefault="00000000" w:rsidRPr="00000000" w14:paraId="00000651">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654">
            <w:pPr>
              <w:rPr>
                <w:b w:val="0"/>
              </w:rPr>
            </w:pPr>
            <w:r w:rsidDel="00000000" w:rsidR="00000000" w:rsidRPr="00000000">
              <w:rPr>
                <w:rtl w:val="0"/>
              </w:rPr>
            </w:r>
          </w:p>
        </w:tc>
        <w:tc>
          <w:tcPr>
            <w:vMerge w:val="restart"/>
          </w:tcPr>
          <w:p w:rsidR="00000000" w:rsidDel="00000000" w:rsidP="00000000" w:rsidRDefault="00000000" w:rsidRPr="00000000" w14:paraId="00000655">
            <w:pPr>
              <w:rPr/>
            </w:pPr>
            <w:r w:rsidDel="00000000" w:rsidR="00000000" w:rsidRPr="00000000">
              <w:rPr>
                <w:rtl w:val="0"/>
              </w:rPr>
            </w:r>
          </w:p>
        </w:tc>
        <w:tc>
          <w:tcPr>
            <w:gridSpan w:val="3"/>
          </w:tcPr>
          <w:p w:rsidR="00000000" w:rsidDel="00000000" w:rsidP="00000000" w:rsidRDefault="00000000" w:rsidRPr="00000000" w14:paraId="00000656">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e2efd9" w:val="clear"/>
          </w:tcPr>
          <w:p w:rsidR="00000000" w:rsidDel="00000000" w:rsidP="00000000" w:rsidRDefault="00000000" w:rsidRPr="00000000" w14:paraId="0000065B">
            <w:pPr>
              <w:jc w:val="right"/>
              <w:rPr/>
            </w:pPr>
            <w:r w:rsidDel="00000000" w:rsidR="00000000" w:rsidRPr="00000000">
              <w:rPr>
                <w:rtl w:val="0"/>
              </w:rPr>
            </w:r>
          </w:p>
        </w:tc>
        <w:tc>
          <w:tcPr>
            <w:shd w:fill="e2efd9" w:val="clear"/>
          </w:tcPr>
          <w:p w:rsidR="00000000" w:rsidDel="00000000" w:rsidP="00000000" w:rsidRDefault="00000000" w:rsidRPr="00000000" w14:paraId="0000065D">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660">
            <w:pPr>
              <w:jc w:val="right"/>
              <w:rPr/>
            </w:pPr>
            <w:r w:rsidDel="00000000" w:rsidR="00000000" w:rsidRPr="00000000">
              <w:rPr>
                <w:rtl w:val="0"/>
              </w:rPr>
            </w:r>
          </w:p>
        </w:tc>
        <w:tc>
          <w:tcPr/>
          <w:p w:rsidR="00000000" w:rsidDel="00000000" w:rsidP="00000000" w:rsidRDefault="00000000" w:rsidRPr="00000000" w14:paraId="00000662">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shd w:fill="e2efd9" w:val="clear"/>
          </w:tcPr>
          <w:p w:rsidR="00000000" w:rsidDel="00000000" w:rsidP="00000000" w:rsidRDefault="00000000" w:rsidRPr="00000000" w14:paraId="00000665">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6A">
            <w:pPr>
              <w:jc w:val="right"/>
              <w:rPr/>
            </w:pPr>
            <w:r w:rsidDel="00000000" w:rsidR="00000000" w:rsidRPr="00000000">
              <w:rPr>
                <w:rtl w:val="0"/>
              </w:rPr>
            </w:r>
          </w:p>
        </w:tc>
        <w:tc>
          <w:tcPr>
            <w:gridSpan w:val="2"/>
          </w:tcPr>
          <w:p w:rsidR="00000000" w:rsidDel="00000000" w:rsidP="00000000" w:rsidRDefault="00000000" w:rsidRPr="00000000" w14:paraId="0000066B">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2efd9" w:val="clear"/>
          </w:tcPr>
          <w:p w:rsidR="00000000" w:rsidDel="00000000" w:rsidP="00000000" w:rsidRDefault="00000000" w:rsidRPr="00000000" w14:paraId="0000066F">
            <w:pPr>
              <w:jc w:val="right"/>
              <w:rPr/>
            </w:pPr>
            <w:r w:rsidDel="00000000" w:rsidR="00000000" w:rsidRPr="00000000">
              <w:rPr>
                <w:rtl w:val="0"/>
              </w:rPr>
            </w:r>
          </w:p>
        </w:tc>
        <w:tc>
          <w:tcPr>
            <w:gridSpan w:val="2"/>
            <w:shd w:fill="e2efd9" w:val="clear"/>
          </w:tcPr>
          <w:p w:rsidR="00000000" w:rsidDel="00000000" w:rsidP="00000000" w:rsidRDefault="00000000" w:rsidRPr="00000000" w14:paraId="00000670">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672">
            <w:pPr>
              <w:rPr>
                <w:b w:val="0"/>
              </w:rPr>
            </w:pPr>
            <w:r w:rsidDel="00000000" w:rsidR="00000000" w:rsidRPr="00000000">
              <w:rPr>
                <w:rtl w:val="0"/>
              </w:rPr>
              <w:t xml:space="preserve">Documentación</w:t>
            </w:r>
            <w:r w:rsidDel="00000000" w:rsidR="00000000" w:rsidRPr="00000000">
              <w:rPr>
                <w:rtl w:val="0"/>
              </w:rPr>
            </w:r>
          </w:p>
          <w:p w:rsidR="00000000" w:rsidDel="00000000" w:rsidP="00000000" w:rsidRDefault="00000000" w:rsidRPr="00000000" w14:paraId="00000673">
            <w:pPr>
              <w:rPr>
                <w:b w:val="0"/>
              </w:rPr>
            </w:pPr>
            <w:r w:rsidDel="00000000" w:rsidR="00000000" w:rsidRPr="00000000">
              <w:rPr>
                <w:rtl w:val="0"/>
              </w:rPr>
              <w:t xml:space="preserve">Regla de Negocio</w:t>
            </w:r>
            <w:r w:rsidDel="00000000" w:rsidR="00000000" w:rsidRPr="00000000">
              <w:rPr>
                <w:rtl w:val="0"/>
              </w:rPr>
            </w:r>
          </w:p>
          <w:p w:rsidR="00000000" w:rsidDel="00000000" w:rsidP="00000000" w:rsidRDefault="00000000" w:rsidRPr="00000000" w14:paraId="00000674">
            <w:pPr>
              <w:rPr>
                <w:b w:val="0"/>
              </w:rPr>
            </w:pPr>
            <w:r w:rsidDel="00000000" w:rsidR="00000000" w:rsidRPr="00000000">
              <w:rPr>
                <w:rtl w:val="0"/>
              </w:rPr>
              <w:t xml:space="preserve">Normatividad</w:t>
            </w:r>
            <w:r w:rsidDel="00000000" w:rsidR="00000000" w:rsidRPr="00000000">
              <w:rPr>
                <w:rtl w:val="0"/>
              </w:rPr>
            </w:r>
          </w:p>
        </w:tc>
        <w:tc>
          <w:tcPr>
            <w:gridSpan w:val="4"/>
          </w:tcPr>
          <w:p w:rsidR="00000000" w:rsidDel="00000000" w:rsidP="00000000" w:rsidRDefault="00000000" w:rsidRPr="00000000" w14:paraId="00000675">
            <w:pPr>
              <w:rPr/>
            </w:pPr>
            <w:r w:rsidDel="00000000" w:rsidR="00000000" w:rsidRPr="00000000">
              <w:rPr>
                <w:rtl w:val="0"/>
              </w:rPr>
              <w:t xml:space="preserve">CA02.1.1.1</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Se ingresan los campos: Correo (string), Contraseña (string) y Rol (string).</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shd w:fill="e2efd9" w:val="clear"/>
          </w:tcPr>
          <w:p w:rsidR="00000000" w:rsidDel="00000000" w:rsidP="00000000" w:rsidRDefault="00000000" w:rsidRPr="00000000" w14:paraId="0000067A">
            <w:pPr>
              <w:rPr/>
            </w:pPr>
            <w:r w:rsidDel="00000000" w:rsidR="00000000" w:rsidRPr="00000000">
              <w:rPr>
                <w:rtl w:val="0"/>
              </w:rPr>
              <w:t xml:space="preserve">CA02.1.1.2 </w:t>
            </w:r>
            <w:r w:rsidDel="00000000" w:rsidR="00000000" w:rsidRPr="00000000">
              <w:rPr>
                <w:rFonts w:ascii="Tahoma" w:cs="Tahoma" w:eastAsia="Tahoma" w:hAnsi="Tahoma"/>
                <w:color w:val="000000"/>
                <w:sz w:val="24"/>
                <w:szCs w:val="24"/>
                <w:highlight w:val="white"/>
                <w:rtl w:val="0"/>
              </w:rPr>
              <w:t xml:space="preserve">Si el Nombre del Rol asignado es Empleado los campos a diligenciar son: Nombres (string), Apellidos (string), Documento (string) y Teléfono (string).</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67F">
            <w:pPr>
              <w:rPr/>
            </w:pPr>
            <w:r w:rsidDel="00000000" w:rsidR="00000000" w:rsidRPr="00000000">
              <w:rPr>
                <w:rtl w:val="0"/>
              </w:rPr>
              <w:t xml:space="preserve">CA02.1.1.3 </w:t>
            </w:r>
            <w:r w:rsidDel="00000000" w:rsidR="00000000" w:rsidRPr="00000000">
              <w:rPr>
                <w:rFonts w:ascii="Tahoma" w:cs="Tahoma" w:eastAsia="Tahoma" w:hAnsi="Tahoma"/>
                <w:color w:val="000000"/>
                <w:sz w:val="24"/>
                <w:szCs w:val="24"/>
                <w:highlight w:val="white"/>
                <w:rtl w:val="0"/>
              </w:rPr>
              <w:t xml:space="preserve">Si el Nombre del Rol asignado es Cliente los campos a diligenciar son: Nombres (string), Apellidos (string), Documento (string), Teléfono (string), y Dirección (string).</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683">
            <w:pPr>
              <w:rPr>
                <w:b w:val="0"/>
              </w:rPr>
            </w:pPr>
            <w:r w:rsidDel="00000000" w:rsidR="00000000" w:rsidRPr="00000000">
              <w:rPr>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684">
            <w:pPr>
              <w:rPr/>
            </w:pPr>
            <w:r w:rsidDel="00000000" w:rsidR="00000000" w:rsidRPr="00000000">
              <w:rPr>
                <w:rtl w:val="0"/>
              </w:rPr>
            </w:r>
          </w:p>
        </w:tc>
      </w:tr>
      <w:tr>
        <w:trPr>
          <w:cantSplit w:val="0"/>
          <w:tblHeader w:val="0"/>
        </w:trPr>
        <w:tc>
          <w:tcPr/>
          <w:p w:rsidR="00000000" w:rsidDel="00000000" w:rsidP="00000000" w:rsidRDefault="00000000" w:rsidRPr="00000000" w14:paraId="00000688">
            <w:pPr>
              <w:rPr>
                <w:b w:val="0"/>
              </w:rPr>
            </w:pPr>
            <w:r w:rsidDel="00000000" w:rsidR="00000000" w:rsidRPr="00000000">
              <w:rPr>
                <w:rtl w:val="0"/>
              </w:rPr>
              <w:t xml:space="preserve">Responsables</w:t>
            </w:r>
            <w:r w:rsidDel="00000000" w:rsidR="00000000" w:rsidRPr="00000000">
              <w:rPr>
                <w:rtl w:val="0"/>
              </w:rPr>
            </w:r>
          </w:p>
        </w:tc>
        <w:tc>
          <w:tcPr>
            <w:gridSpan w:val="4"/>
          </w:tcPr>
          <w:p w:rsidR="00000000" w:rsidDel="00000000" w:rsidP="00000000" w:rsidRDefault="00000000" w:rsidRPr="00000000" w14:paraId="00000689">
            <w:pPr>
              <w:rPr/>
            </w:pPr>
            <w:r w:rsidDel="00000000" w:rsidR="00000000" w:rsidRPr="00000000">
              <w:rPr>
                <w:rtl w:val="0"/>
              </w:rPr>
              <w:t xml:space="preserve">Miguel Angel Perez Castrillon</w:t>
            </w:r>
          </w:p>
        </w:tc>
      </w:tr>
    </w:tbl>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tbl>
      <w:tblPr>
        <w:tblStyle w:val="Table1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69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CU -</w:t>
            </w:r>
            <w:r w:rsidDel="00000000" w:rsidR="00000000" w:rsidRPr="00000000">
              <w:rPr>
                <w:rtl w:val="0"/>
              </w:rPr>
            </w:r>
          </w:p>
        </w:tc>
        <w:tc>
          <w:tcPr>
            <w:gridSpan w:val="4"/>
          </w:tcPr>
          <w:p w:rsidR="00000000" w:rsidDel="00000000" w:rsidP="00000000" w:rsidRDefault="00000000" w:rsidRPr="00000000" w14:paraId="00000691">
            <w:pPr>
              <w:rPr>
                <w:rFonts w:ascii="Tahoma" w:cs="Tahoma" w:eastAsia="Tahoma" w:hAnsi="Tahoma"/>
                <w:b w:val="0"/>
                <w:sz w:val="24"/>
                <w:szCs w:val="24"/>
              </w:rPr>
            </w:pPr>
            <w:r w:rsidDel="00000000" w:rsidR="00000000" w:rsidRPr="00000000">
              <w:rPr>
                <w:rFonts w:ascii="Tahoma" w:cs="Tahoma" w:eastAsia="Tahoma" w:hAnsi="Tahoma"/>
                <w:i w:val="1"/>
                <w:sz w:val="24"/>
                <w:szCs w:val="24"/>
                <w:rtl w:val="0"/>
              </w:rPr>
              <w:t xml:space="preserve">CU.04.1.2 Buscar un usuario</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695">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69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02 Usuarios</w:t>
            </w:r>
          </w:p>
          <w:p w:rsidR="00000000" w:rsidDel="00000000" w:rsidP="00000000" w:rsidRDefault="00000000" w:rsidRPr="00000000" w14:paraId="0000069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02.1 Gestión de Usuarios</w:t>
            </w:r>
          </w:p>
        </w:tc>
      </w:tr>
      <w:tr>
        <w:trPr>
          <w:cantSplit w:val="0"/>
          <w:tblHeader w:val="0"/>
        </w:trPr>
        <w:tc>
          <w:tcPr/>
          <w:p w:rsidR="00000000" w:rsidDel="00000000" w:rsidP="00000000" w:rsidRDefault="00000000" w:rsidRPr="00000000" w14:paraId="0000069B">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Pre – Condiciones</w:t>
            </w:r>
            <w:r w:rsidDel="00000000" w:rsidR="00000000" w:rsidRPr="00000000">
              <w:rPr>
                <w:rtl w:val="0"/>
              </w:rPr>
            </w:r>
          </w:p>
        </w:tc>
        <w:tc>
          <w:tcPr>
            <w:gridSpan w:val="4"/>
          </w:tcPr>
          <w:p w:rsidR="00000000" w:rsidDel="00000000" w:rsidP="00000000" w:rsidRDefault="00000000" w:rsidRPr="00000000" w14:paraId="0000069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debe haber iniciado sesión</w:t>
            </w:r>
          </w:p>
        </w:tc>
      </w:tr>
      <w:tr>
        <w:trPr>
          <w:cantSplit w:val="0"/>
          <w:tblHeader w:val="0"/>
        </w:trPr>
        <w:tc>
          <w:tcPr>
            <w:shd w:fill="e2efd9" w:val="clear"/>
          </w:tcPr>
          <w:p w:rsidR="00000000" w:rsidDel="00000000" w:rsidP="00000000" w:rsidRDefault="00000000" w:rsidRPr="00000000" w14:paraId="000006A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6A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deberá comportarse como se describe en el siguiente caso de uso para registrar para buscar información sobre los Usuarios</w:t>
            </w:r>
          </w:p>
        </w:tc>
      </w:tr>
      <w:tr>
        <w:trPr>
          <w:cantSplit w:val="0"/>
          <w:tblHeader w:val="0"/>
        </w:trPr>
        <w:tc>
          <w:tcPr/>
          <w:p w:rsidR="00000000" w:rsidDel="00000000" w:rsidP="00000000" w:rsidRDefault="00000000" w:rsidRPr="00000000" w14:paraId="000006A5">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Actores</w:t>
            </w:r>
            <w:r w:rsidDel="00000000" w:rsidR="00000000" w:rsidRPr="00000000">
              <w:rPr>
                <w:rtl w:val="0"/>
              </w:rPr>
            </w:r>
          </w:p>
        </w:tc>
        <w:tc>
          <w:tcPr>
            <w:gridSpan w:val="4"/>
          </w:tcPr>
          <w:p w:rsidR="00000000" w:rsidDel="00000000" w:rsidP="00000000" w:rsidRDefault="00000000" w:rsidRPr="00000000" w14:paraId="000006A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Administrador</w:t>
            </w:r>
          </w:p>
        </w:tc>
      </w:tr>
      <w:tr>
        <w:trPr>
          <w:cantSplit w:val="0"/>
          <w:tblHeader w:val="0"/>
        </w:trPr>
        <w:tc>
          <w:tcPr>
            <w:vMerge w:val="restart"/>
            <w:shd w:fill="e2efd9" w:val="clear"/>
          </w:tcPr>
          <w:p w:rsidR="00000000" w:rsidDel="00000000" w:rsidP="00000000" w:rsidRDefault="00000000" w:rsidRPr="00000000" w14:paraId="000006AA">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6AB">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w:t>
            </w:r>
          </w:p>
        </w:tc>
        <w:tc>
          <w:tcPr>
            <w:gridSpan w:val="3"/>
            <w:shd w:fill="e2efd9" w:val="clear"/>
          </w:tcPr>
          <w:p w:rsidR="00000000" w:rsidDel="00000000" w:rsidP="00000000" w:rsidRDefault="00000000" w:rsidRPr="00000000" w14:paraId="000006AC">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Acción</w:t>
            </w:r>
          </w:p>
        </w:tc>
      </w:tr>
      <w:tr>
        <w:trPr>
          <w:cantSplit w:val="0"/>
          <w:tblHeader w:val="0"/>
        </w:trPr>
        <w:tc>
          <w:tcPr>
            <w:vMerge w:val="continue"/>
            <w:shd w:fill="e2efd9" w:val="clear"/>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6B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gridSpan w:val="3"/>
          </w:tcPr>
          <w:p w:rsidR="00000000" w:rsidDel="00000000" w:rsidP="00000000" w:rsidRDefault="00000000" w:rsidRPr="00000000" w14:paraId="000006B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ingresa a buscar información sobre los productos</w:t>
            </w:r>
          </w:p>
        </w:tc>
      </w:tr>
      <w:tr>
        <w:trPr>
          <w:cantSplit w:val="0"/>
          <w:tblHeader w:val="0"/>
        </w:trPr>
        <w:tc>
          <w:tcPr>
            <w:vMerge w:val="continue"/>
            <w:shd w:fill="e2efd9" w:val="clear"/>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6B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3"/>
            <w:shd w:fill="e2efd9" w:val="clear"/>
          </w:tcPr>
          <w:p w:rsidR="00000000" w:rsidDel="00000000" w:rsidP="00000000" w:rsidRDefault="00000000" w:rsidRPr="00000000" w14:paraId="000006B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toma el dato de búsqueda</w:t>
            </w:r>
          </w:p>
        </w:tc>
      </w:tr>
      <w:tr>
        <w:trPr>
          <w:cantSplit w:val="0"/>
          <w:tblHeader w:val="0"/>
        </w:trPr>
        <w:tc>
          <w:tcPr>
            <w:vMerge w:val="continue"/>
            <w:shd w:fill="e2efd9" w:val="clear"/>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6B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3</w:t>
            </w:r>
          </w:p>
        </w:tc>
        <w:tc>
          <w:tcPr>
            <w:gridSpan w:val="3"/>
          </w:tcPr>
          <w:p w:rsidR="00000000" w:rsidDel="00000000" w:rsidP="00000000" w:rsidRDefault="00000000" w:rsidRPr="00000000" w14:paraId="000006B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6B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w:t>
            </w:r>
          </w:p>
        </w:tc>
        <w:tc>
          <w:tcPr>
            <w:gridSpan w:val="3"/>
            <w:shd w:fill="e2efd9" w:val="clear"/>
          </w:tcPr>
          <w:p w:rsidR="00000000" w:rsidDel="00000000" w:rsidP="00000000" w:rsidRDefault="00000000" w:rsidRPr="00000000" w14:paraId="000006C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ejecuta el CU02.1.2 Listar Usuarios</w:t>
            </w:r>
          </w:p>
        </w:tc>
      </w:tr>
      <w:tr>
        <w:trPr>
          <w:cantSplit w:val="0"/>
          <w:tblHeader w:val="0"/>
        </w:trPr>
        <w:tc>
          <w:tcPr/>
          <w:p w:rsidR="00000000" w:rsidDel="00000000" w:rsidP="00000000" w:rsidRDefault="00000000" w:rsidRPr="00000000" w14:paraId="000006C3">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Post - Condición</w:t>
            </w:r>
            <w:r w:rsidDel="00000000" w:rsidR="00000000" w:rsidRPr="00000000">
              <w:rPr>
                <w:rtl w:val="0"/>
              </w:rPr>
            </w:r>
          </w:p>
        </w:tc>
        <w:tc>
          <w:tcPr>
            <w:gridSpan w:val="4"/>
          </w:tcPr>
          <w:p w:rsidR="00000000" w:rsidDel="00000000" w:rsidP="00000000" w:rsidRDefault="00000000" w:rsidRPr="00000000" w14:paraId="000006C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ha mostrado la lista de los Usuarios de acuerdo al dato de búsqueda</w:t>
            </w:r>
          </w:p>
        </w:tc>
      </w:tr>
      <w:tr>
        <w:trPr>
          <w:cantSplit w:val="0"/>
          <w:tblHeader w:val="0"/>
        </w:trPr>
        <w:tc>
          <w:tcPr>
            <w:shd w:fill="e2efd9" w:val="clear"/>
          </w:tcPr>
          <w:p w:rsidR="00000000" w:rsidDel="00000000" w:rsidP="00000000" w:rsidRDefault="00000000" w:rsidRPr="00000000" w14:paraId="000006C8">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6C9">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Paso</w:t>
            </w:r>
          </w:p>
        </w:tc>
        <w:tc>
          <w:tcPr>
            <w:gridSpan w:val="3"/>
            <w:shd w:fill="e2efd9" w:val="clear"/>
          </w:tcPr>
          <w:p w:rsidR="00000000" w:rsidDel="00000000" w:rsidP="00000000" w:rsidRDefault="00000000" w:rsidRPr="00000000" w14:paraId="000006C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6CD">
            <w:pPr>
              <w:rPr>
                <w:rFonts w:ascii="Tahoma" w:cs="Tahoma" w:eastAsia="Tahoma" w:hAnsi="Tahoma"/>
                <w:b w:val="0"/>
                <w:sz w:val="24"/>
                <w:szCs w:val="24"/>
              </w:rPr>
            </w:pPr>
            <w:r w:rsidDel="00000000" w:rsidR="00000000" w:rsidRPr="00000000">
              <w:rPr>
                <w:rtl w:val="0"/>
              </w:rPr>
            </w:r>
          </w:p>
        </w:tc>
        <w:tc>
          <w:tcPr>
            <w:vMerge w:val="restart"/>
          </w:tcPr>
          <w:p w:rsidR="00000000" w:rsidDel="00000000" w:rsidP="00000000" w:rsidRDefault="00000000" w:rsidRPr="00000000" w14:paraId="000006CE">
            <w:pPr>
              <w:rPr>
                <w:rFonts w:ascii="Tahoma" w:cs="Tahoma" w:eastAsia="Tahoma" w:hAnsi="Tahoma"/>
                <w:sz w:val="24"/>
                <w:szCs w:val="24"/>
              </w:rPr>
            </w:pPr>
            <w:r w:rsidDel="00000000" w:rsidR="00000000" w:rsidRPr="00000000">
              <w:rPr>
                <w:rtl w:val="0"/>
              </w:rPr>
            </w:r>
          </w:p>
        </w:tc>
        <w:tc>
          <w:tcPr>
            <w:gridSpan w:val="3"/>
          </w:tcPr>
          <w:p w:rsidR="00000000" w:rsidDel="00000000" w:rsidP="00000000" w:rsidRDefault="00000000" w:rsidRPr="00000000" w14:paraId="000006CF">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6D4">
            <w:pPr>
              <w:jc w:val="righ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6D6">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6D9">
            <w:pPr>
              <w:jc w:val="righ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6DB">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3"/>
            <w:shd w:fill="e2efd9" w:val="clear"/>
          </w:tcPr>
          <w:p w:rsidR="00000000" w:rsidDel="00000000" w:rsidP="00000000" w:rsidRDefault="00000000" w:rsidRPr="00000000" w14:paraId="000006DE">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6E3">
            <w:pPr>
              <w:jc w:val="righ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6E4">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6E8">
            <w:pPr>
              <w:jc w:val="righ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6E9">
            <w:pPr>
              <w:rPr>
                <w:rFonts w:ascii="Tahoma" w:cs="Tahoma" w:eastAsia="Tahoma" w:hAnsi="Tahoma"/>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6EB">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Documentación</w:t>
            </w:r>
            <w:r w:rsidDel="00000000" w:rsidR="00000000" w:rsidRPr="00000000">
              <w:rPr>
                <w:rtl w:val="0"/>
              </w:rPr>
            </w:r>
          </w:p>
          <w:p w:rsidR="00000000" w:rsidDel="00000000" w:rsidP="00000000" w:rsidRDefault="00000000" w:rsidRPr="00000000" w14:paraId="000006E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Regla de Negocio</w:t>
            </w:r>
            <w:r w:rsidDel="00000000" w:rsidR="00000000" w:rsidRPr="00000000">
              <w:rPr>
                <w:rtl w:val="0"/>
              </w:rPr>
            </w:r>
          </w:p>
          <w:p w:rsidR="00000000" w:rsidDel="00000000" w:rsidP="00000000" w:rsidRDefault="00000000" w:rsidRPr="00000000" w14:paraId="000006ED">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Normatividad</w:t>
            </w:r>
            <w:r w:rsidDel="00000000" w:rsidR="00000000" w:rsidRPr="00000000">
              <w:rPr>
                <w:rtl w:val="0"/>
              </w:rPr>
            </w:r>
          </w:p>
        </w:tc>
        <w:tc>
          <w:tcPr>
            <w:gridSpan w:val="4"/>
          </w:tcPr>
          <w:p w:rsidR="00000000" w:rsidDel="00000000" w:rsidP="00000000" w:rsidRDefault="00000000" w:rsidRPr="00000000" w14:paraId="000006EE">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CA_02.1.1.1 Se muestran los campos: Correo (string), Rol (string) Estado (int).</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shd w:fill="e2efd9" w:val="clear"/>
          </w:tcPr>
          <w:p w:rsidR="00000000" w:rsidDel="00000000" w:rsidP="00000000" w:rsidRDefault="00000000" w:rsidRPr="00000000" w14:paraId="000006F3">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CA_02.1.1.2 Se debe ingresar el dato de búsqueda (string).</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tcPr>
          <w:p w:rsidR="00000000" w:rsidDel="00000000" w:rsidP="00000000" w:rsidRDefault="00000000" w:rsidRPr="00000000" w14:paraId="000006F8">
            <w:pPr>
              <w:rPr>
                <w:rFonts w:ascii="Tahoma" w:cs="Tahoma" w:eastAsia="Tahoma" w:hAnsi="Tahoma"/>
                <w:sz w:val="24"/>
                <w:szCs w:val="24"/>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6F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6FD">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01">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Responsables</w:t>
            </w:r>
            <w:r w:rsidDel="00000000" w:rsidR="00000000" w:rsidRPr="00000000">
              <w:rPr>
                <w:rtl w:val="0"/>
              </w:rPr>
            </w:r>
          </w:p>
        </w:tc>
        <w:tc>
          <w:tcPr>
            <w:gridSpan w:val="4"/>
          </w:tcPr>
          <w:p w:rsidR="00000000" w:rsidDel="00000000" w:rsidP="00000000" w:rsidRDefault="00000000" w:rsidRPr="00000000" w14:paraId="0000070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Miguel Angel Perez</w:t>
            </w:r>
          </w:p>
        </w:tc>
      </w:tr>
    </w:tbl>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tbl>
      <w:tblPr>
        <w:tblStyle w:val="Table1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70B">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CU -</w:t>
            </w:r>
            <w:r w:rsidDel="00000000" w:rsidR="00000000" w:rsidRPr="00000000">
              <w:rPr>
                <w:rtl w:val="0"/>
              </w:rPr>
            </w:r>
          </w:p>
        </w:tc>
        <w:tc>
          <w:tcPr>
            <w:gridSpan w:val="4"/>
          </w:tcPr>
          <w:p w:rsidR="00000000" w:rsidDel="00000000" w:rsidP="00000000" w:rsidRDefault="00000000" w:rsidRPr="00000000" w14:paraId="0000070C">
            <w:pPr>
              <w:rPr>
                <w:rFonts w:ascii="Tahoma" w:cs="Tahoma" w:eastAsia="Tahoma" w:hAnsi="Tahoma"/>
                <w:b w:val="0"/>
                <w:sz w:val="24"/>
                <w:szCs w:val="24"/>
              </w:rPr>
            </w:pPr>
            <w:r w:rsidDel="00000000" w:rsidR="00000000" w:rsidRPr="00000000">
              <w:rPr>
                <w:rFonts w:ascii="Tahoma" w:cs="Tahoma" w:eastAsia="Tahoma" w:hAnsi="Tahoma"/>
                <w:i w:val="1"/>
                <w:sz w:val="24"/>
                <w:szCs w:val="24"/>
                <w:rtl w:val="0"/>
              </w:rPr>
              <w:t xml:space="preserve">CU.04.1.3 Listar Usuarios</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71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71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02 Usuarios</w:t>
            </w:r>
          </w:p>
          <w:p w:rsidR="00000000" w:rsidDel="00000000" w:rsidP="00000000" w:rsidRDefault="00000000" w:rsidRPr="00000000" w14:paraId="0000071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02.1 Gestión Usuarios</w:t>
            </w:r>
          </w:p>
        </w:tc>
      </w:tr>
      <w:tr>
        <w:trPr>
          <w:cantSplit w:val="0"/>
          <w:tblHeader w:val="0"/>
        </w:trPr>
        <w:tc>
          <w:tcPr/>
          <w:p w:rsidR="00000000" w:rsidDel="00000000" w:rsidP="00000000" w:rsidRDefault="00000000" w:rsidRPr="00000000" w14:paraId="00000716">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Pre – Condiciones</w:t>
            </w:r>
            <w:r w:rsidDel="00000000" w:rsidR="00000000" w:rsidRPr="00000000">
              <w:rPr>
                <w:rtl w:val="0"/>
              </w:rPr>
            </w:r>
          </w:p>
        </w:tc>
        <w:tc>
          <w:tcPr>
            <w:gridSpan w:val="4"/>
          </w:tcPr>
          <w:p w:rsidR="00000000" w:rsidDel="00000000" w:rsidP="00000000" w:rsidRDefault="00000000" w:rsidRPr="00000000" w14:paraId="0000071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debe haber iniciado sesión</w:t>
            </w:r>
          </w:p>
        </w:tc>
      </w:tr>
      <w:tr>
        <w:trPr>
          <w:cantSplit w:val="0"/>
          <w:tblHeader w:val="0"/>
        </w:trPr>
        <w:tc>
          <w:tcPr>
            <w:shd w:fill="e2efd9" w:val="clear"/>
          </w:tcPr>
          <w:p w:rsidR="00000000" w:rsidDel="00000000" w:rsidP="00000000" w:rsidRDefault="00000000" w:rsidRPr="00000000" w14:paraId="0000071B">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71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deberá comportarse como se describe en el siguiente caso de uso para visualizar la lista de los Usuarios registrados</w:t>
            </w:r>
          </w:p>
        </w:tc>
      </w:tr>
      <w:tr>
        <w:trPr>
          <w:cantSplit w:val="0"/>
          <w:tblHeader w:val="0"/>
        </w:trPr>
        <w:tc>
          <w:tcPr/>
          <w:p w:rsidR="00000000" w:rsidDel="00000000" w:rsidP="00000000" w:rsidRDefault="00000000" w:rsidRPr="00000000" w14:paraId="0000072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Actores</w:t>
            </w:r>
            <w:r w:rsidDel="00000000" w:rsidR="00000000" w:rsidRPr="00000000">
              <w:rPr>
                <w:rtl w:val="0"/>
              </w:rPr>
            </w:r>
          </w:p>
        </w:tc>
        <w:tc>
          <w:tcPr>
            <w:gridSpan w:val="4"/>
          </w:tcPr>
          <w:p w:rsidR="00000000" w:rsidDel="00000000" w:rsidP="00000000" w:rsidRDefault="00000000" w:rsidRPr="00000000" w14:paraId="0000072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Administrador</w:t>
            </w:r>
          </w:p>
        </w:tc>
      </w:tr>
      <w:tr>
        <w:trPr>
          <w:cantSplit w:val="0"/>
          <w:tblHeader w:val="0"/>
        </w:trPr>
        <w:tc>
          <w:tcPr>
            <w:vMerge w:val="restart"/>
            <w:shd w:fill="e2efd9" w:val="clear"/>
          </w:tcPr>
          <w:p w:rsidR="00000000" w:rsidDel="00000000" w:rsidP="00000000" w:rsidRDefault="00000000" w:rsidRPr="00000000" w14:paraId="00000725">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726">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w:t>
            </w:r>
          </w:p>
        </w:tc>
        <w:tc>
          <w:tcPr>
            <w:gridSpan w:val="3"/>
            <w:shd w:fill="e2efd9" w:val="clear"/>
          </w:tcPr>
          <w:p w:rsidR="00000000" w:rsidDel="00000000" w:rsidP="00000000" w:rsidRDefault="00000000" w:rsidRPr="00000000" w14:paraId="00000727">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Acción</w:t>
            </w:r>
          </w:p>
        </w:tc>
      </w:tr>
      <w:tr>
        <w:trPr>
          <w:cantSplit w:val="0"/>
          <w:tblHeader w:val="0"/>
        </w:trPr>
        <w:tc>
          <w:tcPr>
            <w:vMerge w:val="continue"/>
            <w:shd w:fill="e2efd9" w:val="clear"/>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72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gridSpan w:val="3"/>
          </w:tcPr>
          <w:p w:rsidR="00000000" w:rsidDel="00000000" w:rsidP="00000000" w:rsidRDefault="00000000" w:rsidRPr="00000000" w14:paraId="0000072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ingresa al módulo de Usuarios</w:t>
            </w:r>
          </w:p>
        </w:tc>
      </w:tr>
      <w:tr>
        <w:trPr>
          <w:cantSplit w:val="0"/>
          <w:tblHeader w:val="0"/>
        </w:trPr>
        <w:tc>
          <w:tcPr>
            <w:vMerge w:val="continue"/>
            <w:shd w:fill="e2efd9" w:val="clear"/>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3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3"/>
            <w:shd w:fill="e2efd9" w:val="clear"/>
          </w:tcPr>
          <w:p w:rsidR="00000000" w:rsidDel="00000000" w:rsidP="00000000" w:rsidRDefault="00000000" w:rsidRPr="00000000" w14:paraId="0000073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73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3</w:t>
            </w:r>
          </w:p>
        </w:tc>
        <w:tc>
          <w:tcPr>
            <w:gridSpan w:val="3"/>
          </w:tcPr>
          <w:p w:rsidR="00000000" w:rsidDel="00000000" w:rsidP="00000000" w:rsidRDefault="00000000" w:rsidRPr="00000000" w14:paraId="0000073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genera el objeto de lista de Usuarios</w:t>
            </w:r>
          </w:p>
        </w:tc>
      </w:tr>
      <w:tr>
        <w:trPr>
          <w:cantSplit w:val="0"/>
          <w:tblHeader w:val="0"/>
        </w:trPr>
        <w:tc>
          <w:tcPr>
            <w:vMerge w:val="continue"/>
            <w:shd w:fill="e2efd9" w:val="clear"/>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3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w:t>
            </w:r>
          </w:p>
        </w:tc>
        <w:tc>
          <w:tcPr>
            <w:gridSpan w:val="3"/>
            <w:shd w:fill="e2efd9" w:val="clear"/>
          </w:tcPr>
          <w:p w:rsidR="00000000" w:rsidDel="00000000" w:rsidP="00000000" w:rsidRDefault="00000000" w:rsidRPr="00000000" w14:paraId="0000073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despliega la lista de los Usuarios</w:t>
            </w:r>
          </w:p>
          <w:p w:rsidR="00000000" w:rsidDel="00000000" w:rsidP="00000000" w:rsidRDefault="00000000" w:rsidRPr="00000000" w14:paraId="0000073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CU02.1.4 Modificar un usuario</w:t>
            </w:r>
          </w:p>
        </w:tc>
      </w:tr>
      <w:tr>
        <w:trPr>
          <w:cantSplit w:val="0"/>
          <w:tblHeader w:val="0"/>
        </w:trPr>
        <w:tc>
          <w:tcPr/>
          <w:p w:rsidR="00000000" w:rsidDel="00000000" w:rsidP="00000000" w:rsidRDefault="00000000" w:rsidRPr="00000000" w14:paraId="0000073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Post - Condición</w:t>
            </w:r>
            <w:r w:rsidDel="00000000" w:rsidR="00000000" w:rsidRPr="00000000">
              <w:rPr>
                <w:rtl w:val="0"/>
              </w:rPr>
            </w:r>
          </w:p>
        </w:tc>
        <w:tc>
          <w:tcPr>
            <w:gridSpan w:val="4"/>
          </w:tcPr>
          <w:p w:rsidR="00000000" w:rsidDel="00000000" w:rsidP="00000000" w:rsidRDefault="00000000" w:rsidRPr="00000000" w14:paraId="0000074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ha mostrado la lista de los usuarios</w:t>
            </w:r>
          </w:p>
        </w:tc>
      </w:tr>
      <w:tr>
        <w:trPr>
          <w:cantSplit w:val="0"/>
          <w:tblHeader w:val="0"/>
        </w:trPr>
        <w:tc>
          <w:tcPr>
            <w:shd w:fill="e2efd9" w:val="clear"/>
          </w:tcPr>
          <w:p w:rsidR="00000000" w:rsidDel="00000000" w:rsidP="00000000" w:rsidRDefault="00000000" w:rsidRPr="00000000" w14:paraId="00000744">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74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Paso</w:t>
            </w:r>
          </w:p>
        </w:tc>
        <w:tc>
          <w:tcPr>
            <w:gridSpan w:val="3"/>
            <w:shd w:fill="e2efd9" w:val="clear"/>
          </w:tcPr>
          <w:p w:rsidR="00000000" w:rsidDel="00000000" w:rsidP="00000000" w:rsidRDefault="00000000" w:rsidRPr="00000000" w14:paraId="0000074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749">
            <w:pPr>
              <w:rPr>
                <w:rFonts w:ascii="Tahoma" w:cs="Tahoma" w:eastAsia="Tahoma" w:hAnsi="Tahoma"/>
                <w:b w:val="0"/>
                <w:sz w:val="24"/>
                <w:szCs w:val="24"/>
              </w:rPr>
            </w:pPr>
            <w:r w:rsidDel="00000000" w:rsidR="00000000" w:rsidRPr="00000000">
              <w:rPr>
                <w:rtl w:val="0"/>
              </w:rPr>
            </w:r>
          </w:p>
        </w:tc>
        <w:tc>
          <w:tcPr>
            <w:vMerge w:val="restart"/>
          </w:tcPr>
          <w:p w:rsidR="00000000" w:rsidDel="00000000" w:rsidP="00000000" w:rsidRDefault="00000000" w:rsidRPr="00000000" w14:paraId="0000074A">
            <w:pPr>
              <w:rPr>
                <w:rFonts w:ascii="Tahoma" w:cs="Tahoma" w:eastAsia="Tahoma" w:hAnsi="Tahoma"/>
                <w:sz w:val="24"/>
                <w:szCs w:val="24"/>
              </w:rPr>
            </w:pPr>
            <w:r w:rsidDel="00000000" w:rsidR="00000000" w:rsidRPr="00000000">
              <w:rPr>
                <w:rtl w:val="0"/>
              </w:rPr>
            </w:r>
          </w:p>
        </w:tc>
        <w:tc>
          <w:tcPr>
            <w:gridSpan w:val="3"/>
          </w:tcPr>
          <w:p w:rsidR="00000000" w:rsidDel="00000000" w:rsidP="00000000" w:rsidRDefault="00000000" w:rsidRPr="00000000" w14:paraId="0000074B">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750">
            <w:pPr>
              <w:jc w:val="righ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52">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755">
            <w:pPr>
              <w:jc w:val="righ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757">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3"/>
            <w:shd w:fill="e2efd9" w:val="clear"/>
          </w:tcPr>
          <w:p w:rsidR="00000000" w:rsidDel="00000000" w:rsidP="00000000" w:rsidRDefault="00000000" w:rsidRPr="00000000" w14:paraId="0000075A">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75F">
            <w:pPr>
              <w:jc w:val="righ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760">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64">
            <w:pPr>
              <w:jc w:val="righ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765">
            <w:pPr>
              <w:rPr>
                <w:rFonts w:ascii="Tahoma" w:cs="Tahoma" w:eastAsia="Tahoma" w:hAnsi="Tahoma"/>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76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Documentación</w:t>
            </w:r>
            <w:r w:rsidDel="00000000" w:rsidR="00000000" w:rsidRPr="00000000">
              <w:rPr>
                <w:rtl w:val="0"/>
              </w:rPr>
            </w:r>
          </w:p>
          <w:p w:rsidR="00000000" w:rsidDel="00000000" w:rsidP="00000000" w:rsidRDefault="00000000" w:rsidRPr="00000000" w14:paraId="00000768">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Regla de Negocio</w:t>
            </w:r>
            <w:r w:rsidDel="00000000" w:rsidR="00000000" w:rsidRPr="00000000">
              <w:rPr>
                <w:rtl w:val="0"/>
              </w:rPr>
            </w:r>
          </w:p>
          <w:p w:rsidR="00000000" w:rsidDel="00000000" w:rsidP="00000000" w:rsidRDefault="00000000" w:rsidRPr="00000000" w14:paraId="00000769">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Normatividad</w:t>
            </w:r>
            <w:r w:rsidDel="00000000" w:rsidR="00000000" w:rsidRPr="00000000">
              <w:rPr>
                <w:rtl w:val="0"/>
              </w:rPr>
            </w:r>
          </w:p>
        </w:tc>
        <w:tc>
          <w:tcPr>
            <w:gridSpan w:val="4"/>
          </w:tcPr>
          <w:p w:rsidR="00000000" w:rsidDel="00000000" w:rsidP="00000000" w:rsidRDefault="00000000" w:rsidRPr="00000000" w14:paraId="0000076A">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CA_02.1.2.1</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Se muestran los campos: Correo (string), Rol (string) Estado(int) y Telefono (Varchar).</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shd w:fill="e2efd9" w:val="clear"/>
          </w:tcPr>
          <w:p w:rsidR="00000000" w:rsidDel="00000000" w:rsidP="00000000" w:rsidRDefault="00000000" w:rsidRPr="00000000" w14:paraId="0000076F">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tcPr>
          <w:p w:rsidR="00000000" w:rsidDel="00000000" w:rsidP="00000000" w:rsidRDefault="00000000" w:rsidRPr="00000000" w14:paraId="00000774">
            <w:pPr>
              <w:rPr>
                <w:rFonts w:ascii="Tahoma" w:cs="Tahoma" w:eastAsia="Tahoma" w:hAnsi="Tahoma"/>
                <w:sz w:val="24"/>
                <w:szCs w:val="24"/>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778">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779">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77D">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Responsables</w:t>
            </w:r>
            <w:r w:rsidDel="00000000" w:rsidR="00000000" w:rsidRPr="00000000">
              <w:rPr>
                <w:rtl w:val="0"/>
              </w:rPr>
            </w:r>
          </w:p>
        </w:tc>
        <w:tc>
          <w:tcPr>
            <w:gridSpan w:val="4"/>
          </w:tcPr>
          <w:p w:rsidR="00000000" w:rsidDel="00000000" w:rsidP="00000000" w:rsidRDefault="00000000" w:rsidRPr="00000000" w14:paraId="0000077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Miguel Angel Perez Castrillón</w:t>
            </w:r>
          </w:p>
        </w:tc>
      </w:tr>
    </w:tbl>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tbl>
      <w:tblPr>
        <w:tblStyle w:val="Table1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789">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CU -</w:t>
            </w:r>
            <w:r w:rsidDel="00000000" w:rsidR="00000000" w:rsidRPr="00000000">
              <w:rPr>
                <w:rtl w:val="0"/>
              </w:rPr>
            </w:r>
          </w:p>
        </w:tc>
        <w:tc>
          <w:tcPr>
            <w:gridSpan w:val="4"/>
          </w:tcPr>
          <w:p w:rsidR="00000000" w:rsidDel="00000000" w:rsidP="00000000" w:rsidRDefault="00000000" w:rsidRPr="00000000" w14:paraId="0000078A">
            <w:pPr>
              <w:rPr>
                <w:rFonts w:ascii="Tahoma" w:cs="Tahoma" w:eastAsia="Tahoma" w:hAnsi="Tahoma"/>
                <w:b w:val="0"/>
                <w:sz w:val="24"/>
                <w:szCs w:val="24"/>
              </w:rPr>
            </w:pPr>
            <w:r w:rsidDel="00000000" w:rsidR="00000000" w:rsidRPr="00000000">
              <w:rPr>
                <w:rFonts w:ascii="Tahoma" w:cs="Tahoma" w:eastAsia="Tahoma" w:hAnsi="Tahoma"/>
                <w:i w:val="1"/>
                <w:sz w:val="24"/>
                <w:szCs w:val="24"/>
                <w:rtl w:val="0"/>
              </w:rPr>
              <w:t xml:space="preserve">CU.04.1.6 Modificar un Usuario</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78E">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78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02 Usuario</w:t>
            </w:r>
          </w:p>
          <w:p w:rsidR="00000000" w:rsidDel="00000000" w:rsidP="00000000" w:rsidRDefault="00000000" w:rsidRPr="00000000" w14:paraId="0000079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02.1 Gestión de Usuarios</w:t>
            </w:r>
          </w:p>
          <w:p w:rsidR="00000000" w:rsidDel="00000000" w:rsidP="00000000" w:rsidRDefault="00000000" w:rsidRPr="00000000" w14:paraId="0000079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w:t>
            </w:r>
            <w:r w:rsidDel="00000000" w:rsidR="00000000" w:rsidRPr="00000000">
              <w:rPr>
                <w:rFonts w:ascii="Tahoma" w:cs="Tahoma" w:eastAsia="Tahoma" w:hAnsi="Tahoma"/>
                <w:color w:val="000000"/>
                <w:sz w:val="24"/>
                <w:szCs w:val="24"/>
                <w:highlight w:val="white"/>
                <w:rtl w:val="0"/>
              </w:rPr>
              <w:t xml:space="preserve">02.1.2</w:t>
            </w:r>
            <w:r w:rsidDel="00000000" w:rsidR="00000000" w:rsidRPr="00000000">
              <w:rPr>
                <w:rFonts w:ascii="Tahoma" w:cs="Tahoma" w:eastAsia="Tahoma" w:hAnsi="Tahoma"/>
                <w:sz w:val="24"/>
                <w:szCs w:val="24"/>
                <w:rtl w:val="0"/>
              </w:rPr>
              <w:t xml:space="preserve"> Listar Usuarios</w:t>
            </w:r>
          </w:p>
        </w:tc>
      </w:tr>
      <w:tr>
        <w:trPr>
          <w:cantSplit w:val="0"/>
          <w:tblHeader w:val="0"/>
        </w:trPr>
        <w:tc>
          <w:tcPr/>
          <w:p w:rsidR="00000000" w:rsidDel="00000000" w:rsidP="00000000" w:rsidRDefault="00000000" w:rsidRPr="00000000" w14:paraId="00000795">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Pre – Condiciones</w:t>
            </w:r>
            <w:r w:rsidDel="00000000" w:rsidR="00000000" w:rsidRPr="00000000">
              <w:rPr>
                <w:rtl w:val="0"/>
              </w:rPr>
            </w:r>
          </w:p>
        </w:tc>
        <w:tc>
          <w:tcPr>
            <w:gridSpan w:val="4"/>
          </w:tcPr>
          <w:p w:rsidR="00000000" w:rsidDel="00000000" w:rsidP="00000000" w:rsidRDefault="00000000" w:rsidRPr="00000000" w14:paraId="0000079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debe haber iniciado sesión</w:t>
            </w:r>
          </w:p>
        </w:tc>
      </w:tr>
      <w:tr>
        <w:trPr>
          <w:cantSplit w:val="0"/>
          <w:tblHeader w:val="0"/>
        </w:trPr>
        <w:tc>
          <w:tcPr>
            <w:shd w:fill="e2efd9" w:val="clear"/>
          </w:tcPr>
          <w:p w:rsidR="00000000" w:rsidDel="00000000" w:rsidP="00000000" w:rsidRDefault="00000000" w:rsidRPr="00000000" w14:paraId="0000079A">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79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deberá comportarse como se describe en el siguiente caso de uso para editar un usuario</w:t>
            </w:r>
          </w:p>
        </w:tc>
      </w:tr>
      <w:tr>
        <w:trPr>
          <w:cantSplit w:val="0"/>
          <w:tblHeader w:val="0"/>
        </w:trPr>
        <w:tc>
          <w:tcPr/>
          <w:p w:rsidR="00000000" w:rsidDel="00000000" w:rsidP="00000000" w:rsidRDefault="00000000" w:rsidRPr="00000000" w14:paraId="0000079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Actores</w:t>
            </w:r>
            <w:r w:rsidDel="00000000" w:rsidR="00000000" w:rsidRPr="00000000">
              <w:rPr>
                <w:rtl w:val="0"/>
              </w:rPr>
            </w:r>
          </w:p>
        </w:tc>
        <w:tc>
          <w:tcPr>
            <w:gridSpan w:val="4"/>
          </w:tcPr>
          <w:p w:rsidR="00000000" w:rsidDel="00000000" w:rsidP="00000000" w:rsidRDefault="00000000" w:rsidRPr="00000000" w14:paraId="000007A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Administrador</w:t>
            </w:r>
          </w:p>
        </w:tc>
      </w:tr>
      <w:tr>
        <w:trPr>
          <w:cantSplit w:val="0"/>
          <w:tblHeader w:val="0"/>
        </w:trPr>
        <w:tc>
          <w:tcPr>
            <w:vMerge w:val="restart"/>
            <w:shd w:fill="e2efd9" w:val="clear"/>
          </w:tcPr>
          <w:p w:rsidR="00000000" w:rsidDel="00000000" w:rsidP="00000000" w:rsidRDefault="00000000" w:rsidRPr="00000000" w14:paraId="000007A4">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7A5">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w:t>
            </w:r>
          </w:p>
        </w:tc>
        <w:tc>
          <w:tcPr>
            <w:gridSpan w:val="3"/>
            <w:shd w:fill="e2efd9" w:val="clear"/>
          </w:tcPr>
          <w:p w:rsidR="00000000" w:rsidDel="00000000" w:rsidP="00000000" w:rsidRDefault="00000000" w:rsidRPr="00000000" w14:paraId="000007A6">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Acción</w:t>
            </w:r>
          </w:p>
        </w:tc>
      </w:tr>
      <w:tr>
        <w:trPr>
          <w:cantSplit w:val="0"/>
          <w:tblHeader w:val="0"/>
        </w:trPr>
        <w:tc>
          <w:tcPr>
            <w:vMerge w:val="continue"/>
            <w:shd w:fill="e2efd9" w:val="clear"/>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7A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gridSpan w:val="3"/>
          </w:tcPr>
          <w:p w:rsidR="00000000" w:rsidDel="00000000" w:rsidP="00000000" w:rsidRDefault="00000000" w:rsidRPr="00000000" w14:paraId="000007A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Usuario ingresa a editar un Producto</w:t>
            </w:r>
          </w:p>
        </w:tc>
      </w:tr>
      <w:tr>
        <w:trPr>
          <w:cantSplit w:val="0"/>
          <w:tblHeader w:val="0"/>
        </w:trPr>
        <w:tc>
          <w:tcPr>
            <w:vMerge w:val="continue"/>
            <w:shd w:fill="e2efd9" w:val="clear"/>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A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3"/>
            <w:shd w:fill="e2efd9" w:val="clear"/>
          </w:tcPr>
          <w:p w:rsidR="00000000" w:rsidDel="00000000" w:rsidP="00000000" w:rsidRDefault="00000000" w:rsidRPr="00000000" w14:paraId="000007B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toma el Id_usuario(select)</w:t>
            </w:r>
          </w:p>
        </w:tc>
      </w:tr>
      <w:tr>
        <w:trPr>
          <w:cantSplit w:val="0"/>
          <w:tblHeader w:val="0"/>
        </w:trPr>
        <w:tc>
          <w:tcPr>
            <w:vMerge w:val="continue"/>
            <w:shd w:fill="e2efd9" w:val="clear"/>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7B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3</w:t>
            </w:r>
          </w:p>
        </w:tc>
        <w:tc>
          <w:tcPr>
            <w:gridSpan w:val="3"/>
          </w:tcPr>
          <w:p w:rsidR="00000000" w:rsidDel="00000000" w:rsidP="00000000" w:rsidRDefault="00000000" w:rsidRPr="00000000" w14:paraId="000007B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B9">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w:t>
            </w:r>
          </w:p>
        </w:tc>
        <w:tc>
          <w:tcPr>
            <w:gridSpan w:val="3"/>
            <w:shd w:fill="e2efd9" w:val="clear"/>
          </w:tcPr>
          <w:p w:rsidR="00000000" w:rsidDel="00000000" w:rsidP="00000000" w:rsidRDefault="00000000" w:rsidRPr="00000000" w14:paraId="000007B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genera un objeto del usuario(select)</w:t>
            </w:r>
          </w:p>
        </w:tc>
      </w:tr>
      <w:tr>
        <w:trPr>
          <w:cantSplit w:val="0"/>
          <w:tblHeader w:val="0"/>
        </w:trPr>
        <w:tc>
          <w:tcPr>
            <w:vMerge w:val="continue"/>
            <w:shd w:fill="e2efd9" w:val="clear"/>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7B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5</w:t>
            </w:r>
          </w:p>
        </w:tc>
        <w:tc>
          <w:tcPr>
            <w:gridSpan w:val="3"/>
          </w:tcPr>
          <w:p w:rsidR="00000000" w:rsidDel="00000000" w:rsidP="00000000" w:rsidRDefault="00000000" w:rsidRPr="00000000" w14:paraId="000007B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despliega formulario</w:t>
            </w:r>
          </w:p>
        </w:tc>
      </w:tr>
      <w:tr>
        <w:trPr>
          <w:cantSplit w:val="0"/>
          <w:tblHeader w:val="0"/>
        </w:trPr>
        <w:tc>
          <w:tcPr>
            <w:vMerge w:val="continue"/>
            <w:shd w:fill="e2efd9" w:val="clear"/>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C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6</w:t>
            </w:r>
          </w:p>
        </w:tc>
        <w:tc>
          <w:tcPr>
            <w:gridSpan w:val="3"/>
            <w:shd w:fill="e2efd9" w:val="clear"/>
          </w:tcPr>
          <w:p w:rsidR="00000000" w:rsidDel="00000000" w:rsidP="00000000" w:rsidRDefault="00000000" w:rsidRPr="00000000" w14:paraId="000007C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diligencia el formulario</w:t>
            </w:r>
          </w:p>
        </w:tc>
      </w:tr>
      <w:tr>
        <w:trPr>
          <w:cantSplit w:val="0"/>
          <w:tblHeader w:val="0"/>
        </w:trPr>
        <w:tc>
          <w:tcPr>
            <w:vMerge w:val="continue"/>
            <w:shd w:fill="e2efd9" w:val="clear"/>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7C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7</w:t>
            </w:r>
          </w:p>
        </w:tc>
        <w:tc>
          <w:tcPr>
            <w:gridSpan w:val="3"/>
          </w:tcPr>
          <w:p w:rsidR="00000000" w:rsidDel="00000000" w:rsidP="00000000" w:rsidRDefault="00000000" w:rsidRPr="00000000" w14:paraId="000007C9">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C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8</w:t>
            </w:r>
          </w:p>
        </w:tc>
        <w:tc>
          <w:tcPr>
            <w:gridSpan w:val="3"/>
            <w:shd w:fill="e2efd9" w:val="clear"/>
          </w:tcPr>
          <w:p w:rsidR="00000000" w:rsidDel="00000000" w:rsidP="00000000" w:rsidRDefault="00000000" w:rsidRPr="00000000" w14:paraId="000007C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edita el nuevo usuario</w:t>
            </w:r>
          </w:p>
        </w:tc>
      </w:tr>
      <w:tr>
        <w:trPr>
          <w:cantSplit w:val="0"/>
          <w:tblHeader w:val="0"/>
        </w:trPr>
        <w:tc>
          <w:tcPr>
            <w:vMerge w:val="continue"/>
            <w:shd w:fill="e2efd9" w:val="clear"/>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7D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9</w:t>
            </w:r>
          </w:p>
        </w:tc>
        <w:tc>
          <w:tcPr>
            <w:gridSpan w:val="3"/>
          </w:tcPr>
          <w:p w:rsidR="00000000" w:rsidDel="00000000" w:rsidP="00000000" w:rsidRDefault="00000000" w:rsidRPr="00000000" w14:paraId="000007D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despliega msj “usuario editado con Éxito”</w:t>
            </w:r>
          </w:p>
        </w:tc>
      </w:tr>
      <w:tr>
        <w:trPr>
          <w:cantSplit w:val="0"/>
          <w:tblHeader w:val="0"/>
        </w:trPr>
        <w:tc>
          <w:tcPr>
            <w:vMerge w:val="continue"/>
            <w:shd w:fill="e2efd9" w:val="clear"/>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D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9</w:t>
            </w:r>
          </w:p>
        </w:tc>
        <w:tc>
          <w:tcPr>
            <w:gridSpan w:val="3"/>
            <w:shd w:fill="e2efd9" w:val="clear"/>
          </w:tcPr>
          <w:p w:rsidR="00000000" w:rsidDel="00000000" w:rsidP="00000000" w:rsidRDefault="00000000" w:rsidRPr="00000000" w14:paraId="000007D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ejecuta el CU02.1.2 Listar Usuarios</w:t>
            </w:r>
          </w:p>
        </w:tc>
      </w:tr>
      <w:tr>
        <w:trPr>
          <w:cantSplit w:val="0"/>
          <w:tblHeader w:val="0"/>
        </w:trPr>
        <w:tc>
          <w:tcPr/>
          <w:p w:rsidR="00000000" w:rsidDel="00000000" w:rsidP="00000000" w:rsidRDefault="00000000" w:rsidRPr="00000000" w14:paraId="000007DB">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Post - Condición</w:t>
            </w:r>
            <w:r w:rsidDel="00000000" w:rsidR="00000000" w:rsidRPr="00000000">
              <w:rPr>
                <w:rtl w:val="0"/>
              </w:rPr>
            </w:r>
          </w:p>
        </w:tc>
        <w:tc>
          <w:tcPr>
            <w:gridSpan w:val="4"/>
          </w:tcPr>
          <w:p w:rsidR="00000000" w:rsidDel="00000000" w:rsidP="00000000" w:rsidRDefault="00000000" w:rsidRPr="00000000" w14:paraId="000007D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ha editado un producto</w:t>
            </w:r>
          </w:p>
        </w:tc>
      </w:tr>
      <w:tr>
        <w:trPr>
          <w:cantSplit w:val="0"/>
          <w:tblHeader w:val="0"/>
        </w:trPr>
        <w:tc>
          <w:tcPr>
            <w:shd w:fill="e2efd9" w:val="clear"/>
          </w:tcPr>
          <w:p w:rsidR="00000000" w:rsidDel="00000000" w:rsidP="00000000" w:rsidRDefault="00000000" w:rsidRPr="00000000" w14:paraId="000007E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7E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Paso</w:t>
            </w:r>
          </w:p>
        </w:tc>
        <w:tc>
          <w:tcPr>
            <w:gridSpan w:val="3"/>
            <w:shd w:fill="e2efd9" w:val="clear"/>
          </w:tcPr>
          <w:p w:rsidR="00000000" w:rsidDel="00000000" w:rsidP="00000000" w:rsidRDefault="00000000" w:rsidRPr="00000000" w14:paraId="000007E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7E5">
            <w:pPr>
              <w:rPr>
                <w:rFonts w:ascii="Tahoma" w:cs="Tahoma" w:eastAsia="Tahoma" w:hAnsi="Tahoma"/>
                <w:b w:val="0"/>
                <w:sz w:val="24"/>
                <w:szCs w:val="24"/>
              </w:rPr>
            </w:pPr>
            <w:r w:rsidDel="00000000" w:rsidR="00000000" w:rsidRPr="00000000">
              <w:rPr>
                <w:rtl w:val="0"/>
              </w:rPr>
            </w:r>
          </w:p>
        </w:tc>
        <w:tc>
          <w:tcPr>
            <w:vMerge w:val="restart"/>
          </w:tcPr>
          <w:p w:rsidR="00000000" w:rsidDel="00000000" w:rsidP="00000000" w:rsidRDefault="00000000" w:rsidRPr="00000000" w14:paraId="000007E6">
            <w:pPr>
              <w:rPr>
                <w:rFonts w:ascii="Tahoma" w:cs="Tahoma" w:eastAsia="Tahoma" w:hAnsi="Tahoma"/>
                <w:sz w:val="24"/>
                <w:szCs w:val="24"/>
              </w:rPr>
            </w:pPr>
            <w:r w:rsidDel="00000000" w:rsidR="00000000" w:rsidRPr="00000000">
              <w:rPr>
                <w:rtl w:val="0"/>
              </w:rPr>
            </w:r>
          </w:p>
        </w:tc>
        <w:tc>
          <w:tcPr>
            <w:gridSpan w:val="3"/>
          </w:tcPr>
          <w:p w:rsidR="00000000" w:rsidDel="00000000" w:rsidP="00000000" w:rsidRDefault="00000000" w:rsidRPr="00000000" w14:paraId="000007E7">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7EC">
            <w:pPr>
              <w:jc w:val="righ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EE">
            <w:pPr>
              <w:rPr>
                <w:rFonts w:ascii="Tahoma" w:cs="Tahoma" w:eastAsia="Tahoma" w:hAnsi="Tahoma"/>
                <w:sz w:val="24"/>
                <w:szCs w:val="24"/>
              </w:rPr>
            </w:pPr>
            <w:r w:rsidDel="00000000" w:rsidR="00000000" w:rsidRPr="00000000">
              <w:rPr>
                <w:rtl w:val="0"/>
              </w:rPr>
            </w:r>
          </w:p>
        </w:tc>
      </w:tr>
      <w:tr>
        <w:trPr>
          <w:cantSplit w:val="0"/>
          <w:trHeight w:val="333" w:hRule="atLeast"/>
          <w:tblHeader w:val="0"/>
        </w:trPr>
        <w:tc>
          <w:tcPr>
            <w:vMerge w:val="continue"/>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3"/>
            <w:shd w:fill="e2efd9" w:val="clear"/>
          </w:tcPr>
          <w:p w:rsidR="00000000" w:rsidDel="00000000" w:rsidP="00000000" w:rsidRDefault="00000000" w:rsidRPr="00000000" w14:paraId="000007F3">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7F8">
            <w:pPr>
              <w:jc w:val="righ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7F9">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7FD">
            <w:pPr>
              <w:jc w:val="righ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7FE">
            <w:pPr>
              <w:rPr>
                <w:rFonts w:ascii="Tahoma" w:cs="Tahoma" w:eastAsia="Tahoma" w:hAnsi="Tahoma"/>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80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Documentación</w:t>
            </w:r>
            <w:r w:rsidDel="00000000" w:rsidR="00000000" w:rsidRPr="00000000">
              <w:rPr>
                <w:rtl w:val="0"/>
              </w:rPr>
            </w:r>
          </w:p>
          <w:p w:rsidR="00000000" w:rsidDel="00000000" w:rsidP="00000000" w:rsidRDefault="00000000" w:rsidRPr="00000000" w14:paraId="00000801">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Regla de Negocio</w:t>
            </w:r>
            <w:r w:rsidDel="00000000" w:rsidR="00000000" w:rsidRPr="00000000">
              <w:rPr>
                <w:rtl w:val="0"/>
              </w:rPr>
            </w:r>
          </w:p>
          <w:p w:rsidR="00000000" w:rsidDel="00000000" w:rsidP="00000000" w:rsidRDefault="00000000" w:rsidRPr="00000000" w14:paraId="00000802">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Normatividad</w:t>
            </w:r>
            <w:r w:rsidDel="00000000" w:rsidR="00000000" w:rsidRPr="00000000">
              <w:rPr>
                <w:rtl w:val="0"/>
              </w:rPr>
            </w:r>
          </w:p>
        </w:tc>
        <w:tc>
          <w:tcPr>
            <w:gridSpan w:val="4"/>
          </w:tcPr>
          <w:p w:rsidR="00000000" w:rsidDel="00000000" w:rsidP="00000000" w:rsidRDefault="00000000" w:rsidRPr="00000000" w14:paraId="00000803">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CA_02.1.4.1</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El sistema toma el Id del Usuario (Guid).</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shd w:fill="e2efd9" w:val="clear"/>
          </w:tcPr>
          <w:p w:rsidR="00000000" w:rsidDel="00000000" w:rsidP="00000000" w:rsidRDefault="00000000" w:rsidRPr="00000000" w14:paraId="00000808">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CA_02.1.4.2 Se modifican los campos: Correo (string) Rol (string) y Estado (int)</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80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80D">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11">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Responsables</w:t>
            </w:r>
            <w:r w:rsidDel="00000000" w:rsidR="00000000" w:rsidRPr="00000000">
              <w:rPr>
                <w:rtl w:val="0"/>
              </w:rPr>
            </w:r>
          </w:p>
        </w:tc>
        <w:tc>
          <w:tcPr>
            <w:gridSpan w:val="4"/>
          </w:tcPr>
          <w:p w:rsidR="00000000" w:rsidDel="00000000" w:rsidP="00000000" w:rsidRDefault="00000000" w:rsidRPr="00000000" w14:paraId="0000081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Miguel Angel Perez </w:t>
            </w:r>
          </w:p>
        </w:tc>
      </w:tr>
    </w:tbl>
    <w:p w:rsidR="00000000" w:rsidDel="00000000" w:rsidP="00000000" w:rsidRDefault="00000000" w:rsidRPr="00000000" w14:paraId="00000816">
      <w:pPr>
        <w:rPr/>
      </w:pPr>
      <w:r w:rsidDel="00000000" w:rsidR="00000000" w:rsidRPr="00000000">
        <w:rPr>
          <w:rtl w:val="0"/>
        </w:rPr>
      </w:r>
    </w:p>
    <w:tbl>
      <w:tblPr>
        <w:tblStyle w:val="Table1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81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Escenario</w:t>
            </w:r>
            <w:r w:rsidDel="00000000" w:rsidR="00000000" w:rsidRPr="00000000">
              <w:rPr>
                <w:rtl w:val="0"/>
              </w:rPr>
            </w:r>
          </w:p>
        </w:tc>
        <w:tc>
          <w:tcPr/>
          <w:p w:rsidR="00000000" w:rsidDel="00000000" w:rsidP="00000000" w:rsidRDefault="00000000" w:rsidRPr="00000000" w14:paraId="00000818">
            <w:pPr>
              <w:pStyle w:val="Heading2"/>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CU02  Usuarios</w:t>
            </w:r>
            <w:r w:rsidDel="00000000" w:rsidR="00000000" w:rsidRPr="00000000">
              <w:rPr>
                <w:rtl w:val="0"/>
              </w:rPr>
            </w:r>
          </w:p>
          <w:p w:rsidR="00000000" w:rsidDel="00000000" w:rsidP="00000000" w:rsidRDefault="00000000" w:rsidRPr="00000000" w14:paraId="00000819">
            <w:pPr>
              <w:pStyle w:val="Heading2"/>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CU02.2 Gestión de acceso</w:t>
            </w:r>
            <w:r w:rsidDel="00000000" w:rsidR="00000000" w:rsidRPr="00000000">
              <w:rPr>
                <w:rtl w:val="0"/>
              </w:rPr>
            </w:r>
          </w:p>
        </w:tc>
        <w:tc>
          <w:tcPr/>
          <w:p w:rsidR="00000000" w:rsidDel="00000000" w:rsidP="00000000" w:rsidRDefault="00000000" w:rsidRPr="00000000" w14:paraId="0000081A">
            <w:pPr>
              <w:rPr>
                <w:rFonts w:ascii="Tahoma" w:cs="Tahoma" w:eastAsia="Tahoma" w:hAnsi="Tahoma"/>
                <w:b w:val="0"/>
                <w:sz w:val="24"/>
                <w:szCs w:val="24"/>
              </w:rPr>
            </w:pPr>
            <w:r w:rsidDel="00000000" w:rsidR="00000000" w:rsidRPr="00000000">
              <w:rPr>
                <w:rtl w:val="0"/>
              </w:rPr>
            </w:r>
          </w:p>
        </w:tc>
      </w:tr>
    </w:tbl>
    <w:p w:rsidR="00000000" w:rsidDel="00000000" w:rsidP="00000000" w:rsidRDefault="00000000" w:rsidRPr="00000000" w14:paraId="0000081B">
      <w:pPr>
        <w:rPr/>
      </w:pPr>
      <w:r w:rsidDel="00000000" w:rsidR="00000000" w:rsidRPr="00000000">
        <w:rPr>
          <w:rtl w:val="0"/>
        </w:rPr>
      </w:r>
    </w:p>
    <w:tbl>
      <w:tblPr>
        <w:tblStyle w:val="Table1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81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CU -</w:t>
            </w:r>
            <w:r w:rsidDel="00000000" w:rsidR="00000000" w:rsidRPr="00000000">
              <w:rPr>
                <w:rtl w:val="0"/>
              </w:rPr>
            </w:r>
          </w:p>
        </w:tc>
        <w:tc>
          <w:tcPr>
            <w:gridSpan w:val="4"/>
          </w:tcPr>
          <w:p w:rsidR="00000000" w:rsidDel="00000000" w:rsidP="00000000" w:rsidRDefault="00000000" w:rsidRPr="00000000" w14:paraId="0000081D">
            <w:pPr>
              <w:rPr>
                <w:rFonts w:ascii="Tahoma" w:cs="Tahoma" w:eastAsia="Tahoma" w:hAnsi="Tahoma"/>
                <w:b w:val="0"/>
                <w:sz w:val="24"/>
                <w:szCs w:val="24"/>
              </w:rPr>
            </w:pPr>
            <w:r w:rsidDel="00000000" w:rsidR="00000000" w:rsidRPr="00000000">
              <w:rPr>
                <w:rFonts w:ascii="Tahoma" w:cs="Tahoma" w:eastAsia="Tahoma" w:hAnsi="Tahoma"/>
                <w:i w:val="1"/>
                <w:sz w:val="24"/>
                <w:szCs w:val="24"/>
                <w:rtl w:val="0"/>
              </w:rPr>
              <w:t xml:space="preserve">CU.02.2.1 Iniciar sesión</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821">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82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04 Usuarios</w:t>
            </w:r>
          </w:p>
          <w:p w:rsidR="00000000" w:rsidDel="00000000" w:rsidP="00000000" w:rsidRDefault="00000000" w:rsidRPr="00000000" w14:paraId="0000082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04.1 Gestión de Acceso</w:t>
            </w:r>
          </w:p>
        </w:tc>
      </w:tr>
      <w:tr>
        <w:trPr>
          <w:cantSplit w:val="0"/>
          <w:tblHeader w:val="0"/>
        </w:trPr>
        <w:tc>
          <w:tcPr/>
          <w:p w:rsidR="00000000" w:rsidDel="00000000" w:rsidP="00000000" w:rsidRDefault="00000000" w:rsidRPr="00000000" w14:paraId="0000082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Pre – Condiciones</w:t>
            </w:r>
            <w:r w:rsidDel="00000000" w:rsidR="00000000" w:rsidRPr="00000000">
              <w:rPr>
                <w:rtl w:val="0"/>
              </w:rPr>
            </w:r>
          </w:p>
        </w:tc>
        <w:tc>
          <w:tcPr>
            <w:gridSpan w:val="4"/>
          </w:tcPr>
          <w:p w:rsidR="00000000" w:rsidDel="00000000" w:rsidP="00000000" w:rsidRDefault="00000000" w:rsidRPr="00000000" w14:paraId="0000082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debe estar registrado para poder iniciar sesión</w:t>
            </w:r>
          </w:p>
        </w:tc>
      </w:tr>
      <w:tr>
        <w:trPr>
          <w:cantSplit w:val="0"/>
          <w:tblHeader w:val="0"/>
        </w:trPr>
        <w:tc>
          <w:tcPr>
            <w:shd w:fill="e2efd9" w:val="clear"/>
          </w:tcPr>
          <w:p w:rsidR="00000000" w:rsidDel="00000000" w:rsidP="00000000" w:rsidRDefault="00000000" w:rsidRPr="00000000" w14:paraId="0000082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82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deberá comportarse como se describe en el siguiente caso de uso para iniciar sesión</w:t>
            </w:r>
          </w:p>
        </w:tc>
      </w:tr>
      <w:tr>
        <w:trPr>
          <w:cantSplit w:val="0"/>
          <w:tblHeader w:val="0"/>
        </w:trPr>
        <w:tc>
          <w:tcPr/>
          <w:p w:rsidR="00000000" w:rsidDel="00000000" w:rsidP="00000000" w:rsidRDefault="00000000" w:rsidRPr="00000000" w14:paraId="00000831">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Actores</w:t>
            </w:r>
            <w:r w:rsidDel="00000000" w:rsidR="00000000" w:rsidRPr="00000000">
              <w:rPr>
                <w:rtl w:val="0"/>
              </w:rPr>
            </w:r>
          </w:p>
        </w:tc>
        <w:tc>
          <w:tcPr>
            <w:gridSpan w:val="4"/>
          </w:tcPr>
          <w:p w:rsidR="00000000" w:rsidDel="00000000" w:rsidP="00000000" w:rsidRDefault="00000000" w:rsidRPr="00000000" w14:paraId="0000083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Administrador</w:t>
            </w:r>
          </w:p>
          <w:p w:rsidR="00000000" w:rsidDel="00000000" w:rsidP="00000000" w:rsidRDefault="00000000" w:rsidRPr="00000000" w14:paraId="0000083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Cliente</w:t>
            </w:r>
          </w:p>
        </w:tc>
      </w:tr>
      <w:tr>
        <w:trPr>
          <w:cantSplit w:val="0"/>
          <w:tblHeader w:val="0"/>
        </w:trPr>
        <w:tc>
          <w:tcPr/>
          <w:p w:rsidR="00000000" w:rsidDel="00000000" w:rsidP="00000000" w:rsidRDefault="00000000" w:rsidRPr="00000000" w14:paraId="00000837">
            <w:pPr>
              <w:rPr>
                <w:rFonts w:ascii="Tahoma" w:cs="Tahoma" w:eastAsia="Tahoma" w:hAnsi="Tahoma"/>
                <w:sz w:val="24"/>
                <w:szCs w:val="24"/>
              </w:rPr>
            </w:pPr>
            <w:r w:rsidDel="00000000" w:rsidR="00000000" w:rsidRPr="00000000">
              <w:rPr>
                <w:rtl w:val="0"/>
              </w:rPr>
            </w:r>
          </w:p>
        </w:tc>
        <w:tc>
          <w:tcPr>
            <w:gridSpan w:val="4"/>
          </w:tcPr>
          <w:p w:rsidR="00000000" w:rsidDel="00000000" w:rsidP="00000000" w:rsidRDefault="00000000" w:rsidRPr="00000000" w14:paraId="00000838">
            <w:pPr>
              <w:rPr>
                <w:rFonts w:ascii="Tahoma" w:cs="Tahoma" w:eastAsia="Tahoma" w:hAnsi="Tahoma"/>
                <w:sz w:val="24"/>
                <w:szCs w:val="24"/>
              </w:rPr>
            </w:pPr>
            <w:r w:rsidDel="00000000" w:rsidR="00000000" w:rsidRPr="00000000">
              <w:rPr>
                <w:rtl w:val="0"/>
              </w:rPr>
            </w:r>
          </w:p>
        </w:tc>
      </w:tr>
      <w:tr>
        <w:trPr>
          <w:cantSplit w:val="0"/>
          <w:tblHeader w:val="0"/>
        </w:trPr>
        <w:tc>
          <w:tcPr>
            <w:vMerge w:val="restart"/>
            <w:shd w:fill="e2efd9" w:val="clear"/>
          </w:tcPr>
          <w:p w:rsidR="00000000" w:rsidDel="00000000" w:rsidP="00000000" w:rsidRDefault="00000000" w:rsidRPr="00000000" w14:paraId="0000083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83D">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w:t>
            </w:r>
          </w:p>
        </w:tc>
        <w:tc>
          <w:tcPr>
            <w:gridSpan w:val="3"/>
            <w:shd w:fill="e2efd9" w:val="clear"/>
          </w:tcPr>
          <w:p w:rsidR="00000000" w:rsidDel="00000000" w:rsidP="00000000" w:rsidRDefault="00000000" w:rsidRPr="00000000" w14:paraId="0000083E">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Acción</w:t>
            </w:r>
          </w:p>
        </w:tc>
      </w:tr>
      <w:tr>
        <w:trPr>
          <w:cantSplit w:val="0"/>
          <w:tblHeader w:val="0"/>
        </w:trPr>
        <w:tc>
          <w:tcPr>
            <w:vMerge w:val="continue"/>
            <w:shd w:fill="e2efd9" w:val="clear"/>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84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gridSpan w:val="3"/>
          </w:tcPr>
          <w:p w:rsidR="00000000" w:rsidDel="00000000" w:rsidP="00000000" w:rsidRDefault="00000000" w:rsidRPr="00000000" w14:paraId="0000084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Usuario ingresa a Iniciar sesión.</w:t>
            </w:r>
          </w:p>
        </w:tc>
      </w:tr>
      <w:tr>
        <w:trPr>
          <w:cantSplit w:val="0"/>
          <w:trHeight w:val="259.6875" w:hRule="atLeast"/>
          <w:tblHeader w:val="0"/>
        </w:trPr>
        <w:tc>
          <w:tcPr>
            <w:vMerge w:val="continue"/>
            <w:shd w:fill="e2efd9" w:val="clear"/>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84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3"/>
          </w:tcPr>
          <w:p w:rsidR="00000000" w:rsidDel="00000000" w:rsidP="00000000" w:rsidRDefault="00000000" w:rsidRPr="00000000" w14:paraId="0000084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despliega el formulario.</w:t>
            </w:r>
          </w:p>
        </w:tc>
      </w:tr>
      <w:tr>
        <w:trPr>
          <w:cantSplit w:val="0"/>
          <w:tblHeader w:val="0"/>
        </w:trPr>
        <w:tc>
          <w:tcPr>
            <w:vMerge w:val="continue"/>
            <w:shd w:fill="e2efd9" w:val="clear"/>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84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3</w:t>
            </w:r>
          </w:p>
        </w:tc>
        <w:tc>
          <w:tcPr>
            <w:gridSpan w:val="3"/>
          </w:tcPr>
          <w:p w:rsidR="00000000" w:rsidDel="00000000" w:rsidP="00000000" w:rsidRDefault="00000000" w:rsidRPr="00000000" w14:paraId="0000084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llena el formulario.</w:t>
            </w:r>
          </w:p>
        </w:tc>
      </w:tr>
      <w:tr>
        <w:trPr>
          <w:cantSplit w:val="0"/>
          <w:tblHeader w:val="0"/>
        </w:trPr>
        <w:tc>
          <w:tcPr>
            <w:vMerge w:val="continue"/>
            <w:shd w:fill="e2efd9" w:val="clear"/>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85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w:t>
            </w:r>
          </w:p>
        </w:tc>
        <w:tc>
          <w:tcPr>
            <w:gridSpan w:val="3"/>
          </w:tcPr>
          <w:p w:rsidR="00000000" w:rsidDel="00000000" w:rsidP="00000000" w:rsidRDefault="00000000" w:rsidRPr="00000000" w14:paraId="0000085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toma el usuario y contraseña.</w:t>
            </w:r>
          </w:p>
        </w:tc>
      </w:tr>
      <w:tr>
        <w:trPr>
          <w:cantSplit w:val="0"/>
          <w:tblHeader w:val="0"/>
        </w:trPr>
        <w:tc>
          <w:tcPr>
            <w:vMerge w:val="continue"/>
            <w:shd w:fill="e2efd9" w:val="clear"/>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85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5</w:t>
            </w:r>
          </w:p>
        </w:tc>
        <w:tc>
          <w:tcPr>
            <w:gridSpan w:val="3"/>
            <w:shd w:fill="e2efd9" w:val="clear"/>
          </w:tcPr>
          <w:p w:rsidR="00000000" w:rsidDel="00000000" w:rsidP="00000000" w:rsidRDefault="00000000" w:rsidRPr="00000000" w14:paraId="0000085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85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6</w:t>
            </w:r>
          </w:p>
        </w:tc>
        <w:tc>
          <w:tcPr>
            <w:gridSpan w:val="3"/>
          </w:tcPr>
          <w:p w:rsidR="00000000" w:rsidDel="00000000" w:rsidP="00000000" w:rsidRDefault="00000000" w:rsidRPr="00000000" w14:paraId="0000085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redirecciona al usuario al home de la aplicación.</w:t>
            </w:r>
          </w:p>
        </w:tc>
      </w:tr>
      <w:tr>
        <w:trPr>
          <w:cantSplit w:val="0"/>
          <w:trHeight w:val="333" w:hRule="atLeast"/>
          <w:tblHeader w:val="0"/>
        </w:trPr>
        <w:tc>
          <w:tcPr>
            <w:vMerge w:val="continue"/>
            <w:shd w:fill="e2efd9" w:val="clear"/>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rHeight w:val="333" w:hRule="atLeast"/>
          <w:tblHeader w:val="0"/>
        </w:trPr>
        <w:tc>
          <w:tcPr>
            <w:vMerge w:val="continue"/>
            <w:shd w:fill="e2efd9" w:val="clear"/>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61">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Post - Condición</w:t>
            </w:r>
            <w:r w:rsidDel="00000000" w:rsidR="00000000" w:rsidRPr="00000000">
              <w:rPr>
                <w:rtl w:val="0"/>
              </w:rPr>
            </w:r>
          </w:p>
        </w:tc>
        <w:tc>
          <w:tcPr>
            <w:gridSpan w:val="4"/>
          </w:tcPr>
          <w:p w:rsidR="00000000" w:rsidDel="00000000" w:rsidP="00000000" w:rsidRDefault="00000000" w:rsidRPr="00000000" w14:paraId="0000086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le permitió el acceso a un usuario</w:t>
            </w:r>
          </w:p>
        </w:tc>
      </w:tr>
      <w:tr>
        <w:trPr>
          <w:cantSplit w:val="0"/>
          <w:tblHeader w:val="0"/>
        </w:trPr>
        <w:tc>
          <w:tcPr>
            <w:shd w:fill="e2efd9" w:val="clear"/>
          </w:tcPr>
          <w:p w:rsidR="00000000" w:rsidDel="00000000" w:rsidP="00000000" w:rsidRDefault="00000000" w:rsidRPr="00000000" w14:paraId="00000866">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86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Paso</w:t>
            </w:r>
          </w:p>
        </w:tc>
        <w:tc>
          <w:tcPr>
            <w:gridSpan w:val="3"/>
            <w:shd w:fill="e2efd9" w:val="clear"/>
          </w:tcPr>
          <w:p w:rsidR="00000000" w:rsidDel="00000000" w:rsidP="00000000" w:rsidRDefault="00000000" w:rsidRPr="00000000" w14:paraId="0000086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86B">
            <w:pPr>
              <w:rPr>
                <w:rFonts w:ascii="Tahoma" w:cs="Tahoma" w:eastAsia="Tahoma" w:hAnsi="Tahoma"/>
                <w:b w:val="0"/>
                <w:sz w:val="24"/>
                <w:szCs w:val="24"/>
              </w:rPr>
            </w:pPr>
            <w:r w:rsidDel="00000000" w:rsidR="00000000" w:rsidRPr="00000000">
              <w:rPr>
                <w:rtl w:val="0"/>
              </w:rPr>
            </w:r>
          </w:p>
        </w:tc>
        <w:tc>
          <w:tcPr>
            <w:vMerge w:val="restart"/>
          </w:tcPr>
          <w:p w:rsidR="00000000" w:rsidDel="00000000" w:rsidP="00000000" w:rsidRDefault="00000000" w:rsidRPr="00000000" w14:paraId="0000086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w:t>
            </w:r>
          </w:p>
        </w:tc>
        <w:tc>
          <w:tcPr>
            <w:gridSpan w:val="3"/>
          </w:tcPr>
          <w:p w:rsidR="00000000" w:rsidDel="00000000" w:rsidP="00000000" w:rsidRDefault="00000000" w:rsidRPr="00000000" w14:paraId="0000086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4.1 si el usuario no se encuentra registrado?</w:t>
            </w:r>
          </w:p>
        </w:tc>
      </w:tr>
      <w:tr>
        <w:trPr>
          <w:cantSplit w:val="0"/>
          <w:trHeight w:val="66" w:hRule="atLeast"/>
          <w:tblHeader w:val="0"/>
        </w:trPr>
        <w:tc>
          <w:tcPr>
            <w:vMerge w:val="continue"/>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872">
            <w:pPr>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shd w:fill="e2efd9" w:val="clear"/>
          </w:tcPr>
          <w:p w:rsidR="00000000" w:rsidDel="00000000" w:rsidP="00000000" w:rsidRDefault="00000000" w:rsidRPr="00000000" w14:paraId="0000087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lanzará un msj “El usuario no se encuentra registrado”</w:t>
            </w:r>
          </w:p>
        </w:tc>
      </w:tr>
      <w:tr>
        <w:trPr>
          <w:cantSplit w:val="0"/>
          <w:trHeight w:val="333" w:hRule="atLeast"/>
          <w:tblHeader w:val="0"/>
        </w:trPr>
        <w:tc>
          <w:tcPr>
            <w:vMerge w:val="continue"/>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3"/>
            <w:shd w:fill="e2efd9" w:val="clear"/>
          </w:tcPr>
          <w:p w:rsidR="00000000" w:rsidDel="00000000" w:rsidP="00000000" w:rsidRDefault="00000000" w:rsidRPr="00000000" w14:paraId="00000879">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87E">
            <w:pPr>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2"/>
          </w:tcPr>
          <w:p w:rsidR="00000000" w:rsidDel="00000000" w:rsidP="00000000" w:rsidRDefault="00000000" w:rsidRPr="00000000" w14:paraId="0000087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redirecciona al usuario al paso 3</w:t>
            </w:r>
          </w:p>
        </w:tc>
      </w:tr>
      <w:tr>
        <w:trPr>
          <w:cantSplit w:val="0"/>
          <w:tblHeader w:val="0"/>
        </w:trPr>
        <w:tc>
          <w:tcPr>
            <w:vMerge w:val="continue"/>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883">
            <w:pPr>
              <w:jc w:val="righ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884">
            <w:pPr>
              <w:rPr>
                <w:rFonts w:ascii="Tahoma" w:cs="Tahoma" w:eastAsia="Tahoma" w:hAnsi="Tahoma"/>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886">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Documentación</w:t>
            </w:r>
            <w:r w:rsidDel="00000000" w:rsidR="00000000" w:rsidRPr="00000000">
              <w:rPr>
                <w:rtl w:val="0"/>
              </w:rPr>
            </w:r>
          </w:p>
          <w:p w:rsidR="00000000" w:rsidDel="00000000" w:rsidP="00000000" w:rsidRDefault="00000000" w:rsidRPr="00000000" w14:paraId="0000088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Regla de Negocio</w:t>
            </w:r>
            <w:r w:rsidDel="00000000" w:rsidR="00000000" w:rsidRPr="00000000">
              <w:rPr>
                <w:rtl w:val="0"/>
              </w:rPr>
            </w:r>
          </w:p>
          <w:p w:rsidR="00000000" w:rsidDel="00000000" w:rsidP="00000000" w:rsidRDefault="00000000" w:rsidRPr="00000000" w14:paraId="00000888">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Normatividad</w:t>
            </w:r>
            <w:r w:rsidDel="00000000" w:rsidR="00000000" w:rsidRPr="00000000">
              <w:rPr>
                <w:rtl w:val="0"/>
              </w:rPr>
            </w:r>
          </w:p>
        </w:tc>
        <w:tc>
          <w:tcPr>
            <w:gridSpan w:val="4"/>
          </w:tcPr>
          <w:p w:rsidR="00000000" w:rsidDel="00000000" w:rsidP="00000000" w:rsidRDefault="00000000" w:rsidRPr="00000000" w14:paraId="00000889">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CA_02.2.1.1 Se ingresa el Correo (string)</w:t>
            </w:r>
            <w:r w:rsidDel="00000000" w:rsidR="00000000" w:rsidRPr="00000000">
              <w:rPr>
                <w:rFonts w:ascii="Tahoma" w:cs="Tahoma" w:eastAsia="Tahoma" w:hAnsi="Tahoma"/>
                <w:sz w:val="24"/>
                <w:szCs w:val="24"/>
                <w:highlight w:val="white"/>
                <w:rtl w:val="0"/>
              </w:rPr>
              <w:t xml:space="preserve"> y contraseña(Varchar)</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shd w:fill="e2efd9" w:val="clear"/>
          </w:tcPr>
          <w:p w:rsidR="00000000" w:rsidDel="00000000" w:rsidP="00000000" w:rsidRDefault="00000000" w:rsidRPr="00000000" w14:paraId="0000088E">
            <w:pPr>
              <w:rPr>
                <w:rFonts w:ascii="Tahoma" w:cs="Tahoma" w:eastAsia="Tahoma" w:hAnsi="Tahoma"/>
                <w:sz w:val="24"/>
                <w:szCs w:val="24"/>
              </w:rPr>
            </w:pPr>
            <w:r w:rsidDel="00000000" w:rsidR="00000000" w:rsidRPr="00000000">
              <w:rPr>
                <w:rFonts w:ascii="Tahoma" w:cs="Tahoma" w:eastAsia="Tahoma" w:hAnsi="Tahoma"/>
                <w:sz w:val="24"/>
                <w:szCs w:val="24"/>
                <w:highlight w:val="white"/>
                <w:rtl w:val="0"/>
              </w:rPr>
              <w:t xml:space="preserve">CA_02.2.1.2</w:t>
              <w:tab/>
              <w:t xml:space="preserve">El sistema no permitirá el  ingreso si el correo no se encuentra registrado.</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tcPr>
          <w:p w:rsidR="00000000" w:rsidDel="00000000" w:rsidP="00000000" w:rsidRDefault="00000000" w:rsidRPr="00000000" w14:paraId="00000893">
            <w:pPr>
              <w:rPr>
                <w:rFonts w:ascii="Tahoma" w:cs="Tahoma" w:eastAsia="Tahoma" w:hAnsi="Tahoma"/>
                <w:sz w:val="24"/>
                <w:szCs w:val="24"/>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89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898">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9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Responsables</w:t>
            </w:r>
            <w:r w:rsidDel="00000000" w:rsidR="00000000" w:rsidRPr="00000000">
              <w:rPr>
                <w:rtl w:val="0"/>
              </w:rPr>
            </w:r>
          </w:p>
        </w:tc>
        <w:tc>
          <w:tcPr>
            <w:gridSpan w:val="4"/>
          </w:tcPr>
          <w:p w:rsidR="00000000" w:rsidDel="00000000" w:rsidP="00000000" w:rsidRDefault="00000000" w:rsidRPr="00000000" w14:paraId="0000089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Miguel Perez</w:t>
            </w:r>
          </w:p>
        </w:tc>
      </w:tr>
    </w:tbl>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tbl>
      <w:tblPr>
        <w:tblStyle w:val="Table1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8A4">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CU -</w:t>
            </w:r>
            <w:r w:rsidDel="00000000" w:rsidR="00000000" w:rsidRPr="00000000">
              <w:rPr>
                <w:rtl w:val="0"/>
              </w:rPr>
            </w:r>
          </w:p>
        </w:tc>
        <w:tc>
          <w:tcPr>
            <w:gridSpan w:val="4"/>
          </w:tcPr>
          <w:p w:rsidR="00000000" w:rsidDel="00000000" w:rsidP="00000000" w:rsidRDefault="00000000" w:rsidRPr="00000000" w14:paraId="000008A5">
            <w:pPr>
              <w:rPr>
                <w:rFonts w:ascii="Tahoma" w:cs="Tahoma" w:eastAsia="Tahoma" w:hAnsi="Tahoma"/>
                <w:b w:val="0"/>
                <w:sz w:val="24"/>
                <w:szCs w:val="24"/>
              </w:rPr>
            </w:pPr>
            <w:r w:rsidDel="00000000" w:rsidR="00000000" w:rsidRPr="00000000">
              <w:rPr>
                <w:rFonts w:ascii="Tahoma" w:cs="Tahoma" w:eastAsia="Tahoma" w:hAnsi="Tahoma"/>
                <w:i w:val="1"/>
                <w:sz w:val="24"/>
                <w:szCs w:val="24"/>
                <w:rtl w:val="0"/>
              </w:rPr>
              <w:t xml:space="preserve">CU.02.2.1 Recuperar contraseña</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8A9">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8A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04 Usuarios</w:t>
            </w:r>
          </w:p>
          <w:p w:rsidR="00000000" w:rsidDel="00000000" w:rsidP="00000000" w:rsidRDefault="00000000" w:rsidRPr="00000000" w14:paraId="000008A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04.1 Gestión de Acceso</w:t>
            </w:r>
          </w:p>
        </w:tc>
      </w:tr>
      <w:tr>
        <w:trPr>
          <w:cantSplit w:val="0"/>
          <w:tblHeader w:val="0"/>
        </w:trPr>
        <w:tc>
          <w:tcPr/>
          <w:p w:rsidR="00000000" w:rsidDel="00000000" w:rsidP="00000000" w:rsidRDefault="00000000" w:rsidRPr="00000000" w14:paraId="000008A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Pre – Condiciones</w:t>
            </w:r>
            <w:r w:rsidDel="00000000" w:rsidR="00000000" w:rsidRPr="00000000">
              <w:rPr>
                <w:rtl w:val="0"/>
              </w:rPr>
            </w:r>
          </w:p>
        </w:tc>
        <w:tc>
          <w:tcPr>
            <w:gridSpan w:val="4"/>
          </w:tcPr>
          <w:p w:rsidR="00000000" w:rsidDel="00000000" w:rsidP="00000000" w:rsidRDefault="00000000" w:rsidRPr="00000000" w14:paraId="000008B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debe estar registrado</w:t>
            </w:r>
          </w:p>
        </w:tc>
      </w:tr>
      <w:tr>
        <w:trPr>
          <w:cantSplit w:val="0"/>
          <w:tblHeader w:val="0"/>
        </w:trPr>
        <w:tc>
          <w:tcPr>
            <w:shd w:fill="e2efd9" w:val="clear"/>
          </w:tcPr>
          <w:p w:rsidR="00000000" w:rsidDel="00000000" w:rsidP="00000000" w:rsidRDefault="00000000" w:rsidRPr="00000000" w14:paraId="000008B4">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8B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deberá comportarse como se describe en el siguiente caso de uso para recuperar contraseña</w:t>
            </w:r>
          </w:p>
        </w:tc>
      </w:tr>
      <w:tr>
        <w:trPr>
          <w:cantSplit w:val="0"/>
          <w:tblHeader w:val="0"/>
        </w:trPr>
        <w:tc>
          <w:tcPr/>
          <w:p w:rsidR="00000000" w:rsidDel="00000000" w:rsidP="00000000" w:rsidRDefault="00000000" w:rsidRPr="00000000" w14:paraId="000008B9">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Actores</w:t>
            </w:r>
            <w:r w:rsidDel="00000000" w:rsidR="00000000" w:rsidRPr="00000000">
              <w:rPr>
                <w:rtl w:val="0"/>
              </w:rPr>
            </w:r>
          </w:p>
        </w:tc>
        <w:tc>
          <w:tcPr>
            <w:gridSpan w:val="4"/>
          </w:tcPr>
          <w:p w:rsidR="00000000" w:rsidDel="00000000" w:rsidP="00000000" w:rsidRDefault="00000000" w:rsidRPr="00000000" w14:paraId="000008B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Administrador</w:t>
            </w:r>
          </w:p>
          <w:p w:rsidR="00000000" w:rsidDel="00000000" w:rsidP="00000000" w:rsidRDefault="00000000" w:rsidRPr="00000000" w14:paraId="000008B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Cliente</w:t>
            </w:r>
          </w:p>
        </w:tc>
      </w:tr>
      <w:tr>
        <w:trPr>
          <w:cantSplit w:val="0"/>
          <w:tblHeader w:val="0"/>
        </w:trPr>
        <w:tc>
          <w:tcPr>
            <w:vMerge w:val="restart"/>
            <w:shd w:fill="e2efd9" w:val="clear"/>
          </w:tcPr>
          <w:p w:rsidR="00000000" w:rsidDel="00000000" w:rsidP="00000000" w:rsidRDefault="00000000" w:rsidRPr="00000000" w14:paraId="000008B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8C0">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w:t>
            </w:r>
          </w:p>
        </w:tc>
        <w:tc>
          <w:tcPr>
            <w:gridSpan w:val="3"/>
            <w:shd w:fill="e2efd9" w:val="clear"/>
          </w:tcPr>
          <w:p w:rsidR="00000000" w:rsidDel="00000000" w:rsidP="00000000" w:rsidRDefault="00000000" w:rsidRPr="00000000" w14:paraId="000008C1">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Acción</w:t>
            </w:r>
          </w:p>
        </w:tc>
      </w:tr>
      <w:tr>
        <w:trPr>
          <w:cantSplit w:val="0"/>
          <w:tblHeader w:val="0"/>
        </w:trPr>
        <w:tc>
          <w:tcPr>
            <w:vMerge w:val="continue"/>
            <w:shd w:fill="e2efd9" w:val="clear"/>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8C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gridSpan w:val="3"/>
          </w:tcPr>
          <w:p w:rsidR="00000000" w:rsidDel="00000000" w:rsidP="00000000" w:rsidRDefault="00000000" w:rsidRPr="00000000" w14:paraId="000008C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Usuario ingresa a Recuperar contraseña.</w:t>
            </w:r>
          </w:p>
        </w:tc>
      </w:tr>
      <w:tr>
        <w:trPr>
          <w:cantSplit w:val="0"/>
          <w:tblHeader w:val="0"/>
        </w:trPr>
        <w:tc>
          <w:tcPr>
            <w:vMerge w:val="continue"/>
            <w:shd w:fill="e2efd9" w:val="clear"/>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8C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3"/>
            <w:shd w:fill="e2efd9" w:val="clear"/>
          </w:tcPr>
          <w:p w:rsidR="00000000" w:rsidDel="00000000" w:rsidP="00000000" w:rsidRDefault="00000000" w:rsidRPr="00000000" w14:paraId="000008C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8C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3</w:t>
            </w:r>
          </w:p>
        </w:tc>
        <w:tc>
          <w:tcPr>
            <w:gridSpan w:val="3"/>
          </w:tcPr>
          <w:p w:rsidR="00000000" w:rsidDel="00000000" w:rsidP="00000000" w:rsidRDefault="00000000" w:rsidRPr="00000000" w14:paraId="000008D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despliega formulario para ingresar el correo al que se enviara el correo.</w:t>
            </w:r>
          </w:p>
        </w:tc>
      </w:tr>
      <w:tr>
        <w:trPr>
          <w:cantSplit w:val="0"/>
          <w:tblHeader w:val="0"/>
        </w:trPr>
        <w:tc>
          <w:tcPr>
            <w:vMerge w:val="continue"/>
            <w:shd w:fill="e2efd9" w:val="clear"/>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8D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w:t>
            </w:r>
          </w:p>
        </w:tc>
        <w:tc>
          <w:tcPr>
            <w:gridSpan w:val="3"/>
            <w:shd w:fill="e2efd9" w:val="clear"/>
          </w:tcPr>
          <w:p w:rsidR="00000000" w:rsidDel="00000000" w:rsidP="00000000" w:rsidRDefault="00000000" w:rsidRPr="00000000" w14:paraId="000008D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diligencia el formulario</w:t>
            </w:r>
          </w:p>
        </w:tc>
      </w:tr>
      <w:tr>
        <w:trPr>
          <w:cantSplit w:val="0"/>
          <w:tblHeader w:val="0"/>
        </w:trPr>
        <w:tc>
          <w:tcPr>
            <w:vMerge w:val="continue"/>
            <w:shd w:fill="e2efd9" w:val="clear"/>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8D9">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5</w:t>
            </w:r>
          </w:p>
        </w:tc>
        <w:tc>
          <w:tcPr>
            <w:gridSpan w:val="3"/>
          </w:tcPr>
          <w:p w:rsidR="00000000" w:rsidDel="00000000" w:rsidP="00000000" w:rsidRDefault="00000000" w:rsidRPr="00000000" w14:paraId="000008D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8D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6</w:t>
            </w:r>
          </w:p>
        </w:tc>
        <w:tc>
          <w:tcPr>
            <w:gridSpan w:val="3"/>
            <w:shd w:fill="e2efd9" w:val="clear"/>
          </w:tcPr>
          <w:p w:rsidR="00000000" w:rsidDel="00000000" w:rsidP="00000000" w:rsidRDefault="00000000" w:rsidRPr="00000000" w14:paraId="000008D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manda el correo para recuperar contraseña</w:t>
            </w:r>
          </w:p>
        </w:tc>
      </w:tr>
      <w:tr>
        <w:trPr>
          <w:cantSplit w:val="0"/>
          <w:trHeight w:val="333" w:hRule="atLeast"/>
          <w:tblHeader w:val="0"/>
        </w:trPr>
        <w:tc>
          <w:tcPr>
            <w:vMerge w:val="continue"/>
            <w:shd w:fill="e2efd9" w:val="clear"/>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rHeight w:val="333" w:hRule="atLeast"/>
          <w:tblHeader w:val="0"/>
        </w:trPr>
        <w:tc>
          <w:tcPr>
            <w:vMerge w:val="continue"/>
            <w:shd w:fill="e2efd9" w:val="clear"/>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E4">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Post - Condición</w:t>
            </w:r>
            <w:r w:rsidDel="00000000" w:rsidR="00000000" w:rsidRPr="00000000">
              <w:rPr>
                <w:rtl w:val="0"/>
              </w:rPr>
            </w:r>
          </w:p>
        </w:tc>
        <w:tc>
          <w:tcPr>
            <w:gridSpan w:val="4"/>
          </w:tcPr>
          <w:p w:rsidR="00000000" w:rsidDel="00000000" w:rsidP="00000000" w:rsidRDefault="00000000" w:rsidRPr="00000000" w14:paraId="000008E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le permitió el Acceso a un usuario</w:t>
            </w:r>
          </w:p>
        </w:tc>
      </w:tr>
      <w:tr>
        <w:trPr>
          <w:cantSplit w:val="0"/>
          <w:tblHeader w:val="0"/>
        </w:trPr>
        <w:tc>
          <w:tcPr>
            <w:shd w:fill="e2efd9" w:val="clear"/>
          </w:tcPr>
          <w:p w:rsidR="00000000" w:rsidDel="00000000" w:rsidP="00000000" w:rsidRDefault="00000000" w:rsidRPr="00000000" w14:paraId="000008E9">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8E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Paso</w:t>
            </w:r>
          </w:p>
        </w:tc>
        <w:tc>
          <w:tcPr>
            <w:gridSpan w:val="3"/>
            <w:shd w:fill="e2efd9" w:val="clear"/>
          </w:tcPr>
          <w:p w:rsidR="00000000" w:rsidDel="00000000" w:rsidP="00000000" w:rsidRDefault="00000000" w:rsidRPr="00000000" w14:paraId="000008E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8EE">
            <w:pPr>
              <w:rPr>
                <w:rFonts w:ascii="Tahoma" w:cs="Tahoma" w:eastAsia="Tahoma" w:hAnsi="Tahoma"/>
                <w:b w:val="0"/>
                <w:sz w:val="24"/>
                <w:szCs w:val="24"/>
              </w:rPr>
            </w:pPr>
            <w:r w:rsidDel="00000000" w:rsidR="00000000" w:rsidRPr="00000000">
              <w:rPr>
                <w:rtl w:val="0"/>
              </w:rPr>
            </w:r>
          </w:p>
        </w:tc>
        <w:tc>
          <w:tcPr>
            <w:vMerge w:val="restart"/>
          </w:tcPr>
          <w:p w:rsidR="00000000" w:rsidDel="00000000" w:rsidP="00000000" w:rsidRDefault="00000000" w:rsidRPr="00000000" w14:paraId="000008E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w:t>
            </w:r>
          </w:p>
        </w:tc>
        <w:tc>
          <w:tcPr>
            <w:gridSpan w:val="3"/>
          </w:tcPr>
          <w:p w:rsidR="00000000" w:rsidDel="00000000" w:rsidP="00000000" w:rsidRDefault="00000000" w:rsidRPr="00000000" w14:paraId="000008F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4.1 Si el correo no existe?</w:t>
            </w:r>
          </w:p>
        </w:tc>
      </w:tr>
      <w:tr>
        <w:trPr>
          <w:cantSplit w:val="0"/>
          <w:trHeight w:val="66" w:hRule="atLeast"/>
          <w:tblHeader w:val="0"/>
        </w:trPr>
        <w:tc>
          <w:tcPr>
            <w:vMerge w:val="continue"/>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8F5">
            <w:pPr>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shd w:fill="e2efd9" w:val="clear"/>
          </w:tcPr>
          <w:p w:rsidR="00000000" w:rsidDel="00000000" w:rsidP="00000000" w:rsidRDefault="00000000" w:rsidRPr="00000000" w14:paraId="000008F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mandara un msj ‘el correo no existe’</w:t>
            </w:r>
          </w:p>
        </w:tc>
      </w:tr>
      <w:tr>
        <w:trPr>
          <w:cantSplit w:val="0"/>
          <w:trHeight w:val="333" w:hRule="atLeast"/>
          <w:tblHeader w:val="0"/>
        </w:trPr>
        <w:tc>
          <w:tcPr>
            <w:vMerge w:val="continue"/>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3"/>
            <w:shd w:fill="e2efd9" w:val="clear"/>
          </w:tcPr>
          <w:p w:rsidR="00000000" w:rsidDel="00000000" w:rsidP="00000000" w:rsidRDefault="00000000" w:rsidRPr="00000000" w14:paraId="000008FC">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901">
            <w:pPr>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2"/>
          </w:tcPr>
          <w:p w:rsidR="00000000" w:rsidDel="00000000" w:rsidP="00000000" w:rsidRDefault="00000000" w:rsidRPr="00000000" w14:paraId="0000090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redirecciona al paso 4</w:t>
            </w:r>
          </w:p>
        </w:tc>
      </w:tr>
      <w:tr>
        <w:trPr>
          <w:cantSplit w:val="0"/>
          <w:tblHeader w:val="0"/>
        </w:trPr>
        <w:tc>
          <w:tcPr>
            <w:vMerge w:val="continue"/>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906">
            <w:pPr>
              <w:jc w:val="righ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907">
            <w:pPr>
              <w:rPr>
                <w:rFonts w:ascii="Tahoma" w:cs="Tahoma" w:eastAsia="Tahoma" w:hAnsi="Tahoma"/>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909">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Documentación</w:t>
            </w:r>
            <w:r w:rsidDel="00000000" w:rsidR="00000000" w:rsidRPr="00000000">
              <w:rPr>
                <w:rtl w:val="0"/>
              </w:rPr>
            </w:r>
          </w:p>
          <w:p w:rsidR="00000000" w:rsidDel="00000000" w:rsidP="00000000" w:rsidRDefault="00000000" w:rsidRPr="00000000" w14:paraId="0000090A">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Regla de Negocio</w:t>
            </w:r>
            <w:r w:rsidDel="00000000" w:rsidR="00000000" w:rsidRPr="00000000">
              <w:rPr>
                <w:rtl w:val="0"/>
              </w:rPr>
            </w:r>
          </w:p>
          <w:p w:rsidR="00000000" w:rsidDel="00000000" w:rsidP="00000000" w:rsidRDefault="00000000" w:rsidRPr="00000000" w14:paraId="0000090B">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Normatividad</w:t>
            </w:r>
            <w:r w:rsidDel="00000000" w:rsidR="00000000" w:rsidRPr="00000000">
              <w:rPr>
                <w:rtl w:val="0"/>
              </w:rPr>
            </w:r>
          </w:p>
        </w:tc>
        <w:tc>
          <w:tcPr>
            <w:gridSpan w:val="4"/>
          </w:tcPr>
          <w:p w:rsidR="00000000" w:rsidDel="00000000" w:rsidP="00000000" w:rsidRDefault="00000000" w:rsidRPr="00000000" w14:paraId="0000090C">
            <w:pPr>
              <w:rPr>
                <w:rFonts w:ascii="Tahoma" w:cs="Tahoma" w:eastAsia="Tahoma" w:hAnsi="Tahoma"/>
                <w:sz w:val="24"/>
                <w:szCs w:val="24"/>
              </w:rPr>
            </w:pPr>
            <w:r w:rsidDel="00000000" w:rsidR="00000000" w:rsidRPr="00000000">
              <w:rPr>
                <w:rFonts w:ascii="Tahoma" w:cs="Tahoma" w:eastAsia="Tahoma" w:hAnsi="Tahoma"/>
                <w:sz w:val="24"/>
                <w:szCs w:val="24"/>
                <w:highlight w:val="white"/>
                <w:rtl w:val="0"/>
              </w:rPr>
              <w:t xml:space="preserve">CA_02.2.2.1</w:t>
              <w:tab/>
              <w:t xml:space="preserve">El sistema genera el Código de Recuperación y lo envia al Correo previamente ingresado.</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tcPr>
          <w:p w:rsidR="00000000" w:rsidDel="00000000" w:rsidP="00000000" w:rsidRDefault="00000000" w:rsidRPr="00000000" w14:paraId="0000091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CA_02.2.2.2</w:t>
              <w:tab/>
              <w:t xml:space="preserve">El sistema no permitirá enviar codigo recuperación si el correo no existe</w:t>
            </w:r>
          </w:p>
        </w:tc>
      </w:tr>
      <w:tr>
        <w:trPr>
          <w:cantSplit w:val="0"/>
          <w:tblHeader w:val="0"/>
        </w:trPr>
        <w:tc>
          <w:tcPr>
            <w:shd w:fill="e2efd9" w:val="clear"/>
          </w:tcPr>
          <w:p w:rsidR="00000000" w:rsidDel="00000000" w:rsidP="00000000" w:rsidRDefault="00000000" w:rsidRPr="00000000" w14:paraId="00000915">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916">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1A">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Responsables</w:t>
            </w:r>
            <w:r w:rsidDel="00000000" w:rsidR="00000000" w:rsidRPr="00000000">
              <w:rPr>
                <w:rtl w:val="0"/>
              </w:rPr>
            </w:r>
          </w:p>
        </w:tc>
        <w:tc>
          <w:tcPr>
            <w:gridSpan w:val="4"/>
          </w:tcPr>
          <w:p w:rsidR="00000000" w:rsidDel="00000000" w:rsidP="00000000" w:rsidRDefault="00000000" w:rsidRPr="00000000" w14:paraId="0000091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Miguel Perez</w:t>
            </w:r>
          </w:p>
        </w:tc>
      </w:tr>
    </w:tbl>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pPr>
      <w:r w:rsidDel="00000000" w:rsidR="00000000" w:rsidRPr="00000000">
        <w:rPr>
          <w:rtl w:val="0"/>
        </w:rPr>
      </w:r>
    </w:p>
    <w:tbl>
      <w:tblPr>
        <w:tblStyle w:val="Table1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923">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Escenario</w:t>
            </w:r>
            <w:r w:rsidDel="00000000" w:rsidR="00000000" w:rsidRPr="00000000">
              <w:rPr>
                <w:rtl w:val="0"/>
              </w:rPr>
            </w:r>
          </w:p>
        </w:tc>
        <w:tc>
          <w:tcPr/>
          <w:p w:rsidR="00000000" w:rsidDel="00000000" w:rsidP="00000000" w:rsidRDefault="00000000" w:rsidRPr="00000000" w14:paraId="00000924">
            <w:pPr>
              <w:pStyle w:val="Heading2"/>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CU03  Dashboard</w:t>
            </w:r>
            <w:r w:rsidDel="00000000" w:rsidR="00000000" w:rsidRPr="00000000">
              <w:rPr>
                <w:rtl w:val="0"/>
              </w:rPr>
            </w:r>
          </w:p>
          <w:p w:rsidR="00000000" w:rsidDel="00000000" w:rsidP="00000000" w:rsidRDefault="00000000" w:rsidRPr="00000000" w14:paraId="00000925">
            <w:pPr>
              <w:pStyle w:val="Heading2"/>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CU03.1 Indicadores de gestión de desempeño</w:t>
            </w:r>
            <w:r w:rsidDel="00000000" w:rsidR="00000000" w:rsidRPr="00000000">
              <w:rPr>
                <w:rtl w:val="0"/>
              </w:rPr>
            </w:r>
          </w:p>
        </w:tc>
        <w:tc>
          <w:tcPr/>
          <w:p w:rsidR="00000000" w:rsidDel="00000000" w:rsidP="00000000" w:rsidRDefault="00000000" w:rsidRPr="00000000" w14:paraId="00000926">
            <w:pPr>
              <w:rPr>
                <w:rFonts w:ascii="Tahoma" w:cs="Tahoma" w:eastAsia="Tahoma" w:hAnsi="Tahoma"/>
                <w:b w:val="0"/>
                <w:sz w:val="24"/>
                <w:szCs w:val="24"/>
              </w:rPr>
            </w:pPr>
            <w:r w:rsidDel="00000000" w:rsidR="00000000" w:rsidRPr="00000000">
              <w:rPr>
                <w:rtl w:val="0"/>
              </w:rPr>
            </w:r>
          </w:p>
        </w:tc>
      </w:tr>
    </w:tbl>
    <w:p w:rsidR="00000000" w:rsidDel="00000000" w:rsidP="00000000" w:rsidRDefault="00000000" w:rsidRPr="00000000" w14:paraId="00000927">
      <w:pPr>
        <w:rPr/>
      </w:pPr>
      <w:r w:rsidDel="00000000" w:rsidR="00000000" w:rsidRPr="00000000">
        <w:rPr>
          <w:rtl w:val="0"/>
        </w:rPr>
      </w:r>
    </w:p>
    <w:tbl>
      <w:tblPr>
        <w:tblStyle w:val="Table2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928">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CU -</w:t>
            </w:r>
            <w:r w:rsidDel="00000000" w:rsidR="00000000" w:rsidRPr="00000000">
              <w:rPr>
                <w:rtl w:val="0"/>
              </w:rPr>
            </w:r>
          </w:p>
        </w:tc>
        <w:tc>
          <w:tcPr>
            <w:gridSpan w:val="4"/>
          </w:tcPr>
          <w:p w:rsidR="00000000" w:rsidDel="00000000" w:rsidP="00000000" w:rsidRDefault="00000000" w:rsidRPr="00000000" w14:paraId="00000929">
            <w:pPr>
              <w:rPr>
                <w:rFonts w:ascii="Tahoma" w:cs="Tahoma" w:eastAsia="Tahoma" w:hAnsi="Tahoma"/>
                <w:b w:val="0"/>
                <w:sz w:val="24"/>
                <w:szCs w:val="24"/>
              </w:rPr>
            </w:pPr>
            <w:r w:rsidDel="00000000" w:rsidR="00000000" w:rsidRPr="00000000">
              <w:rPr>
                <w:rFonts w:ascii="Tahoma" w:cs="Tahoma" w:eastAsia="Tahoma" w:hAnsi="Tahoma"/>
                <w:i w:val="1"/>
                <w:sz w:val="24"/>
                <w:szCs w:val="24"/>
                <w:rtl w:val="0"/>
              </w:rPr>
              <w:t xml:space="preserve">CU.03.1.1 </w:t>
            </w:r>
            <w:r w:rsidDel="00000000" w:rsidR="00000000" w:rsidRPr="00000000">
              <w:rPr>
                <w:rFonts w:ascii="Tahoma" w:cs="Tahoma" w:eastAsia="Tahoma" w:hAnsi="Tahoma"/>
                <w:sz w:val="24"/>
                <w:szCs w:val="24"/>
                <w:rtl w:val="0"/>
              </w:rPr>
              <w:t xml:space="preserve">Visualizar una grafica que compare las citas canceladas con las citas completadas</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92D">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92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03 Dashboard</w:t>
            </w:r>
          </w:p>
          <w:p w:rsidR="00000000" w:rsidDel="00000000" w:rsidP="00000000" w:rsidRDefault="00000000" w:rsidRPr="00000000" w14:paraId="0000092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03.1 Indicadores de gestión de desempeño</w:t>
            </w:r>
          </w:p>
        </w:tc>
      </w:tr>
      <w:tr>
        <w:trPr>
          <w:cantSplit w:val="0"/>
          <w:tblHeader w:val="0"/>
        </w:trPr>
        <w:tc>
          <w:tcPr/>
          <w:p w:rsidR="00000000" w:rsidDel="00000000" w:rsidP="00000000" w:rsidRDefault="00000000" w:rsidRPr="00000000" w14:paraId="00000933">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Pre  Condiciones</w:t>
            </w:r>
            <w:r w:rsidDel="00000000" w:rsidR="00000000" w:rsidRPr="00000000">
              <w:rPr>
                <w:rtl w:val="0"/>
              </w:rPr>
            </w:r>
          </w:p>
        </w:tc>
        <w:tc>
          <w:tcPr>
            <w:gridSpan w:val="4"/>
          </w:tcPr>
          <w:p w:rsidR="00000000" w:rsidDel="00000000" w:rsidP="00000000" w:rsidRDefault="00000000" w:rsidRPr="00000000" w14:paraId="0000093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debe haber iniciado sesión</w:t>
            </w:r>
          </w:p>
        </w:tc>
      </w:tr>
      <w:tr>
        <w:trPr>
          <w:cantSplit w:val="0"/>
          <w:tblHeader w:val="0"/>
        </w:trPr>
        <w:tc>
          <w:tcPr>
            <w:shd w:fill="e2efd9" w:val="clear"/>
          </w:tcPr>
          <w:p w:rsidR="00000000" w:rsidDel="00000000" w:rsidP="00000000" w:rsidRDefault="00000000" w:rsidRPr="00000000" w14:paraId="00000938">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939">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deberá comportarse como se describe en el siguiente caso de uso para visualizar la grafica</w:t>
            </w:r>
          </w:p>
        </w:tc>
      </w:tr>
      <w:tr>
        <w:trPr>
          <w:cantSplit w:val="0"/>
          <w:tblHeader w:val="0"/>
        </w:trPr>
        <w:tc>
          <w:tcPr/>
          <w:p w:rsidR="00000000" w:rsidDel="00000000" w:rsidP="00000000" w:rsidRDefault="00000000" w:rsidRPr="00000000" w14:paraId="0000093D">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Actores</w:t>
            </w:r>
            <w:r w:rsidDel="00000000" w:rsidR="00000000" w:rsidRPr="00000000">
              <w:rPr>
                <w:rtl w:val="0"/>
              </w:rPr>
            </w:r>
          </w:p>
        </w:tc>
        <w:tc>
          <w:tcPr>
            <w:gridSpan w:val="4"/>
          </w:tcPr>
          <w:p w:rsidR="00000000" w:rsidDel="00000000" w:rsidP="00000000" w:rsidRDefault="00000000" w:rsidRPr="00000000" w14:paraId="0000093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Administrador</w:t>
            </w:r>
          </w:p>
        </w:tc>
      </w:tr>
      <w:tr>
        <w:trPr>
          <w:cantSplit w:val="0"/>
          <w:tblHeader w:val="0"/>
        </w:trPr>
        <w:tc>
          <w:tcPr>
            <w:vMerge w:val="restart"/>
            <w:shd w:fill="e2efd9" w:val="clear"/>
          </w:tcPr>
          <w:p w:rsidR="00000000" w:rsidDel="00000000" w:rsidP="00000000" w:rsidRDefault="00000000" w:rsidRPr="00000000" w14:paraId="00000942">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943">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w:t>
            </w:r>
          </w:p>
        </w:tc>
        <w:tc>
          <w:tcPr>
            <w:gridSpan w:val="3"/>
            <w:shd w:fill="e2efd9" w:val="clear"/>
          </w:tcPr>
          <w:p w:rsidR="00000000" w:rsidDel="00000000" w:rsidP="00000000" w:rsidRDefault="00000000" w:rsidRPr="00000000" w14:paraId="00000944">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Acción</w:t>
            </w:r>
          </w:p>
        </w:tc>
      </w:tr>
      <w:tr>
        <w:trPr>
          <w:cantSplit w:val="0"/>
          <w:tblHeader w:val="0"/>
        </w:trPr>
        <w:tc>
          <w:tcPr>
            <w:vMerge w:val="continue"/>
            <w:shd w:fill="e2efd9" w:val="clear"/>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94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gridSpan w:val="3"/>
          </w:tcPr>
          <w:p w:rsidR="00000000" w:rsidDel="00000000" w:rsidP="00000000" w:rsidRDefault="00000000" w:rsidRPr="00000000" w14:paraId="00000949">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Usuario debe ingresar al dashboard</w:t>
            </w:r>
          </w:p>
        </w:tc>
      </w:tr>
      <w:tr>
        <w:trPr>
          <w:cantSplit w:val="0"/>
          <w:tblHeader w:val="0"/>
        </w:trPr>
        <w:tc>
          <w:tcPr>
            <w:vMerge w:val="continue"/>
            <w:shd w:fill="e2efd9" w:val="clear"/>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94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3"/>
            <w:shd w:fill="e2efd9" w:val="clear"/>
          </w:tcPr>
          <w:p w:rsidR="00000000" w:rsidDel="00000000" w:rsidP="00000000" w:rsidRDefault="00000000" w:rsidRPr="00000000" w14:paraId="0000094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95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3</w:t>
            </w:r>
          </w:p>
        </w:tc>
        <w:tc>
          <w:tcPr>
            <w:gridSpan w:val="3"/>
          </w:tcPr>
          <w:p w:rsidR="00000000" w:rsidDel="00000000" w:rsidP="00000000" w:rsidRDefault="00000000" w:rsidRPr="00000000" w14:paraId="0000095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despliega la grafica</w:t>
            </w:r>
          </w:p>
        </w:tc>
      </w:tr>
      <w:tr>
        <w:trPr>
          <w:cantSplit w:val="0"/>
          <w:trHeight w:val="333" w:hRule="atLeast"/>
          <w:tblHeader w:val="0"/>
        </w:trPr>
        <w:tc>
          <w:tcPr>
            <w:vMerge w:val="continue"/>
            <w:shd w:fill="e2efd9" w:val="clear"/>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5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Post - Condición</w:t>
            </w:r>
            <w:r w:rsidDel="00000000" w:rsidR="00000000" w:rsidRPr="00000000">
              <w:rPr>
                <w:rtl w:val="0"/>
              </w:rPr>
            </w:r>
          </w:p>
        </w:tc>
        <w:tc>
          <w:tcPr>
            <w:gridSpan w:val="4"/>
          </w:tcPr>
          <w:p w:rsidR="00000000" w:rsidDel="00000000" w:rsidP="00000000" w:rsidRDefault="00000000" w:rsidRPr="00000000" w14:paraId="0000095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ha mostrado la grafica</w:t>
            </w:r>
          </w:p>
        </w:tc>
      </w:tr>
      <w:tr>
        <w:trPr>
          <w:cantSplit w:val="0"/>
          <w:tblHeader w:val="0"/>
        </w:trPr>
        <w:tc>
          <w:tcPr>
            <w:shd w:fill="e2efd9" w:val="clear"/>
          </w:tcPr>
          <w:p w:rsidR="00000000" w:rsidDel="00000000" w:rsidP="00000000" w:rsidRDefault="00000000" w:rsidRPr="00000000" w14:paraId="0000095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95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Paso</w:t>
            </w:r>
          </w:p>
        </w:tc>
        <w:tc>
          <w:tcPr>
            <w:gridSpan w:val="3"/>
            <w:shd w:fill="e2efd9" w:val="clear"/>
          </w:tcPr>
          <w:p w:rsidR="00000000" w:rsidDel="00000000" w:rsidP="00000000" w:rsidRDefault="00000000" w:rsidRPr="00000000" w14:paraId="0000095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961">
            <w:pPr>
              <w:rPr>
                <w:rFonts w:ascii="Tahoma" w:cs="Tahoma" w:eastAsia="Tahoma" w:hAnsi="Tahoma"/>
                <w:b w:val="0"/>
                <w:sz w:val="24"/>
                <w:szCs w:val="24"/>
              </w:rPr>
            </w:pPr>
            <w:r w:rsidDel="00000000" w:rsidR="00000000" w:rsidRPr="00000000">
              <w:rPr>
                <w:rtl w:val="0"/>
              </w:rPr>
            </w:r>
          </w:p>
        </w:tc>
        <w:tc>
          <w:tcPr>
            <w:vMerge w:val="restart"/>
          </w:tcPr>
          <w:p w:rsidR="00000000" w:rsidDel="00000000" w:rsidP="00000000" w:rsidRDefault="00000000" w:rsidRPr="00000000" w14:paraId="00000962">
            <w:pPr>
              <w:rPr>
                <w:rFonts w:ascii="Tahoma" w:cs="Tahoma" w:eastAsia="Tahoma" w:hAnsi="Tahoma"/>
                <w:sz w:val="24"/>
                <w:szCs w:val="24"/>
              </w:rPr>
            </w:pPr>
            <w:r w:rsidDel="00000000" w:rsidR="00000000" w:rsidRPr="00000000">
              <w:rPr>
                <w:rtl w:val="0"/>
              </w:rPr>
            </w:r>
          </w:p>
        </w:tc>
        <w:tc>
          <w:tcPr>
            <w:gridSpan w:val="3"/>
          </w:tcPr>
          <w:p w:rsidR="00000000" w:rsidDel="00000000" w:rsidP="00000000" w:rsidRDefault="00000000" w:rsidRPr="00000000" w14:paraId="00000963">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968">
            <w:pPr>
              <w:jc w:val="righ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96A">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96D">
            <w:pPr>
              <w:jc w:val="righ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96F">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3"/>
            <w:shd w:fill="e2efd9" w:val="clear"/>
          </w:tcPr>
          <w:p w:rsidR="00000000" w:rsidDel="00000000" w:rsidP="00000000" w:rsidRDefault="00000000" w:rsidRPr="00000000" w14:paraId="00000972">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977">
            <w:pPr>
              <w:jc w:val="righ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978">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97C">
            <w:pPr>
              <w:jc w:val="righ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97D">
            <w:pPr>
              <w:rPr>
                <w:rFonts w:ascii="Tahoma" w:cs="Tahoma" w:eastAsia="Tahoma" w:hAnsi="Tahoma"/>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97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Documentación</w:t>
            </w:r>
            <w:r w:rsidDel="00000000" w:rsidR="00000000" w:rsidRPr="00000000">
              <w:rPr>
                <w:rtl w:val="0"/>
              </w:rPr>
            </w:r>
          </w:p>
          <w:p w:rsidR="00000000" w:rsidDel="00000000" w:rsidP="00000000" w:rsidRDefault="00000000" w:rsidRPr="00000000" w14:paraId="0000098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Regla de Negocio</w:t>
            </w:r>
            <w:r w:rsidDel="00000000" w:rsidR="00000000" w:rsidRPr="00000000">
              <w:rPr>
                <w:rtl w:val="0"/>
              </w:rPr>
            </w:r>
          </w:p>
          <w:p w:rsidR="00000000" w:rsidDel="00000000" w:rsidP="00000000" w:rsidRDefault="00000000" w:rsidRPr="00000000" w14:paraId="00000981">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Normatividad</w:t>
            </w:r>
            <w:r w:rsidDel="00000000" w:rsidR="00000000" w:rsidRPr="00000000">
              <w:rPr>
                <w:rtl w:val="0"/>
              </w:rPr>
            </w:r>
          </w:p>
        </w:tc>
        <w:tc>
          <w:tcPr>
            <w:gridSpan w:val="4"/>
          </w:tcPr>
          <w:p w:rsidR="00000000" w:rsidDel="00000000" w:rsidP="00000000" w:rsidRDefault="00000000" w:rsidRPr="00000000" w14:paraId="00000982">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CA_03.1.1.1</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Las citas que se estén en proceso o programadas no se contaran.</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shd w:fill="e2efd9" w:val="clear"/>
          </w:tcPr>
          <w:p w:rsidR="00000000" w:rsidDel="00000000" w:rsidP="00000000" w:rsidRDefault="00000000" w:rsidRPr="00000000" w14:paraId="00000987">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CA_03.1.1.2</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se mostrara de color roja la grafica de cancelar y de color verde la de completadas</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tcPr>
          <w:p w:rsidR="00000000" w:rsidDel="00000000" w:rsidP="00000000" w:rsidRDefault="00000000" w:rsidRPr="00000000" w14:paraId="0000098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CA03.1.1.3 </w:t>
            </w:r>
            <w:r w:rsidDel="00000000" w:rsidR="00000000" w:rsidRPr="00000000">
              <w:rPr>
                <w:rFonts w:ascii="Tahoma" w:cs="Tahoma" w:eastAsia="Tahoma" w:hAnsi="Tahoma"/>
                <w:color w:val="000000"/>
                <w:sz w:val="24"/>
                <w:szCs w:val="24"/>
                <w:highlight w:val="white"/>
                <w:rtl w:val="0"/>
              </w:rPr>
              <w:t xml:space="preserve">al darle a las barras se le dará un informe de los clientes que cancelaron y que completaron</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99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991">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95">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Responsables</w:t>
            </w:r>
            <w:r w:rsidDel="00000000" w:rsidR="00000000" w:rsidRPr="00000000">
              <w:rPr>
                <w:rtl w:val="0"/>
              </w:rPr>
            </w:r>
          </w:p>
        </w:tc>
        <w:tc>
          <w:tcPr>
            <w:gridSpan w:val="4"/>
          </w:tcPr>
          <w:p w:rsidR="00000000" w:rsidDel="00000000" w:rsidP="00000000" w:rsidRDefault="00000000" w:rsidRPr="00000000" w14:paraId="0000099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Miguel Angel Perez Castrillon</w:t>
            </w:r>
          </w:p>
        </w:tc>
      </w:tr>
    </w:tbl>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r>
    </w:p>
    <w:tbl>
      <w:tblPr>
        <w:tblStyle w:val="Table2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99D">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CU -</w:t>
            </w:r>
            <w:r w:rsidDel="00000000" w:rsidR="00000000" w:rsidRPr="00000000">
              <w:rPr>
                <w:rtl w:val="0"/>
              </w:rPr>
            </w:r>
          </w:p>
        </w:tc>
        <w:tc>
          <w:tcPr>
            <w:gridSpan w:val="4"/>
          </w:tcPr>
          <w:p w:rsidR="00000000" w:rsidDel="00000000" w:rsidP="00000000" w:rsidRDefault="00000000" w:rsidRPr="00000000" w14:paraId="0000099E">
            <w:pPr>
              <w:rPr>
                <w:rFonts w:ascii="Tahoma" w:cs="Tahoma" w:eastAsia="Tahoma" w:hAnsi="Tahoma"/>
                <w:b w:val="0"/>
                <w:sz w:val="24"/>
                <w:szCs w:val="24"/>
              </w:rPr>
            </w:pPr>
            <w:r w:rsidDel="00000000" w:rsidR="00000000" w:rsidRPr="00000000">
              <w:rPr>
                <w:rFonts w:ascii="Tahoma" w:cs="Tahoma" w:eastAsia="Tahoma" w:hAnsi="Tahoma"/>
                <w:i w:val="1"/>
                <w:sz w:val="24"/>
                <w:szCs w:val="24"/>
                <w:rtl w:val="0"/>
              </w:rPr>
              <w:t xml:space="preserve">CU.03.1.</w:t>
            </w:r>
            <w:r w:rsidDel="00000000" w:rsidR="00000000" w:rsidRPr="00000000">
              <w:rPr>
                <w:rFonts w:ascii="Tahoma" w:cs="Tahoma" w:eastAsia="Tahoma" w:hAnsi="Tahoma"/>
                <w:i w:val="1"/>
                <w:sz w:val="24"/>
                <w:szCs w:val="24"/>
                <w:shd w:fill="70ad47" w:val="clear"/>
                <w:rtl w:val="0"/>
              </w:rPr>
              <w:t xml:space="preserve">2 </w:t>
            </w:r>
            <w:r w:rsidDel="00000000" w:rsidR="00000000" w:rsidRPr="00000000">
              <w:rPr>
                <w:rFonts w:ascii="Tahoma" w:cs="Tahoma" w:eastAsia="Tahoma" w:hAnsi="Tahoma"/>
                <w:sz w:val="24"/>
                <w:szCs w:val="24"/>
                <w:shd w:fill="70ad47" w:val="clear"/>
                <w:rtl w:val="0"/>
              </w:rPr>
              <w:t xml:space="preserve">Descargar un informe por semana</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9A2">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9A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03 Dashboard</w:t>
            </w:r>
          </w:p>
          <w:p w:rsidR="00000000" w:rsidDel="00000000" w:rsidP="00000000" w:rsidRDefault="00000000" w:rsidRPr="00000000" w14:paraId="000009A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03.1 Indicadores de gestión de desempeño</w:t>
            </w:r>
          </w:p>
        </w:tc>
      </w:tr>
      <w:tr>
        <w:trPr>
          <w:cantSplit w:val="0"/>
          <w:tblHeader w:val="0"/>
        </w:trPr>
        <w:tc>
          <w:tcPr/>
          <w:p w:rsidR="00000000" w:rsidDel="00000000" w:rsidP="00000000" w:rsidRDefault="00000000" w:rsidRPr="00000000" w14:paraId="000009A8">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Pre  Condiciones</w:t>
            </w:r>
            <w:r w:rsidDel="00000000" w:rsidR="00000000" w:rsidRPr="00000000">
              <w:rPr>
                <w:rtl w:val="0"/>
              </w:rPr>
            </w:r>
          </w:p>
        </w:tc>
        <w:tc>
          <w:tcPr>
            <w:gridSpan w:val="4"/>
          </w:tcPr>
          <w:p w:rsidR="00000000" w:rsidDel="00000000" w:rsidP="00000000" w:rsidRDefault="00000000" w:rsidRPr="00000000" w14:paraId="000009A9">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debe haber iniciado sesión</w:t>
            </w:r>
          </w:p>
        </w:tc>
      </w:tr>
      <w:tr>
        <w:trPr>
          <w:cantSplit w:val="0"/>
          <w:tblHeader w:val="0"/>
        </w:trPr>
        <w:tc>
          <w:tcPr>
            <w:shd w:fill="e2efd9" w:val="clear"/>
          </w:tcPr>
          <w:p w:rsidR="00000000" w:rsidDel="00000000" w:rsidP="00000000" w:rsidRDefault="00000000" w:rsidRPr="00000000" w14:paraId="000009AD">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9A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deberá comportarse como se describe en el siguiente caso de uso para visualizar la grafica</w:t>
            </w:r>
          </w:p>
        </w:tc>
      </w:tr>
      <w:tr>
        <w:trPr>
          <w:cantSplit w:val="0"/>
          <w:tblHeader w:val="0"/>
        </w:trPr>
        <w:tc>
          <w:tcPr/>
          <w:p w:rsidR="00000000" w:rsidDel="00000000" w:rsidP="00000000" w:rsidRDefault="00000000" w:rsidRPr="00000000" w14:paraId="000009B2">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Actores</w:t>
            </w:r>
            <w:r w:rsidDel="00000000" w:rsidR="00000000" w:rsidRPr="00000000">
              <w:rPr>
                <w:rtl w:val="0"/>
              </w:rPr>
            </w:r>
          </w:p>
        </w:tc>
        <w:tc>
          <w:tcPr>
            <w:gridSpan w:val="4"/>
          </w:tcPr>
          <w:p w:rsidR="00000000" w:rsidDel="00000000" w:rsidP="00000000" w:rsidRDefault="00000000" w:rsidRPr="00000000" w14:paraId="000009B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Administrador</w:t>
            </w:r>
          </w:p>
        </w:tc>
      </w:tr>
      <w:tr>
        <w:trPr>
          <w:cantSplit w:val="0"/>
          <w:tblHeader w:val="0"/>
        </w:trPr>
        <w:tc>
          <w:tcPr>
            <w:vMerge w:val="restart"/>
            <w:shd w:fill="e2efd9" w:val="clear"/>
          </w:tcPr>
          <w:p w:rsidR="00000000" w:rsidDel="00000000" w:rsidP="00000000" w:rsidRDefault="00000000" w:rsidRPr="00000000" w14:paraId="000009B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9B8">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w:t>
            </w:r>
          </w:p>
        </w:tc>
        <w:tc>
          <w:tcPr>
            <w:gridSpan w:val="3"/>
            <w:shd w:fill="e2efd9" w:val="clear"/>
          </w:tcPr>
          <w:p w:rsidR="00000000" w:rsidDel="00000000" w:rsidP="00000000" w:rsidRDefault="00000000" w:rsidRPr="00000000" w14:paraId="000009B9">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Acción</w:t>
            </w:r>
          </w:p>
        </w:tc>
      </w:tr>
      <w:tr>
        <w:trPr>
          <w:cantSplit w:val="0"/>
          <w:tblHeader w:val="0"/>
        </w:trPr>
        <w:tc>
          <w:tcPr>
            <w:vMerge w:val="continue"/>
            <w:shd w:fill="e2efd9" w:val="clear"/>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9B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gridSpan w:val="3"/>
          </w:tcPr>
          <w:p w:rsidR="00000000" w:rsidDel="00000000" w:rsidP="00000000" w:rsidRDefault="00000000" w:rsidRPr="00000000" w14:paraId="000009B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Usuario debe ingresar al dashboard</w:t>
            </w:r>
          </w:p>
        </w:tc>
      </w:tr>
      <w:tr>
        <w:trPr>
          <w:cantSplit w:val="0"/>
          <w:tblHeader w:val="0"/>
        </w:trPr>
        <w:tc>
          <w:tcPr>
            <w:vMerge w:val="continue"/>
            <w:shd w:fill="e2efd9" w:val="clear"/>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9C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3"/>
            <w:shd w:fill="e2efd9" w:val="clear"/>
          </w:tcPr>
          <w:p w:rsidR="00000000" w:rsidDel="00000000" w:rsidP="00000000" w:rsidRDefault="00000000" w:rsidRPr="00000000" w14:paraId="000009C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9C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3</w:t>
            </w:r>
          </w:p>
        </w:tc>
        <w:tc>
          <w:tcPr>
            <w:gridSpan w:val="3"/>
            <w:shd w:fill="e2efd9" w:val="clear"/>
          </w:tcPr>
          <w:p w:rsidR="00000000" w:rsidDel="00000000" w:rsidP="00000000" w:rsidRDefault="00000000" w:rsidRPr="00000000" w14:paraId="000009C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ususario ingresa a descargar informe</w:t>
            </w:r>
          </w:p>
        </w:tc>
      </w:tr>
      <w:tr>
        <w:trPr>
          <w:cantSplit w:val="0"/>
          <w:tblHeader w:val="0"/>
        </w:trPr>
        <w:tc>
          <w:tcPr>
            <w:vMerge w:val="continue"/>
            <w:shd w:fill="e2efd9" w:val="clear"/>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9C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4</w:t>
            </w:r>
          </w:p>
        </w:tc>
        <w:tc>
          <w:tcPr>
            <w:gridSpan w:val="3"/>
          </w:tcPr>
          <w:p w:rsidR="00000000" w:rsidDel="00000000" w:rsidP="00000000" w:rsidRDefault="00000000" w:rsidRPr="00000000" w14:paraId="000009C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9D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5</w:t>
            </w:r>
          </w:p>
        </w:tc>
        <w:tc>
          <w:tcPr>
            <w:gridSpan w:val="3"/>
          </w:tcPr>
          <w:p w:rsidR="00000000" w:rsidDel="00000000" w:rsidP="00000000" w:rsidRDefault="00000000" w:rsidRPr="00000000" w14:paraId="000009D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descarga el informe</w:t>
            </w:r>
          </w:p>
        </w:tc>
      </w:tr>
      <w:tr>
        <w:trPr>
          <w:cantSplit w:val="0"/>
          <w:trHeight w:val="333" w:hRule="atLeast"/>
          <w:tblHeader w:val="0"/>
        </w:trPr>
        <w:tc>
          <w:tcPr>
            <w:vMerge w:val="continue"/>
            <w:shd w:fill="e2efd9" w:val="clear"/>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D6">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Post - Condición</w:t>
            </w:r>
            <w:r w:rsidDel="00000000" w:rsidR="00000000" w:rsidRPr="00000000">
              <w:rPr>
                <w:rtl w:val="0"/>
              </w:rPr>
            </w:r>
          </w:p>
        </w:tc>
        <w:tc>
          <w:tcPr>
            <w:gridSpan w:val="4"/>
          </w:tcPr>
          <w:p w:rsidR="00000000" w:rsidDel="00000000" w:rsidP="00000000" w:rsidRDefault="00000000" w:rsidRPr="00000000" w14:paraId="000009D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ha creado un nuevo usuario</w:t>
            </w:r>
          </w:p>
        </w:tc>
      </w:tr>
      <w:tr>
        <w:trPr>
          <w:cantSplit w:val="0"/>
          <w:tblHeader w:val="0"/>
        </w:trPr>
        <w:tc>
          <w:tcPr>
            <w:shd w:fill="e2efd9" w:val="clear"/>
          </w:tcPr>
          <w:p w:rsidR="00000000" w:rsidDel="00000000" w:rsidP="00000000" w:rsidRDefault="00000000" w:rsidRPr="00000000" w14:paraId="000009DB">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9D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Paso</w:t>
            </w:r>
          </w:p>
        </w:tc>
        <w:tc>
          <w:tcPr>
            <w:gridSpan w:val="3"/>
            <w:shd w:fill="e2efd9" w:val="clear"/>
          </w:tcPr>
          <w:p w:rsidR="00000000" w:rsidDel="00000000" w:rsidP="00000000" w:rsidRDefault="00000000" w:rsidRPr="00000000" w14:paraId="000009D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9E0">
            <w:pPr>
              <w:rPr>
                <w:rFonts w:ascii="Tahoma" w:cs="Tahoma" w:eastAsia="Tahoma" w:hAnsi="Tahoma"/>
                <w:b w:val="0"/>
                <w:sz w:val="24"/>
                <w:szCs w:val="24"/>
              </w:rPr>
            </w:pPr>
            <w:r w:rsidDel="00000000" w:rsidR="00000000" w:rsidRPr="00000000">
              <w:rPr>
                <w:rtl w:val="0"/>
              </w:rPr>
            </w:r>
          </w:p>
        </w:tc>
        <w:tc>
          <w:tcPr>
            <w:vMerge w:val="restart"/>
          </w:tcPr>
          <w:p w:rsidR="00000000" w:rsidDel="00000000" w:rsidP="00000000" w:rsidRDefault="00000000" w:rsidRPr="00000000" w14:paraId="000009E1">
            <w:pPr>
              <w:rPr>
                <w:rFonts w:ascii="Tahoma" w:cs="Tahoma" w:eastAsia="Tahoma" w:hAnsi="Tahoma"/>
                <w:sz w:val="24"/>
                <w:szCs w:val="24"/>
              </w:rPr>
            </w:pPr>
            <w:r w:rsidDel="00000000" w:rsidR="00000000" w:rsidRPr="00000000">
              <w:rPr>
                <w:rtl w:val="0"/>
              </w:rPr>
            </w:r>
          </w:p>
        </w:tc>
        <w:tc>
          <w:tcPr>
            <w:gridSpan w:val="3"/>
          </w:tcPr>
          <w:p w:rsidR="00000000" w:rsidDel="00000000" w:rsidP="00000000" w:rsidRDefault="00000000" w:rsidRPr="00000000" w14:paraId="000009E2">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9E7">
            <w:pPr>
              <w:jc w:val="righ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9E9">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9EC">
            <w:pPr>
              <w:jc w:val="righ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9EE">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3"/>
            <w:shd w:fill="e2efd9" w:val="clear"/>
          </w:tcPr>
          <w:p w:rsidR="00000000" w:rsidDel="00000000" w:rsidP="00000000" w:rsidRDefault="00000000" w:rsidRPr="00000000" w14:paraId="000009F1">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9F6">
            <w:pPr>
              <w:jc w:val="righ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9F7">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9FB">
            <w:pPr>
              <w:jc w:val="righ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9FC">
            <w:pPr>
              <w:rPr>
                <w:rFonts w:ascii="Tahoma" w:cs="Tahoma" w:eastAsia="Tahoma" w:hAnsi="Tahoma"/>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9FE">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Documentación</w:t>
            </w:r>
            <w:r w:rsidDel="00000000" w:rsidR="00000000" w:rsidRPr="00000000">
              <w:rPr>
                <w:rtl w:val="0"/>
              </w:rPr>
            </w:r>
          </w:p>
          <w:p w:rsidR="00000000" w:rsidDel="00000000" w:rsidP="00000000" w:rsidRDefault="00000000" w:rsidRPr="00000000" w14:paraId="000009F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Regla de Negocio</w:t>
            </w:r>
            <w:r w:rsidDel="00000000" w:rsidR="00000000" w:rsidRPr="00000000">
              <w:rPr>
                <w:rtl w:val="0"/>
              </w:rPr>
            </w:r>
          </w:p>
          <w:p w:rsidR="00000000" w:rsidDel="00000000" w:rsidP="00000000" w:rsidRDefault="00000000" w:rsidRPr="00000000" w14:paraId="00000A0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Normatividad</w:t>
            </w:r>
            <w:r w:rsidDel="00000000" w:rsidR="00000000" w:rsidRPr="00000000">
              <w:rPr>
                <w:rtl w:val="0"/>
              </w:rPr>
            </w:r>
          </w:p>
        </w:tc>
        <w:tc>
          <w:tcPr>
            <w:gridSpan w:val="4"/>
          </w:tcPr>
          <w:p w:rsidR="00000000" w:rsidDel="00000000" w:rsidP="00000000" w:rsidRDefault="00000000" w:rsidRPr="00000000" w14:paraId="00000A01">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CA_03.2.1.1</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se permitira descargar al menos 2 veces, despues se bloquea la accion de poder descragar el informe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shd w:fill="e2efd9" w:val="clear"/>
          </w:tcPr>
          <w:p w:rsidR="00000000" w:rsidDel="00000000" w:rsidP="00000000" w:rsidRDefault="00000000" w:rsidRPr="00000000" w14:paraId="00000A06">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tcPr>
          <w:p w:rsidR="00000000" w:rsidDel="00000000" w:rsidP="00000000" w:rsidRDefault="00000000" w:rsidRPr="00000000" w14:paraId="00000A0B">
            <w:pPr>
              <w:rPr>
                <w:rFonts w:ascii="Tahoma" w:cs="Tahoma" w:eastAsia="Tahoma" w:hAnsi="Tahoma"/>
                <w:sz w:val="24"/>
                <w:szCs w:val="24"/>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A0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A10">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14">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Responsables</w:t>
            </w:r>
            <w:r w:rsidDel="00000000" w:rsidR="00000000" w:rsidRPr="00000000">
              <w:rPr>
                <w:rtl w:val="0"/>
              </w:rPr>
            </w:r>
          </w:p>
        </w:tc>
        <w:tc>
          <w:tcPr>
            <w:gridSpan w:val="4"/>
          </w:tcPr>
          <w:p w:rsidR="00000000" w:rsidDel="00000000" w:rsidP="00000000" w:rsidRDefault="00000000" w:rsidRPr="00000000" w14:paraId="00000A1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Miguel Angel Perez Castrillon</w:t>
            </w:r>
          </w:p>
        </w:tc>
      </w:tr>
    </w:tbl>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r>
    </w:p>
    <w:tbl>
      <w:tblPr>
        <w:tblStyle w:val="Table2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A1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CU -</w:t>
            </w:r>
            <w:r w:rsidDel="00000000" w:rsidR="00000000" w:rsidRPr="00000000">
              <w:rPr>
                <w:rtl w:val="0"/>
              </w:rPr>
            </w:r>
          </w:p>
        </w:tc>
        <w:tc>
          <w:tcPr>
            <w:gridSpan w:val="4"/>
          </w:tcPr>
          <w:p w:rsidR="00000000" w:rsidDel="00000000" w:rsidP="00000000" w:rsidRDefault="00000000" w:rsidRPr="00000000" w14:paraId="00000A20">
            <w:pPr>
              <w:rPr>
                <w:rFonts w:ascii="Tahoma" w:cs="Tahoma" w:eastAsia="Tahoma" w:hAnsi="Tahoma"/>
                <w:b w:val="0"/>
                <w:sz w:val="24"/>
                <w:szCs w:val="24"/>
              </w:rPr>
            </w:pPr>
            <w:r w:rsidDel="00000000" w:rsidR="00000000" w:rsidRPr="00000000">
              <w:rPr>
                <w:rFonts w:ascii="Tahoma" w:cs="Tahoma" w:eastAsia="Tahoma" w:hAnsi="Tahoma"/>
                <w:i w:val="1"/>
                <w:sz w:val="24"/>
                <w:szCs w:val="24"/>
                <w:rtl w:val="0"/>
              </w:rPr>
              <w:t xml:space="preserve">CU.03.1.3 </w:t>
            </w:r>
            <w:r w:rsidDel="00000000" w:rsidR="00000000" w:rsidRPr="00000000">
              <w:rPr>
                <w:rFonts w:ascii="Tahoma" w:cs="Tahoma" w:eastAsia="Tahoma" w:hAnsi="Tahoma"/>
                <w:sz w:val="24"/>
                <w:szCs w:val="24"/>
                <w:shd w:fill="70ad47" w:val="clear"/>
                <w:rtl w:val="0"/>
              </w:rPr>
              <w:t xml:space="preserve">Visualizar una</w:t>
            </w:r>
            <w:r w:rsidDel="00000000" w:rsidR="00000000" w:rsidRPr="00000000">
              <w:rPr>
                <w:rFonts w:ascii="Tahoma" w:cs="Tahoma" w:eastAsia="Tahoma" w:hAnsi="Tahoma"/>
                <w:sz w:val="24"/>
                <w:szCs w:val="24"/>
                <w:highlight w:val="white"/>
                <w:rtl w:val="0"/>
              </w:rPr>
              <w:t xml:space="preserve"> </w:t>
            </w:r>
            <w:r w:rsidDel="00000000" w:rsidR="00000000" w:rsidRPr="00000000">
              <w:rPr>
                <w:rFonts w:ascii="Tahoma" w:cs="Tahoma" w:eastAsia="Tahoma" w:hAnsi="Tahoma"/>
                <w:sz w:val="24"/>
                <w:szCs w:val="24"/>
                <w:shd w:fill="70ad47" w:val="clear"/>
                <w:rtl w:val="0"/>
              </w:rPr>
              <w:t xml:space="preserve">grafica que me indique los productos mas vendidos mensualmente</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A24">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A2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03 Dashboard</w:t>
            </w:r>
          </w:p>
          <w:p w:rsidR="00000000" w:rsidDel="00000000" w:rsidP="00000000" w:rsidRDefault="00000000" w:rsidRPr="00000000" w14:paraId="00000A26">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03.1 Indicadores de gestión de desempeño</w:t>
            </w:r>
          </w:p>
        </w:tc>
      </w:tr>
      <w:tr>
        <w:trPr>
          <w:cantSplit w:val="0"/>
          <w:tblHeader w:val="0"/>
        </w:trPr>
        <w:tc>
          <w:tcPr/>
          <w:p w:rsidR="00000000" w:rsidDel="00000000" w:rsidP="00000000" w:rsidRDefault="00000000" w:rsidRPr="00000000" w14:paraId="00000A2A">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Pre  Condiciones</w:t>
            </w:r>
            <w:r w:rsidDel="00000000" w:rsidR="00000000" w:rsidRPr="00000000">
              <w:rPr>
                <w:rtl w:val="0"/>
              </w:rPr>
            </w:r>
          </w:p>
        </w:tc>
        <w:tc>
          <w:tcPr>
            <w:gridSpan w:val="4"/>
          </w:tcPr>
          <w:p w:rsidR="00000000" w:rsidDel="00000000" w:rsidP="00000000" w:rsidRDefault="00000000" w:rsidRPr="00000000" w14:paraId="00000A2B">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debe haber iniciado sesión</w:t>
            </w:r>
          </w:p>
        </w:tc>
      </w:tr>
      <w:tr>
        <w:trPr>
          <w:cantSplit w:val="0"/>
          <w:tblHeader w:val="0"/>
        </w:trPr>
        <w:tc>
          <w:tcPr>
            <w:shd w:fill="e2efd9" w:val="clear"/>
          </w:tcPr>
          <w:p w:rsidR="00000000" w:rsidDel="00000000" w:rsidP="00000000" w:rsidRDefault="00000000" w:rsidRPr="00000000" w14:paraId="00000A2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A3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deberá comportarse como se describe en el siguiente caso de uso para visualizar la grafica</w:t>
            </w:r>
          </w:p>
        </w:tc>
      </w:tr>
      <w:tr>
        <w:trPr>
          <w:cantSplit w:val="0"/>
          <w:tblHeader w:val="0"/>
        </w:trPr>
        <w:tc>
          <w:tcPr/>
          <w:p w:rsidR="00000000" w:rsidDel="00000000" w:rsidP="00000000" w:rsidRDefault="00000000" w:rsidRPr="00000000" w14:paraId="00000A34">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Actores</w:t>
            </w:r>
            <w:r w:rsidDel="00000000" w:rsidR="00000000" w:rsidRPr="00000000">
              <w:rPr>
                <w:rtl w:val="0"/>
              </w:rPr>
            </w:r>
          </w:p>
        </w:tc>
        <w:tc>
          <w:tcPr>
            <w:gridSpan w:val="4"/>
          </w:tcPr>
          <w:p w:rsidR="00000000" w:rsidDel="00000000" w:rsidP="00000000" w:rsidRDefault="00000000" w:rsidRPr="00000000" w14:paraId="00000A3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Administrador</w:t>
            </w:r>
          </w:p>
        </w:tc>
      </w:tr>
      <w:tr>
        <w:trPr>
          <w:cantSplit w:val="0"/>
          <w:tblHeader w:val="0"/>
        </w:trPr>
        <w:tc>
          <w:tcPr>
            <w:vMerge w:val="restart"/>
            <w:shd w:fill="e2efd9" w:val="clear"/>
          </w:tcPr>
          <w:p w:rsidR="00000000" w:rsidDel="00000000" w:rsidP="00000000" w:rsidRDefault="00000000" w:rsidRPr="00000000" w14:paraId="00000A39">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A3A">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w:t>
            </w:r>
          </w:p>
        </w:tc>
        <w:tc>
          <w:tcPr>
            <w:gridSpan w:val="3"/>
            <w:shd w:fill="e2efd9" w:val="clear"/>
          </w:tcPr>
          <w:p w:rsidR="00000000" w:rsidDel="00000000" w:rsidP="00000000" w:rsidRDefault="00000000" w:rsidRPr="00000000" w14:paraId="00000A3B">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Acción</w:t>
            </w:r>
          </w:p>
        </w:tc>
      </w:tr>
      <w:tr>
        <w:trPr>
          <w:cantSplit w:val="0"/>
          <w:tblHeader w:val="0"/>
        </w:trPr>
        <w:tc>
          <w:tcPr>
            <w:vMerge w:val="continue"/>
            <w:shd w:fill="e2efd9" w:val="clear"/>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A3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gridSpan w:val="3"/>
          </w:tcPr>
          <w:p w:rsidR="00000000" w:rsidDel="00000000" w:rsidP="00000000" w:rsidRDefault="00000000" w:rsidRPr="00000000" w14:paraId="00000A40">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Usuario debe ingresar al dashboard</w:t>
            </w:r>
          </w:p>
        </w:tc>
      </w:tr>
      <w:tr>
        <w:trPr>
          <w:cantSplit w:val="0"/>
          <w:tblHeader w:val="0"/>
        </w:trPr>
        <w:tc>
          <w:tcPr>
            <w:vMerge w:val="continue"/>
            <w:shd w:fill="e2efd9" w:val="clear"/>
          </w:tcPr>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A4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3"/>
            <w:shd w:fill="e2efd9" w:val="clear"/>
          </w:tcPr>
          <w:p w:rsidR="00000000" w:rsidDel="00000000" w:rsidP="00000000" w:rsidRDefault="00000000" w:rsidRPr="00000000" w14:paraId="00000A4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A49">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3</w:t>
            </w:r>
          </w:p>
        </w:tc>
        <w:tc>
          <w:tcPr>
            <w:gridSpan w:val="3"/>
          </w:tcPr>
          <w:p w:rsidR="00000000" w:rsidDel="00000000" w:rsidP="00000000" w:rsidRDefault="00000000" w:rsidRPr="00000000" w14:paraId="00000A4A">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despliega la grafica</w:t>
            </w:r>
          </w:p>
        </w:tc>
      </w:tr>
      <w:tr>
        <w:trPr>
          <w:cantSplit w:val="0"/>
          <w:trHeight w:val="333" w:hRule="atLeast"/>
          <w:tblHeader w:val="0"/>
        </w:trPr>
        <w:tc>
          <w:tcPr>
            <w:vMerge w:val="continue"/>
            <w:shd w:fill="e2efd9" w:val="clear"/>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4E">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Post - Condición</w:t>
            </w:r>
            <w:r w:rsidDel="00000000" w:rsidR="00000000" w:rsidRPr="00000000">
              <w:rPr>
                <w:rtl w:val="0"/>
              </w:rPr>
            </w:r>
          </w:p>
        </w:tc>
        <w:tc>
          <w:tcPr>
            <w:gridSpan w:val="4"/>
          </w:tcPr>
          <w:p w:rsidR="00000000" w:rsidDel="00000000" w:rsidP="00000000" w:rsidRDefault="00000000" w:rsidRPr="00000000" w14:paraId="00000A4F">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ha creado un nuevo usuario</w:t>
            </w:r>
          </w:p>
        </w:tc>
      </w:tr>
      <w:tr>
        <w:trPr>
          <w:cantSplit w:val="0"/>
          <w:tblHeader w:val="0"/>
        </w:trPr>
        <w:tc>
          <w:tcPr>
            <w:shd w:fill="e2efd9" w:val="clear"/>
          </w:tcPr>
          <w:p w:rsidR="00000000" w:rsidDel="00000000" w:rsidP="00000000" w:rsidRDefault="00000000" w:rsidRPr="00000000" w14:paraId="00000A53">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A5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Paso</w:t>
            </w:r>
          </w:p>
        </w:tc>
        <w:tc>
          <w:tcPr>
            <w:gridSpan w:val="3"/>
            <w:shd w:fill="e2efd9" w:val="clear"/>
          </w:tcPr>
          <w:p w:rsidR="00000000" w:rsidDel="00000000" w:rsidP="00000000" w:rsidRDefault="00000000" w:rsidRPr="00000000" w14:paraId="00000A5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A58">
            <w:pPr>
              <w:rPr>
                <w:rFonts w:ascii="Tahoma" w:cs="Tahoma" w:eastAsia="Tahoma" w:hAnsi="Tahoma"/>
                <w:b w:val="0"/>
                <w:sz w:val="24"/>
                <w:szCs w:val="24"/>
              </w:rPr>
            </w:pPr>
            <w:r w:rsidDel="00000000" w:rsidR="00000000" w:rsidRPr="00000000">
              <w:rPr>
                <w:rtl w:val="0"/>
              </w:rPr>
            </w:r>
          </w:p>
        </w:tc>
        <w:tc>
          <w:tcPr>
            <w:vMerge w:val="restart"/>
          </w:tcPr>
          <w:p w:rsidR="00000000" w:rsidDel="00000000" w:rsidP="00000000" w:rsidRDefault="00000000" w:rsidRPr="00000000" w14:paraId="00000A59">
            <w:pPr>
              <w:rPr>
                <w:rFonts w:ascii="Tahoma" w:cs="Tahoma" w:eastAsia="Tahoma" w:hAnsi="Tahoma"/>
                <w:sz w:val="24"/>
                <w:szCs w:val="24"/>
              </w:rPr>
            </w:pPr>
            <w:r w:rsidDel="00000000" w:rsidR="00000000" w:rsidRPr="00000000">
              <w:rPr>
                <w:rtl w:val="0"/>
              </w:rPr>
            </w:r>
          </w:p>
        </w:tc>
        <w:tc>
          <w:tcPr>
            <w:gridSpan w:val="3"/>
          </w:tcPr>
          <w:p w:rsidR="00000000" w:rsidDel="00000000" w:rsidP="00000000" w:rsidRDefault="00000000" w:rsidRPr="00000000" w14:paraId="00000A5A">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A5F">
            <w:pPr>
              <w:jc w:val="righ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A61">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A64">
            <w:pPr>
              <w:jc w:val="righ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A66">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3"/>
            <w:shd w:fill="e2efd9" w:val="clear"/>
          </w:tcPr>
          <w:p w:rsidR="00000000" w:rsidDel="00000000" w:rsidP="00000000" w:rsidRDefault="00000000" w:rsidRPr="00000000" w14:paraId="00000A69">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A6E">
            <w:pPr>
              <w:jc w:val="righ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A6F">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A73">
            <w:pPr>
              <w:jc w:val="righ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A74">
            <w:pPr>
              <w:rPr>
                <w:rFonts w:ascii="Tahoma" w:cs="Tahoma" w:eastAsia="Tahoma" w:hAnsi="Tahoma"/>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A76">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Documentación</w:t>
            </w:r>
            <w:r w:rsidDel="00000000" w:rsidR="00000000" w:rsidRPr="00000000">
              <w:rPr>
                <w:rtl w:val="0"/>
              </w:rPr>
            </w:r>
          </w:p>
          <w:p w:rsidR="00000000" w:rsidDel="00000000" w:rsidP="00000000" w:rsidRDefault="00000000" w:rsidRPr="00000000" w14:paraId="00000A7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Regla de Negocio</w:t>
            </w:r>
            <w:r w:rsidDel="00000000" w:rsidR="00000000" w:rsidRPr="00000000">
              <w:rPr>
                <w:rtl w:val="0"/>
              </w:rPr>
            </w:r>
          </w:p>
          <w:p w:rsidR="00000000" w:rsidDel="00000000" w:rsidP="00000000" w:rsidRDefault="00000000" w:rsidRPr="00000000" w14:paraId="00000A78">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Normatividad</w:t>
            </w:r>
            <w:r w:rsidDel="00000000" w:rsidR="00000000" w:rsidRPr="00000000">
              <w:rPr>
                <w:rtl w:val="0"/>
              </w:rPr>
            </w:r>
          </w:p>
        </w:tc>
        <w:tc>
          <w:tcPr>
            <w:gridSpan w:val="4"/>
          </w:tcPr>
          <w:p w:rsidR="00000000" w:rsidDel="00000000" w:rsidP="00000000" w:rsidRDefault="00000000" w:rsidRPr="00000000" w14:paraId="00000A79">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CA_03.1.3.1</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Mostrar el nombre de los productos que aparecen en la grafica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shd w:fill="e2efd9" w:val="clear"/>
          </w:tcPr>
          <w:p w:rsidR="00000000" w:rsidDel="00000000" w:rsidP="00000000" w:rsidRDefault="00000000" w:rsidRPr="00000000" w14:paraId="00000A7E">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CA_03.1.3.2</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Mostrar la cantidad de los productos que aparecen en la grafica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tcPr>
          <w:p w:rsidR="00000000" w:rsidDel="00000000" w:rsidP="00000000" w:rsidRDefault="00000000" w:rsidRPr="00000000" w14:paraId="00000A83">
            <w:pPr>
              <w:rPr>
                <w:rFonts w:ascii="Tahoma" w:cs="Tahoma" w:eastAsia="Tahoma" w:hAnsi="Tahoma"/>
                <w:sz w:val="24"/>
                <w:szCs w:val="24"/>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A8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A88">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8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Responsables</w:t>
            </w:r>
            <w:r w:rsidDel="00000000" w:rsidR="00000000" w:rsidRPr="00000000">
              <w:rPr>
                <w:rtl w:val="0"/>
              </w:rPr>
            </w:r>
          </w:p>
        </w:tc>
        <w:tc>
          <w:tcPr>
            <w:gridSpan w:val="4"/>
          </w:tcPr>
          <w:p w:rsidR="00000000" w:rsidDel="00000000" w:rsidP="00000000" w:rsidRDefault="00000000" w:rsidRPr="00000000" w14:paraId="00000A8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Miguel Angel Perez Castrillon</w:t>
            </w:r>
          </w:p>
        </w:tc>
      </w:tr>
    </w:tbl>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tbl>
      <w:tblPr>
        <w:tblStyle w:val="Table2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A9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CU -</w:t>
            </w:r>
            <w:r w:rsidDel="00000000" w:rsidR="00000000" w:rsidRPr="00000000">
              <w:rPr>
                <w:rtl w:val="0"/>
              </w:rPr>
            </w:r>
          </w:p>
        </w:tc>
        <w:tc>
          <w:tcPr>
            <w:gridSpan w:val="4"/>
          </w:tcPr>
          <w:p w:rsidR="00000000" w:rsidDel="00000000" w:rsidP="00000000" w:rsidRDefault="00000000" w:rsidRPr="00000000" w14:paraId="00000A98">
            <w:pPr>
              <w:rPr>
                <w:rFonts w:ascii="Tahoma" w:cs="Tahoma" w:eastAsia="Tahoma" w:hAnsi="Tahoma"/>
                <w:b w:val="0"/>
                <w:sz w:val="24"/>
                <w:szCs w:val="24"/>
              </w:rPr>
            </w:pPr>
            <w:r w:rsidDel="00000000" w:rsidR="00000000" w:rsidRPr="00000000">
              <w:rPr>
                <w:rFonts w:ascii="Tahoma" w:cs="Tahoma" w:eastAsia="Tahoma" w:hAnsi="Tahoma"/>
                <w:i w:val="1"/>
                <w:sz w:val="24"/>
                <w:szCs w:val="24"/>
                <w:rtl w:val="0"/>
              </w:rPr>
              <w:t xml:space="preserve">CU.03.1.4 </w:t>
            </w:r>
            <w:r w:rsidDel="00000000" w:rsidR="00000000" w:rsidRPr="00000000">
              <w:rPr>
                <w:rFonts w:ascii="Tahoma" w:cs="Tahoma" w:eastAsia="Tahoma" w:hAnsi="Tahoma"/>
                <w:sz w:val="24"/>
                <w:szCs w:val="24"/>
                <w:shd w:fill="70ad47" w:val="clear"/>
                <w:rtl w:val="0"/>
              </w:rPr>
              <w:t xml:space="preserve">Visualizar</w:t>
            </w:r>
            <w:r w:rsidDel="00000000" w:rsidR="00000000" w:rsidRPr="00000000">
              <w:rPr>
                <w:rFonts w:ascii="Tahoma" w:cs="Tahoma" w:eastAsia="Tahoma" w:hAnsi="Tahoma"/>
                <w:sz w:val="24"/>
                <w:szCs w:val="24"/>
                <w:highlight w:val="white"/>
                <w:rtl w:val="0"/>
              </w:rPr>
              <w:t xml:space="preserve"> </w:t>
            </w:r>
            <w:r w:rsidDel="00000000" w:rsidR="00000000" w:rsidRPr="00000000">
              <w:rPr>
                <w:rFonts w:ascii="Tahoma" w:cs="Tahoma" w:eastAsia="Tahoma" w:hAnsi="Tahoma"/>
                <w:sz w:val="24"/>
                <w:szCs w:val="24"/>
                <w:shd w:fill="70ad47" w:val="clear"/>
                <w:rtl w:val="0"/>
              </w:rPr>
              <w:t xml:space="preserve">una grafica que me muestre el top de las cosas mas vendidas mensualmente</w:t>
            </w: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A9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Dependencias</w:t>
            </w:r>
            <w:r w:rsidDel="00000000" w:rsidR="00000000" w:rsidRPr="00000000">
              <w:rPr>
                <w:rtl w:val="0"/>
              </w:rPr>
            </w:r>
          </w:p>
        </w:tc>
        <w:tc>
          <w:tcPr>
            <w:gridSpan w:val="4"/>
            <w:shd w:fill="e2efd9" w:val="clear"/>
          </w:tcPr>
          <w:p w:rsidR="00000000" w:rsidDel="00000000" w:rsidP="00000000" w:rsidRDefault="00000000" w:rsidRPr="00000000" w14:paraId="00000A9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03 Dashboard</w:t>
            </w:r>
          </w:p>
          <w:p w:rsidR="00000000" w:rsidDel="00000000" w:rsidP="00000000" w:rsidRDefault="00000000" w:rsidRPr="00000000" w14:paraId="00000A9E">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CU 03.1 Indicadores de gestión de desempeño</w:t>
            </w:r>
          </w:p>
        </w:tc>
      </w:tr>
      <w:tr>
        <w:trPr>
          <w:cantSplit w:val="0"/>
          <w:tblHeader w:val="0"/>
        </w:trPr>
        <w:tc>
          <w:tcPr/>
          <w:p w:rsidR="00000000" w:rsidDel="00000000" w:rsidP="00000000" w:rsidRDefault="00000000" w:rsidRPr="00000000" w14:paraId="00000AA2">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Pre  Condiciones</w:t>
            </w:r>
            <w:r w:rsidDel="00000000" w:rsidR="00000000" w:rsidRPr="00000000">
              <w:rPr>
                <w:rtl w:val="0"/>
              </w:rPr>
            </w:r>
          </w:p>
        </w:tc>
        <w:tc>
          <w:tcPr>
            <w:gridSpan w:val="4"/>
          </w:tcPr>
          <w:p w:rsidR="00000000" w:rsidDel="00000000" w:rsidP="00000000" w:rsidRDefault="00000000" w:rsidRPr="00000000" w14:paraId="00000AA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Usuario debe haber iniciado sesión</w:t>
            </w:r>
          </w:p>
        </w:tc>
      </w:tr>
      <w:tr>
        <w:trPr>
          <w:cantSplit w:val="0"/>
          <w:tblHeader w:val="0"/>
        </w:trPr>
        <w:tc>
          <w:tcPr>
            <w:shd w:fill="e2efd9" w:val="clear"/>
          </w:tcPr>
          <w:p w:rsidR="00000000" w:rsidDel="00000000" w:rsidP="00000000" w:rsidRDefault="00000000" w:rsidRPr="00000000" w14:paraId="00000AA7">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Descripción</w:t>
            </w:r>
            <w:r w:rsidDel="00000000" w:rsidR="00000000" w:rsidRPr="00000000">
              <w:rPr>
                <w:rtl w:val="0"/>
              </w:rPr>
            </w:r>
          </w:p>
        </w:tc>
        <w:tc>
          <w:tcPr>
            <w:gridSpan w:val="4"/>
            <w:shd w:fill="e2efd9" w:val="clear"/>
          </w:tcPr>
          <w:p w:rsidR="00000000" w:rsidDel="00000000" w:rsidP="00000000" w:rsidRDefault="00000000" w:rsidRPr="00000000" w14:paraId="00000AA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deberá comportarse como se describe en el siguiente caso de uso para visualizar la grafica</w:t>
            </w:r>
          </w:p>
        </w:tc>
      </w:tr>
      <w:tr>
        <w:trPr>
          <w:cantSplit w:val="0"/>
          <w:tblHeader w:val="0"/>
        </w:trPr>
        <w:tc>
          <w:tcPr/>
          <w:p w:rsidR="00000000" w:rsidDel="00000000" w:rsidP="00000000" w:rsidRDefault="00000000" w:rsidRPr="00000000" w14:paraId="00000AAC">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Actores</w:t>
            </w:r>
            <w:r w:rsidDel="00000000" w:rsidR="00000000" w:rsidRPr="00000000">
              <w:rPr>
                <w:rtl w:val="0"/>
              </w:rPr>
            </w:r>
          </w:p>
        </w:tc>
        <w:tc>
          <w:tcPr>
            <w:gridSpan w:val="4"/>
          </w:tcPr>
          <w:p w:rsidR="00000000" w:rsidDel="00000000" w:rsidP="00000000" w:rsidRDefault="00000000" w:rsidRPr="00000000" w14:paraId="00000AA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Administrador</w:t>
            </w:r>
          </w:p>
        </w:tc>
      </w:tr>
      <w:tr>
        <w:trPr>
          <w:cantSplit w:val="0"/>
          <w:tblHeader w:val="0"/>
        </w:trPr>
        <w:tc>
          <w:tcPr>
            <w:vMerge w:val="restart"/>
            <w:shd w:fill="e2efd9" w:val="clear"/>
          </w:tcPr>
          <w:p w:rsidR="00000000" w:rsidDel="00000000" w:rsidP="00000000" w:rsidRDefault="00000000" w:rsidRPr="00000000" w14:paraId="00000AB1">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Secuencia Normal</w:t>
            </w:r>
            <w:r w:rsidDel="00000000" w:rsidR="00000000" w:rsidRPr="00000000">
              <w:rPr>
                <w:rtl w:val="0"/>
              </w:rPr>
            </w:r>
          </w:p>
        </w:tc>
        <w:tc>
          <w:tcPr>
            <w:shd w:fill="e2efd9" w:val="clear"/>
          </w:tcPr>
          <w:p w:rsidR="00000000" w:rsidDel="00000000" w:rsidP="00000000" w:rsidRDefault="00000000" w:rsidRPr="00000000" w14:paraId="00000AB2">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Paso</w:t>
            </w:r>
          </w:p>
        </w:tc>
        <w:tc>
          <w:tcPr>
            <w:gridSpan w:val="3"/>
            <w:shd w:fill="e2efd9" w:val="clear"/>
          </w:tcPr>
          <w:p w:rsidR="00000000" w:rsidDel="00000000" w:rsidP="00000000" w:rsidRDefault="00000000" w:rsidRPr="00000000" w14:paraId="00000AB3">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Acción</w:t>
            </w:r>
          </w:p>
        </w:tc>
      </w:tr>
      <w:tr>
        <w:trPr>
          <w:cantSplit w:val="0"/>
          <w:tblHeader w:val="0"/>
        </w:trPr>
        <w:tc>
          <w:tcPr>
            <w:vMerge w:val="continue"/>
            <w:shd w:fill="e2efd9" w:val="clear"/>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AB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1</w:t>
            </w:r>
          </w:p>
        </w:tc>
        <w:tc>
          <w:tcPr>
            <w:gridSpan w:val="3"/>
          </w:tcPr>
          <w:p w:rsidR="00000000" w:rsidDel="00000000" w:rsidP="00000000" w:rsidRDefault="00000000" w:rsidRPr="00000000" w14:paraId="00000AB8">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Usuario debe ingresar al dashboard</w:t>
            </w:r>
          </w:p>
        </w:tc>
      </w:tr>
      <w:tr>
        <w:trPr>
          <w:cantSplit w:val="0"/>
          <w:tblHeader w:val="0"/>
        </w:trPr>
        <w:tc>
          <w:tcPr>
            <w:vMerge w:val="continue"/>
            <w:shd w:fill="e2efd9" w:val="clear"/>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AB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2</w:t>
            </w:r>
          </w:p>
        </w:tc>
        <w:tc>
          <w:tcPr>
            <w:gridSpan w:val="3"/>
            <w:shd w:fill="e2efd9" w:val="clear"/>
          </w:tcPr>
          <w:p w:rsidR="00000000" w:rsidDel="00000000" w:rsidP="00000000" w:rsidRDefault="00000000" w:rsidRPr="00000000" w14:paraId="00000AB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Valida</w:t>
            </w:r>
          </w:p>
        </w:tc>
      </w:tr>
      <w:tr>
        <w:trPr>
          <w:cantSplit w:val="0"/>
          <w:tblHeader w:val="0"/>
        </w:trPr>
        <w:tc>
          <w:tcPr>
            <w:vMerge w:val="continue"/>
            <w:shd w:fill="e2efd9" w:val="clear"/>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AC1">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3</w:t>
            </w:r>
          </w:p>
        </w:tc>
        <w:tc>
          <w:tcPr>
            <w:gridSpan w:val="3"/>
          </w:tcPr>
          <w:p w:rsidR="00000000" w:rsidDel="00000000" w:rsidP="00000000" w:rsidRDefault="00000000" w:rsidRPr="00000000" w14:paraId="00000AC2">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El sistema despliega la grafica</w:t>
            </w:r>
          </w:p>
        </w:tc>
      </w:tr>
      <w:tr>
        <w:trPr>
          <w:cantSplit w:val="0"/>
          <w:trHeight w:val="333" w:hRule="atLeast"/>
          <w:tblHeader w:val="0"/>
        </w:trPr>
        <w:tc>
          <w:tcPr>
            <w:vMerge w:val="continue"/>
            <w:shd w:fill="e2efd9" w:val="clear"/>
          </w:tcPr>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AC6">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Post - Condición</w:t>
            </w:r>
            <w:r w:rsidDel="00000000" w:rsidR="00000000" w:rsidRPr="00000000">
              <w:rPr>
                <w:rtl w:val="0"/>
              </w:rPr>
            </w:r>
          </w:p>
        </w:tc>
        <w:tc>
          <w:tcPr>
            <w:gridSpan w:val="4"/>
          </w:tcPr>
          <w:p w:rsidR="00000000" w:rsidDel="00000000" w:rsidP="00000000" w:rsidRDefault="00000000" w:rsidRPr="00000000" w14:paraId="00000AC7">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Se ha creado un nuevo usuario</w:t>
            </w:r>
          </w:p>
        </w:tc>
      </w:tr>
      <w:tr>
        <w:trPr>
          <w:cantSplit w:val="0"/>
          <w:tblHeader w:val="0"/>
        </w:trPr>
        <w:tc>
          <w:tcPr>
            <w:shd w:fill="e2efd9" w:val="clear"/>
          </w:tcPr>
          <w:p w:rsidR="00000000" w:rsidDel="00000000" w:rsidP="00000000" w:rsidRDefault="00000000" w:rsidRPr="00000000" w14:paraId="00000ACB">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Excepciones</w:t>
            </w:r>
            <w:r w:rsidDel="00000000" w:rsidR="00000000" w:rsidRPr="00000000">
              <w:rPr>
                <w:rtl w:val="0"/>
              </w:rPr>
            </w:r>
          </w:p>
        </w:tc>
        <w:tc>
          <w:tcPr>
            <w:shd w:fill="e2efd9" w:val="clear"/>
          </w:tcPr>
          <w:p w:rsidR="00000000" w:rsidDel="00000000" w:rsidP="00000000" w:rsidRDefault="00000000" w:rsidRPr="00000000" w14:paraId="00000ACC">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Paso</w:t>
            </w:r>
          </w:p>
        </w:tc>
        <w:tc>
          <w:tcPr>
            <w:gridSpan w:val="3"/>
            <w:shd w:fill="e2efd9" w:val="clear"/>
          </w:tcPr>
          <w:p w:rsidR="00000000" w:rsidDel="00000000" w:rsidP="00000000" w:rsidRDefault="00000000" w:rsidRPr="00000000" w14:paraId="00000ACD">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AD0">
            <w:pPr>
              <w:rPr>
                <w:rFonts w:ascii="Tahoma" w:cs="Tahoma" w:eastAsia="Tahoma" w:hAnsi="Tahoma"/>
                <w:b w:val="0"/>
                <w:sz w:val="24"/>
                <w:szCs w:val="24"/>
              </w:rPr>
            </w:pPr>
            <w:r w:rsidDel="00000000" w:rsidR="00000000" w:rsidRPr="00000000">
              <w:rPr>
                <w:rtl w:val="0"/>
              </w:rPr>
            </w:r>
          </w:p>
        </w:tc>
        <w:tc>
          <w:tcPr>
            <w:vMerge w:val="restart"/>
          </w:tcPr>
          <w:p w:rsidR="00000000" w:rsidDel="00000000" w:rsidP="00000000" w:rsidRDefault="00000000" w:rsidRPr="00000000" w14:paraId="00000AD1">
            <w:pPr>
              <w:rPr>
                <w:rFonts w:ascii="Tahoma" w:cs="Tahoma" w:eastAsia="Tahoma" w:hAnsi="Tahoma"/>
                <w:sz w:val="24"/>
                <w:szCs w:val="24"/>
              </w:rPr>
            </w:pPr>
            <w:r w:rsidDel="00000000" w:rsidR="00000000" w:rsidRPr="00000000">
              <w:rPr>
                <w:rtl w:val="0"/>
              </w:rPr>
            </w:r>
          </w:p>
        </w:tc>
        <w:tc>
          <w:tcPr>
            <w:gridSpan w:val="3"/>
          </w:tcPr>
          <w:p w:rsidR="00000000" w:rsidDel="00000000" w:rsidP="00000000" w:rsidRDefault="00000000" w:rsidRPr="00000000" w14:paraId="00000AD2">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AD7">
            <w:pPr>
              <w:jc w:val="righ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AD9">
            <w:pPr>
              <w:rPr>
                <w:rFonts w:ascii="Tahoma" w:cs="Tahoma" w:eastAsia="Tahoma" w:hAnsi="Tahoma"/>
                <w:sz w:val="24"/>
                <w:szCs w:val="24"/>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ADC">
            <w:pPr>
              <w:jc w:val="righ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ADE">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3"/>
            <w:shd w:fill="e2efd9" w:val="clear"/>
          </w:tcPr>
          <w:p w:rsidR="00000000" w:rsidDel="00000000" w:rsidP="00000000" w:rsidRDefault="00000000" w:rsidRPr="00000000" w14:paraId="00000AE1">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p w:rsidR="00000000" w:rsidDel="00000000" w:rsidP="00000000" w:rsidRDefault="00000000" w:rsidRPr="00000000" w14:paraId="00000AE6">
            <w:pPr>
              <w:jc w:val="right"/>
              <w:rPr>
                <w:rFonts w:ascii="Tahoma" w:cs="Tahoma" w:eastAsia="Tahoma" w:hAnsi="Tahoma"/>
                <w:sz w:val="24"/>
                <w:szCs w:val="24"/>
              </w:rPr>
            </w:pPr>
            <w:r w:rsidDel="00000000" w:rsidR="00000000" w:rsidRPr="00000000">
              <w:rPr>
                <w:rtl w:val="0"/>
              </w:rPr>
            </w:r>
          </w:p>
        </w:tc>
        <w:tc>
          <w:tcPr>
            <w:gridSpan w:val="2"/>
          </w:tcPr>
          <w:p w:rsidR="00000000" w:rsidDel="00000000" w:rsidP="00000000" w:rsidRDefault="00000000" w:rsidRPr="00000000" w14:paraId="00000AE7">
            <w:pPr>
              <w:rPr>
                <w:rFonts w:ascii="Tahoma" w:cs="Tahoma" w:eastAsia="Tahoma" w:hAnsi="Tahoma"/>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vMerge w:val="continue"/>
          </w:tcPr>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shd w:fill="e2efd9" w:val="clear"/>
          </w:tcPr>
          <w:p w:rsidR="00000000" w:rsidDel="00000000" w:rsidP="00000000" w:rsidRDefault="00000000" w:rsidRPr="00000000" w14:paraId="00000AEB">
            <w:pPr>
              <w:jc w:val="right"/>
              <w:rPr>
                <w:rFonts w:ascii="Tahoma" w:cs="Tahoma" w:eastAsia="Tahoma" w:hAnsi="Tahoma"/>
                <w:sz w:val="24"/>
                <w:szCs w:val="24"/>
              </w:rPr>
            </w:pPr>
            <w:r w:rsidDel="00000000" w:rsidR="00000000" w:rsidRPr="00000000">
              <w:rPr>
                <w:rtl w:val="0"/>
              </w:rPr>
            </w:r>
          </w:p>
        </w:tc>
        <w:tc>
          <w:tcPr>
            <w:gridSpan w:val="2"/>
            <w:shd w:fill="e2efd9" w:val="clear"/>
          </w:tcPr>
          <w:p w:rsidR="00000000" w:rsidDel="00000000" w:rsidP="00000000" w:rsidRDefault="00000000" w:rsidRPr="00000000" w14:paraId="00000AEC">
            <w:pPr>
              <w:rPr>
                <w:rFonts w:ascii="Tahoma" w:cs="Tahoma" w:eastAsia="Tahoma" w:hAnsi="Tahoma"/>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AEE">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Documentación</w:t>
            </w:r>
            <w:r w:rsidDel="00000000" w:rsidR="00000000" w:rsidRPr="00000000">
              <w:rPr>
                <w:rtl w:val="0"/>
              </w:rPr>
            </w:r>
          </w:p>
          <w:p w:rsidR="00000000" w:rsidDel="00000000" w:rsidP="00000000" w:rsidRDefault="00000000" w:rsidRPr="00000000" w14:paraId="00000AE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Regla de Negocio</w:t>
            </w:r>
            <w:r w:rsidDel="00000000" w:rsidR="00000000" w:rsidRPr="00000000">
              <w:rPr>
                <w:rtl w:val="0"/>
              </w:rPr>
            </w:r>
          </w:p>
          <w:p w:rsidR="00000000" w:rsidDel="00000000" w:rsidP="00000000" w:rsidRDefault="00000000" w:rsidRPr="00000000" w14:paraId="00000AF0">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Normatividad</w:t>
            </w:r>
            <w:r w:rsidDel="00000000" w:rsidR="00000000" w:rsidRPr="00000000">
              <w:rPr>
                <w:rtl w:val="0"/>
              </w:rPr>
            </w:r>
          </w:p>
        </w:tc>
        <w:tc>
          <w:tcPr>
            <w:gridSpan w:val="4"/>
          </w:tcPr>
          <w:p w:rsidR="00000000" w:rsidDel="00000000" w:rsidP="00000000" w:rsidRDefault="00000000" w:rsidRPr="00000000" w14:paraId="00000AF1">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CA_03.1.4.1</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Mostrar la cantidad de los productos que aparecen en la grafica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shd w:fill="e2efd9" w:val="clear"/>
          </w:tcPr>
          <w:p w:rsidR="00000000" w:rsidDel="00000000" w:rsidP="00000000" w:rsidRDefault="00000000" w:rsidRPr="00000000" w14:paraId="00000AF6">
            <w:pPr>
              <w:rPr>
                <w:rFonts w:ascii="Tahoma" w:cs="Tahoma" w:eastAsia="Tahoma" w:hAnsi="Tahoma"/>
                <w:sz w:val="24"/>
                <w:szCs w:val="24"/>
              </w:rPr>
            </w:pPr>
            <w:r w:rsidDel="00000000" w:rsidR="00000000" w:rsidRPr="00000000">
              <w:rPr>
                <w:rFonts w:ascii="Tahoma" w:cs="Tahoma" w:eastAsia="Tahoma" w:hAnsi="Tahoma"/>
                <w:color w:val="000000"/>
                <w:sz w:val="24"/>
                <w:szCs w:val="24"/>
                <w:highlight w:val="white"/>
                <w:rtl w:val="0"/>
              </w:rPr>
              <w:t xml:space="preserve">CA_03.1.4.2</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color w:val="000000"/>
                <w:sz w:val="24"/>
                <w:szCs w:val="24"/>
                <w:highlight w:val="white"/>
                <w:rtl w:val="0"/>
              </w:rPr>
              <w:t xml:space="preserve">Mostrar el nombre de los productos que aparecen en la grafica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24"/>
                <w:szCs w:val="24"/>
              </w:rPr>
            </w:pPr>
            <w:r w:rsidDel="00000000" w:rsidR="00000000" w:rsidRPr="00000000">
              <w:rPr>
                <w:rtl w:val="0"/>
              </w:rPr>
            </w:r>
          </w:p>
        </w:tc>
        <w:tc>
          <w:tcPr>
            <w:gridSpan w:val="4"/>
          </w:tcPr>
          <w:p w:rsidR="00000000" w:rsidDel="00000000" w:rsidP="00000000" w:rsidRDefault="00000000" w:rsidRPr="00000000" w14:paraId="00000AFB">
            <w:pPr>
              <w:rPr>
                <w:rFonts w:ascii="Tahoma" w:cs="Tahoma" w:eastAsia="Tahoma" w:hAnsi="Tahoma"/>
                <w:sz w:val="24"/>
                <w:szCs w:val="24"/>
              </w:rPr>
            </w:pPr>
            <w:r w:rsidDel="00000000" w:rsidR="00000000" w:rsidRPr="00000000">
              <w:rPr>
                <w:rtl w:val="0"/>
              </w:rPr>
            </w:r>
          </w:p>
        </w:tc>
      </w:tr>
      <w:tr>
        <w:trPr>
          <w:cantSplit w:val="0"/>
          <w:tblHeader w:val="0"/>
        </w:trPr>
        <w:tc>
          <w:tcPr>
            <w:shd w:fill="e2efd9" w:val="clear"/>
          </w:tcPr>
          <w:p w:rsidR="00000000" w:rsidDel="00000000" w:rsidP="00000000" w:rsidRDefault="00000000" w:rsidRPr="00000000" w14:paraId="00000AFF">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Comentarios</w:t>
            </w:r>
            <w:r w:rsidDel="00000000" w:rsidR="00000000" w:rsidRPr="00000000">
              <w:rPr>
                <w:rtl w:val="0"/>
              </w:rPr>
            </w:r>
          </w:p>
        </w:tc>
        <w:tc>
          <w:tcPr>
            <w:gridSpan w:val="4"/>
            <w:shd w:fill="e2efd9" w:val="clear"/>
          </w:tcPr>
          <w:p w:rsidR="00000000" w:rsidDel="00000000" w:rsidP="00000000" w:rsidRDefault="00000000" w:rsidRPr="00000000" w14:paraId="00000B00">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B04">
            <w:pPr>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Responsables</w:t>
            </w:r>
            <w:r w:rsidDel="00000000" w:rsidR="00000000" w:rsidRPr="00000000">
              <w:rPr>
                <w:rtl w:val="0"/>
              </w:rPr>
            </w:r>
          </w:p>
        </w:tc>
        <w:tc>
          <w:tcPr>
            <w:gridSpan w:val="4"/>
          </w:tcPr>
          <w:p w:rsidR="00000000" w:rsidDel="00000000" w:rsidP="00000000" w:rsidRDefault="00000000" w:rsidRPr="00000000" w14:paraId="00000B0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Miguel Angel Perez Castrillon</w:t>
            </w:r>
          </w:p>
        </w:tc>
      </w:tr>
    </w:tbl>
    <w:p w:rsidR="00000000" w:rsidDel="00000000" w:rsidP="00000000" w:rsidRDefault="00000000" w:rsidRPr="00000000" w14:paraId="00000B09">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0A">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0B">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0C">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0D">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0E">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0F">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0">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1">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2">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3">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4">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5">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6">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7">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8">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9">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A">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B">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C">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D">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E">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1F">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0">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1">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2">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3">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4">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5">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6">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7">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8">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9">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B2A">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tbl>
      <w:tblPr>
        <w:tblStyle w:val="Table2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B2B">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B2C">
            <w:pPr>
              <w:pStyle w:val="Heading2"/>
              <w:rPr>
                <w:rFonts w:ascii="Arial" w:cs="Arial" w:eastAsia="Arial" w:hAnsi="Arial"/>
              </w:rPr>
            </w:pPr>
            <w:r w:rsidDel="00000000" w:rsidR="00000000" w:rsidRPr="00000000">
              <w:rPr>
                <w:rFonts w:ascii="Arial" w:cs="Arial" w:eastAsia="Arial" w:hAnsi="Arial"/>
                <w:rtl w:val="0"/>
              </w:rPr>
              <w:t xml:space="preserve">CU05 Servicios</w:t>
            </w:r>
          </w:p>
          <w:p w:rsidR="00000000" w:rsidDel="00000000" w:rsidP="00000000" w:rsidRDefault="00000000" w:rsidRPr="00000000" w14:paraId="00000B2D">
            <w:pPr>
              <w:pStyle w:val="Heading2"/>
              <w:rPr/>
            </w:pPr>
            <w:r w:rsidDel="00000000" w:rsidR="00000000" w:rsidRPr="00000000">
              <w:rPr>
                <w:rFonts w:ascii="Arial" w:cs="Arial" w:eastAsia="Arial" w:hAnsi="Arial"/>
                <w:rtl w:val="0"/>
              </w:rPr>
              <w:t xml:space="preserve">CU05.1 Gestión de servicios</w:t>
            </w:r>
            <w:r w:rsidDel="00000000" w:rsidR="00000000" w:rsidRPr="00000000">
              <w:rPr>
                <w:rtl w:val="0"/>
              </w:rPr>
            </w:r>
          </w:p>
        </w:tc>
        <w:tc>
          <w:tcPr/>
          <w:p w:rsidR="00000000" w:rsidDel="00000000" w:rsidP="00000000" w:rsidRDefault="00000000" w:rsidRPr="00000000" w14:paraId="00000B2E">
            <w:pPr>
              <w:rPr>
                <w:sz w:val="28"/>
                <w:szCs w:val="28"/>
              </w:rPr>
            </w:pPr>
            <w:r w:rsidDel="00000000" w:rsidR="00000000" w:rsidRPr="00000000">
              <w:rPr>
                <w:rtl w:val="0"/>
              </w:rPr>
            </w:r>
          </w:p>
        </w:tc>
      </w:tr>
    </w:tbl>
    <w:p w:rsidR="00000000" w:rsidDel="00000000" w:rsidP="00000000" w:rsidRDefault="00000000" w:rsidRPr="00000000" w14:paraId="00000B2F">
      <w:pPr>
        <w:rPr/>
      </w:pPr>
      <w:r w:rsidDel="00000000" w:rsidR="00000000" w:rsidRPr="00000000">
        <w:rPr>
          <w:rtl w:val="0"/>
        </w:rPr>
      </w:r>
    </w:p>
    <w:tbl>
      <w:tblPr>
        <w:tblStyle w:val="Table2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B30">
            <w:pPr>
              <w:rPr/>
            </w:pPr>
            <w:r w:rsidDel="00000000" w:rsidR="00000000" w:rsidRPr="00000000">
              <w:rPr>
                <w:rtl w:val="0"/>
              </w:rPr>
              <w:t xml:space="preserve">CU -</w:t>
            </w:r>
          </w:p>
        </w:tc>
        <w:tc>
          <w:tcPr>
            <w:gridSpan w:val="3"/>
          </w:tcPr>
          <w:p w:rsidR="00000000" w:rsidDel="00000000" w:rsidP="00000000" w:rsidRDefault="00000000" w:rsidRPr="00000000" w14:paraId="00000B31">
            <w:pPr>
              <w:rPr/>
            </w:pPr>
            <w:r w:rsidDel="00000000" w:rsidR="00000000" w:rsidRPr="00000000">
              <w:rPr>
                <w:i w:val="1"/>
                <w:rtl w:val="0"/>
              </w:rPr>
              <w:t xml:space="preserve">CU.05.1.1 registrar servicios</w:t>
            </w:r>
            <w:r w:rsidDel="00000000" w:rsidR="00000000" w:rsidRPr="00000000">
              <w:rPr>
                <w:rtl w:val="0"/>
              </w:rPr>
            </w:r>
          </w:p>
        </w:tc>
      </w:tr>
      <w:tr>
        <w:trPr>
          <w:cantSplit w:val="0"/>
          <w:tblHeader w:val="0"/>
        </w:trPr>
        <w:tc>
          <w:tcPr/>
          <w:p w:rsidR="00000000" w:rsidDel="00000000" w:rsidP="00000000" w:rsidRDefault="00000000" w:rsidRPr="00000000" w14:paraId="00000B34">
            <w:pPr>
              <w:rPr/>
            </w:pPr>
            <w:r w:rsidDel="00000000" w:rsidR="00000000" w:rsidRPr="00000000">
              <w:rPr>
                <w:rtl w:val="0"/>
              </w:rPr>
              <w:t xml:space="preserve">Dependencias</w:t>
            </w:r>
          </w:p>
        </w:tc>
        <w:tc>
          <w:tcPr>
            <w:gridSpan w:val="3"/>
          </w:tcPr>
          <w:p w:rsidR="00000000" w:rsidDel="00000000" w:rsidP="00000000" w:rsidRDefault="00000000" w:rsidRPr="00000000" w14:paraId="00000B35">
            <w:pPr>
              <w:rPr/>
            </w:pPr>
            <w:r w:rsidDel="00000000" w:rsidR="00000000" w:rsidRPr="00000000">
              <w:rPr>
                <w:rtl w:val="0"/>
              </w:rPr>
              <w:t xml:space="preserve">CU 05 Servicios</w:t>
            </w:r>
          </w:p>
          <w:p w:rsidR="00000000" w:rsidDel="00000000" w:rsidP="00000000" w:rsidRDefault="00000000" w:rsidRPr="00000000" w14:paraId="00000B36">
            <w:pPr>
              <w:rPr/>
            </w:pPr>
            <w:r w:rsidDel="00000000" w:rsidR="00000000" w:rsidRPr="00000000">
              <w:rPr>
                <w:rtl w:val="0"/>
              </w:rPr>
              <w:t xml:space="preserve">CU 05.1 Gestión de servicios</w:t>
            </w:r>
          </w:p>
        </w:tc>
      </w:tr>
      <w:tr>
        <w:trPr>
          <w:cantSplit w:val="0"/>
          <w:tblHeader w:val="0"/>
        </w:trPr>
        <w:tc>
          <w:tcPr/>
          <w:p w:rsidR="00000000" w:rsidDel="00000000" w:rsidP="00000000" w:rsidRDefault="00000000" w:rsidRPr="00000000" w14:paraId="00000B39">
            <w:pPr>
              <w:rPr/>
            </w:pPr>
            <w:r w:rsidDel="00000000" w:rsidR="00000000" w:rsidRPr="00000000">
              <w:rPr>
                <w:rtl w:val="0"/>
              </w:rPr>
              <w:t xml:space="preserve">Pre – Condiciones</w:t>
            </w:r>
          </w:p>
        </w:tc>
        <w:tc>
          <w:tcPr>
            <w:gridSpan w:val="3"/>
          </w:tcPr>
          <w:p w:rsidR="00000000" w:rsidDel="00000000" w:rsidP="00000000" w:rsidRDefault="00000000" w:rsidRPr="00000000" w14:paraId="00000B3A">
            <w:pPr>
              <w:rPr/>
            </w:pPr>
            <w:r w:rsidDel="00000000" w:rsidR="00000000" w:rsidRPr="00000000">
              <w:rPr>
                <w:rtl w:val="0"/>
              </w:rPr>
              <w:t xml:space="preserve">El usuario que intenta registrar un nuevo servicio debe tener el rol de "Administrador".</w:t>
            </w:r>
          </w:p>
        </w:tc>
      </w:tr>
      <w:tr>
        <w:trPr>
          <w:cantSplit w:val="0"/>
          <w:tblHeader w:val="0"/>
        </w:trPr>
        <w:tc>
          <w:tcPr/>
          <w:p w:rsidR="00000000" w:rsidDel="00000000" w:rsidP="00000000" w:rsidRDefault="00000000" w:rsidRPr="00000000" w14:paraId="00000B3D">
            <w:pPr>
              <w:rPr/>
            </w:pPr>
            <w:r w:rsidDel="00000000" w:rsidR="00000000" w:rsidRPr="00000000">
              <w:rPr>
                <w:rtl w:val="0"/>
              </w:rPr>
              <w:t xml:space="preserve">Descripción</w:t>
            </w:r>
          </w:p>
        </w:tc>
        <w:tc>
          <w:tcPr>
            <w:gridSpan w:val="3"/>
          </w:tcPr>
          <w:p w:rsidR="00000000" w:rsidDel="00000000" w:rsidP="00000000" w:rsidRDefault="00000000" w:rsidRPr="00000000" w14:paraId="00000B3E">
            <w:pPr>
              <w:rPr/>
            </w:pPr>
            <w:r w:rsidDel="00000000" w:rsidR="00000000" w:rsidRPr="00000000">
              <w:rPr>
                <w:rtl w:val="0"/>
              </w:rPr>
              <w:t xml:space="preserve">El sistema deberá comportarse como se describe en el siguiente caso de uso para crear un nuevo servicio dentro del sistema</w:t>
            </w:r>
          </w:p>
        </w:tc>
      </w:tr>
      <w:tr>
        <w:trPr>
          <w:cantSplit w:val="0"/>
          <w:tblHeader w:val="0"/>
        </w:trPr>
        <w:tc>
          <w:tcPr/>
          <w:p w:rsidR="00000000" w:rsidDel="00000000" w:rsidP="00000000" w:rsidRDefault="00000000" w:rsidRPr="00000000" w14:paraId="00000B41">
            <w:pPr>
              <w:rPr/>
            </w:pPr>
            <w:r w:rsidDel="00000000" w:rsidR="00000000" w:rsidRPr="00000000">
              <w:rPr>
                <w:rtl w:val="0"/>
              </w:rPr>
              <w:t xml:space="preserve">Actores</w:t>
            </w:r>
          </w:p>
        </w:tc>
        <w:tc>
          <w:tcPr>
            <w:gridSpan w:val="3"/>
          </w:tcPr>
          <w:p w:rsidR="00000000" w:rsidDel="00000000" w:rsidP="00000000" w:rsidRDefault="00000000" w:rsidRPr="00000000" w14:paraId="00000B42">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B45">
            <w:pPr>
              <w:rPr/>
            </w:pPr>
            <w:r w:rsidDel="00000000" w:rsidR="00000000" w:rsidRPr="00000000">
              <w:rPr>
                <w:rtl w:val="0"/>
              </w:rPr>
              <w:t xml:space="preserve">Secuencia Normal</w:t>
            </w:r>
          </w:p>
        </w:tc>
        <w:tc>
          <w:tcPr/>
          <w:p w:rsidR="00000000" w:rsidDel="00000000" w:rsidP="00000000" w:rsidRDefault="00000000" w:rsidRPr="00000000" w14:paraId="00000B46">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B47">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B4A">
            <w:pPr>
              <w:rPr/>
            </w:pPr>
            <w:r w:rsidDel="00000000" w:rsidR="00000000" w:rsidRPr="00000000">
              <w:rPr>
                <w:rtl w:val="0"/>
              </w:rPr>
              <w:t xml:space="preserve">1</w:t>
            </w:r>
          </w:p>
        </w:tc>
        <w:tc>
          <w:tcPr>
            <w:gridSpan w:val="2"/>
          </w:tcPr>
          <w:p w:rsidR="00000000" w:rsidDel="00000000" w:rsidP="00000000" w:rsidRDefault="00000000" w:rsidRPr="00000000" w14:paraId="00000B4B">
            <w:pPr>
              <w:rPr/>
            </w:pPr>
            <w:r w:rsidDel="00000000" w:rsidR="00000000" w:rsidRPr="00000000">
              <w:rPr>
                <w:rtl w:val="0"/>
              </w:rPr>
              <w:t xml:space="preserve">El usuario Ingresa a Crear un nuevo servicio</w:t>
            </w:r>
          </w:p>
        </w:tc>
      </w:tr>
      <w:tr>
        <w:trPr>
          <w:cantSplit w:val="0"/>
          <w:tblHeader w:val="0"/>
        </w:trPr>
        <w:tc>
          <w:tcPr>
            <w:vMerge w:val="continue"/>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4E">
            <w:pPr>
              <w:rPr/>
            </w:pPr>
            <w:r w:rsidDel="00000000" w:rsidR="00000000" w:rsidRPr="00000000">
              <w:rPr>
                <w:rtl w:val="0"/>
              </w:rPr>
              <w:t xml:space="preserve">2</w:t>
            </w:r>
          </w:p>
        </w:tc>
        <w:tc>
          <w:tcPr>
            <w:gridSpan w:val="2"/>
          </w:tcPr>
          <w:p w:rsidR="00000000" w:rsidDel="00000000" w:rsidP="00000000" w:rsidRDefault="00000000" w:rsidRPr="00000000" w14:paraId="00000B4F">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52">
            <w:pPr>
              <w:rPr/>
            </w:pPr>
            <w:r w:rsidDel="00000000" w:rsidR="00000000" w:rsidRPr="00000000">
              <w:rPr>
                <w:rtl w:val="0"/>
              </w:rPr>
              <w:t xml:space="preserve">3</w:t>
            </w:r>
          </w:p>
        </w:tc>
        <w:tc>
          <w:tcPr>
            <w:gridSpan w:val="2"/>
          </w:tcPr>
          <w:p w:rsidR="00000000" w:rsidDel="00000000" w:rsidP="00000000" w:rsidRDefault="00000000" w:rsidRPr="00000000" w14:paraId="00000B53">
            <w:pPr>
              <w:rPr/>
            </w:pPr>
            <w:r w:rsidDel="00000000" w:rsidR="00000000" w:rsidRPr="00000000">
              <w:rPr>
                <w:rtl w:val="0"/>
              </w:rPr>
              <w:t xml:space="preserve">El sistema muestra formulario de nuevo servicio</w:t>
            </w:r>
          </w:p>
        </w:tc>
      </w:tr>
      <w:tr>
        <w:trPr>
          <w:cantSplit w:val="0"/>
          <w:tblHeader w:val="0"/>
        </w:trPr>
        <w:tc>
          <w:tcPr>
            <w:vMerge w:val="continue"/>
          </w:tcPr>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56">
            <w:pPr>
              <w:rPr/>
            </w:pPr>
            <w:r w:rsidDel="00000000" w:rsidR="00000000" w:rsidRPr="00000000">
              <w:rPr>
                <w:rtl w:val="0"/>
              </w:rPr>
              <w:t xml:space="preserve">4</w:t>
            </w:r>
          </w:p>
        </w:tc>
        <w:tc>
          <w:tcPr>
            <w:gridSpan w:val="2"/>
          </w:tcPr>
          <w:p w:rsidR="00000000" w:rsidDel="00000000" w:rsidP="00000000" w:rsidRDefault="00000000" w:rsidRPr="00000000" w14:paraId="00000B57">
            <w:pPr>
              <w:rPr/>
            </w:pPr>
            <w:r w:rsidDel="00000000" w:rsidR="00000000" w:rsidRPr="00000000">
              <w:rPr>
                <w:rtl w:val="0"/>
              </w:rPr>
              <w:t xml:space="preserve">El administrador diligencia formulario</w:t>
            </w:r>
          </w:p>
        </w:tc>
      </w:tr>
      <w:tr>
        <w:trPr>
          <w:cantSplit w:val="0"/>
          <w:tblHeader w:val="0"/>
        </w:trPr>
        <w:tc>
          <w:tcPr>
            <w:vMerge w:val="continue"/>
          </w:tcPr>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5A">
            <w:pPr>
              <w:rPr/>
            </w:pPr>
            <w:r w:rsidDel="00000000" w:rsidR="00000000" w:rsidRPr="00000000">
              <w:rPr>
                <w:rtl w:val="0"/>
              </w:rPr>
              <w:t xml:space="preserve">5</w:t>
            </w:r>
          </w:p>
        </w:tc>
        <w:tc>
          <w:tcPr>
            <w:gridSpan w:val="2"/>
          </w:tcPr>
          <w:p w:rsidR="00000000" w:rsidDel="00000000" w:rsidP="00000000" w:rsidRDefault="00000000" w:rsidRPr="00000000" w14:paraId="00000B5B">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5E">
            <w:pPr>
              <w:rPr/>
            </w:pPr>
            <w:r w:rsidDel="00000000" w:rsidR="00000000" w:rsidRPr="00000000">
              <w:rPr>
                <w:rtl w:val="0"/>
              </w:rPr>
              <w:t xml:space="preserve">6</w:t>
            </w:r>
          </w:p>
        </w:tc>
        <w:tc>
          <w:tcPr>
            <w:gridSpan w:val="2"/>
          </w:tcPr>
          <w:p w:rsidR="00000000" w:rsidDel="00000000" w:rsidP="00000000" w:rsidRDefault="00000000" w:rsidRPr="00000000" w14:paraId="00000B5F">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62">
            <w:pPr>
              <w:rPr/>
            </w:pPr>
            <w:r w:rsidDel="00000000" w:rsidR="00000000" w:rsidRPr="00000000">
              <w:rPr>
                <w:rtl w:val="0"/>
              </w:rPr>
              <w:t xml:space="preserve">7</w:t>
            </w:r>
          </w:p>
        </w:tc>
        <w:tc>
          <w:tcPr>
            <w:gridSpan w:val="2"/>
          </w:tcPr>
          <w:p w:rsidR="00000000" w:rsidDel="00000000" w:rsidP="00000000" w:rsidRDefault="00000000" w:rsidRPr="00000000" w14:paraId="00000B63">
            <w:pPr>
              <w:rPr/>
            </w:pPr>
            <w:r w:rsidDel="00000000" w:rsidR="00000000" w:rsidRPr="00000000">
              <w:rPr>
                <w:rtl w:val="0"/>
              </w:rPr>
              <w:t xml:space="preserve">El sistema crea el nuevo servicio</w:t>
            </w:r>
          </w:p>
        </w:tc>
      </w:tr>
      <w:tr>
        <w:trPr>
          <w:cantSplit w:val="0"/>
          <w:tblHeader w:val="0"/>
        </w:trPr>
        <w:tc>
          <w:tcPr>
            <w:vMerge w:val="continue"/>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66">
            <w:pPr>
              <w:rPr/>
            </w:pPr>
            <w:r w:rsidDel="00000000" w:rsidR="00000000" w:rsidRPr="00000000">
              <w:rPr>
                <w:rtl w:val="0"/>
              </w:rPr>
              <w:t xml:space="preserve">8</w:t>
            </w:r>
          </w:p>
        </w:tc>
        <w:tc>
          <w:tcPr>
            <w:gridSpan w:val="2"/>
          </w:tcPr>
          <w:p w:rsidR="00000000" w:rsidDel="00000000" w:rsidP="00000000" w:rsidRDefault="00000000" w:rsidRPr="00000000" w14:paraId="00000B67">
            <w:pPr>
              <w:rPr/>
            </w:pPr>
            <w:r w:rsidDel="00000000" w:rsidR="00000000" w:rsidRPr="00000000">
              <w:rPr>
                <w:rtl w:val="0"/>
              </w:rPr>
              <w:t xml:space="preserve">El sistema arroja un mensaje al administrador de registro exitoso</w:t>
            </w:r>
          </w:p>
        </w:tc>
      </w:tr>
      <w:tr>
        <w:trPr>
          <w:cantSplit w:val="0"/>
          <w:tblHeader w:val="0"/>
        </w:trPr>
        <w:tc>
          <w:tcPr/>
          <w:p w:rsidR="00000000" w:rsidDel="00000000" w:rsidP="00000000" w:rsidRDefault="00000000" w:rsidRPr="00000000" w14:paraId="00000B69">
            <w:pPr>
              <w:rPr/>
            </w:pPr>
            <w:r w:rsidDel="00000000" w:rsidR="00000000" w:rsidRPr="00000000">
              <w:rPr>
                <w:rtl w:val="0"/>
              </w:rPr>
              <w:t xml:space="preserve">Post - Condición</w:t>
            </w:r>
          </w:p>
        </w:tc>
        <w:tc>
          <w:tcPr>
            <w:gridSpan w:val="3"/>
          </w:tcPr>
          <w:p w:rsidR="00000000" w:rsidDel="00000000" w:rsidP="00000000" w:rsidRDefault="00000000" w:rsidRPr="00000000" w14:paraId="00000B6A">
            <w:pPr>
              <w:rPr/>
            </w:pPr>
            <w:r w:rsidDel="00000000" w:rsidR="00000000" w:rsidRPr="00000000">
              <w:rPr>
                <w:rtl w:val="0"/>
              </w:rPr>
              <w:t xml:space="preserve">Se ha creado un nuevo servicio.</w:t>
            </w:r>
          </w:p>
        </w:tc>
      </w:tr>
      <w:tr>
        <w:trPr>
          <w:cantSplit w:val="0"/>
          <w:tblHeader w:val="0"/>
        </w:trPr>
        <w:tc>
          <w:tcPr/>
          <w:p w:rsidR="00000000" w:rsidDel="00000000" w:rsidP="00000000" w:rsidRDefault="00000000" w:rsidRPr="00000000" w14:paraId="00000B6D">
            <w:pPr>
              <w:rPr/>
            </w:pPr>
            <w:r w:rsidDel="00000000" w:rsidR="00000000" w:rsidRPr="00000000">
              <w:rPr>
                <w:rtl w:val="0"/>
              </w:rPr>
              <w:t xml:space="preserve">Excepciones</w:t>
            </w:r>
          </w:p>
        </w:tc>
        <w:tc>
          <w:tcPr/>
          <w:p w:rsidR="00000000" w:rsidDel="00000000" w:rsidP="00000000" w:rsidRDefault="00000000" w:rsidRPr="00000000" w14:paraId="00000B6E">
            <w:pPr>
              <w:rPr/>
            </w:pPr>
            <w:r w:rsidDel="00000000" w:rsidR="00000000" w:rsidRPr="00000000">
              <w:rPr>
                <w:rtl w:val="0"/>
              </w:rPr>
              <w:t xml:space="preserve">Paso</w:t>
            </w:r>
          </w:p>
        </w:tc>
        <w:tc>
          <w:tcPr>
            <w:gridSpan w:val="2"/>
          </w:tcPr>
          <w:p w:rsidR="00000000" w:rsidDel="00000000" w:rsidP="00000000" w:rsidRDefault="00000000" w:rsidRPr="00000000" w14:paraId="00000B6F">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B71">
            <w:pPr>
              <w:rPr/>
            </w:pPr>
            <w:r w:rsidDel="00000000" w:rsidR="00000000" w:rsidRPr="00000000">
              <w:rPr>
                <w:rtl w:val="0"/>
              </w:rPr>
            </w:r>
          </w:p>
        </w:tc>
        <w:tc>
          <w:tcPr>
            <w:vMerge w:val="restart"/>
          </w:tcPr>
          <w:p w:rsidR="00000000" w:rsidDel="00000000" w:rsidP="00000000" w:rsidRDefault="00000000" w:rsidRPr="00000000" w14:paraId="00000B72">
            <w:pPr>
              <w:rPr/>
            </w:pPr>
            <w:r w:rsidDel="00000000" w:rsidR="00000000" w:rsidRPr="00000000">
              <w:rPr>
                <w:rtl w:val="0"/>
              </w:rPr>
              <w:t xml:space="preserve">5</w:t>
            </w:r>
          </w:p>
        </w:tc>
        <w:tc>
          <w:tcPr>
            <w:gridSpan w:val="2"/>
          </w:tcPr>
          <w:p w:rsidR="00000000" w:rsidDel="00000000" w:rsidP="00000000" w:rsidRDefault="00000000" w:rsidRPr="00000000" w14:paraId="00000B73">
            <w:pPr>
              <w:rPr/>
            </w:pPr>
            <w:r w:rsidDel="00000000" w:rsidR="00000000" w:rsidRPr="00000000">
              <w:rPr>
                <w:rtl w:val="0"/>
              </w:rPr>
              <w:t xml:space="preserve">5.1. Si el servicio está registrado</w:t>
            </w:r>
          </w:p>
        </w:tc>
      </w:tr>
      <w:tr>
        <w:trPr>
          <w:cantSplit w:val="0"/>
          <w:trHeight w:val="66" w:hRule="atLeast"/>
          <w:tblHeader w:val="0"/>
        </w:trPr>
        <w:tc>
          <w:tcPr>
            <w:vMerge w:val="continue"/>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77">
            <w:pPr>
              <w:jc w:val="right"/>
              <w:rPr/>
            </w:pPr>
            <w:r w:rsidDel="00000000" w:rsidR="00000000" w:rsidRPr="00000000">
              <w:rPr>
                <w:rtl w:val="0"/>
              </w:rPr>
              <w:t xml:space="preserve">1</w:t>
            </w:r>
          </w:p>
        </w:tc>
        <w:tc>
          <w:tcPr/>
          <w:p w:rsidR="00000000" w:rsidDel="00000000" w:rsidP="00000000" w:rsidRDefault="00000000" w:rsidRPr="00000000" w14:paraId="00000B78">
            <w:pPr>
              <w:rPr/>
            </w:pPr>
            <w:r w:rsidDel="00000000" w:rsidR="00000000" w:rsidRPr="00000000">
              <w:rPr>
                <w:rtl w:val="0"/>
              </w:rPr>
              <w:t xml:space="preserve">El sistema arroja una alerta con el servicio que ya existe.</w:t>
            </w:r>
          </w:p>
        </w:tc>
      </w:tr>
      <w:tr>
        <w:trPr>
          <w:cantSplit w:val="0"/>
          <w:trHeight w:val="66" w:hRule="atLeast"/>
          <w:tblHeader w:val="0"/>
        </w:trPr>
        <w:tc>
          <w:tcPr>
            <w:vMerge w:val="continue"/>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7B">
            <w:pPr>
              <w:jc w:val="right"/>
              <w:rPr/>
            </w:pPr>
            <w:r w:rsidDel="00000000" w:rsidR="00000000" w:rsidRPr="00000000">
              <w:rPr>
                <w:rtl w:val="0"/>
              </w:rPr>
              <w:t xml:space="preserve">2</w:t>
            </w:r>
          </w:p>
        </w:tc>
        <w:tc>
          <w:tcPr/>
          <w:p w:rsidR="00000000" w:rsidDel="00000000" w:rsidP="00000000" w:rsidRDefault="00000000" w:rsidRPr="00000000" w14:paraId="00000B7C">
            <w:pPr>
              <w:rPr/>
            </w:pPr>
            <w:r w:rsidDel="00000000" w:rsidR="00000000" w:rsidRPr="00000000">
              <w:rPr>
                <w:rtl w:val="0"/>
              </w:rPr>
              <w:t xml:space="preserve">El sistema devuelve al administrador al paso 3.</w:t>
            </w:r>
          </w:p>
        </w:tc>
      </w:tr>
      <w:tr>
        <w:trPr>
          <w:cantSplit w:val="0"/>
          <w:trHeight w:val="66" w:hRule="atLeast"/>
          <w:tblHeader w:val="0"/>
        </w:trPr>
        <w:tc>
          <w:tcPr>
            <w:vMerge w:val="continue"/>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7F">
            <w:pPr>
              <w:rPr/>
            </w:pPr>
            <w:r w:rsidDel="00000000" w:rsidR="00000000" w:rsidRPr="00000000">
              <w:rPr>
                <w:rtl w:val="0"/>
              </w:rPr>
              <w:t xml:space="preserve">5.2</w:t>
            </w:r>
          </w:p>
        </w:tc>
        <w:tc>
          <w:tcPr/>
          <w:p w:rsidR="00000000" w:rsidDel="00000000" w:rsidP="00000000" w:rsidRDefault="00000000" w:rsidRPr="00000000" w14:paraId="00000B80">
            <w:pPr>
              <w:rPr/>
            </w:pPr>
            <w:r w:rsidDel="00000000" w:rsidR="00000000" w:rsidRPr="00000000">
              <w:rPr>
                <w:rtl w:val="0"/>
              </w:rPr>
              <w:t xml:space="preserve">Campos Obligatorios no Completados</w:t>
            </w:r>
          </w:p>
        </w:tc>
      </w:tr>
      <w:tr>
        <w:trPr>
          <w:cantSplit w:val="0"/>
          <w:trHeight w:val="99" w:hRule="atLeast"/>
          <w:tblHeader w:val="0"/>
        </w:trPr>
        <w:tc>
          <w:tcPr>
            <w:vMerge w:val="continue"/>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83">
            <w:pPr>
              <w:jc w:val="right"/>
              <w:rPr/>
            </w:pPr>
            <w:r w:rsidDel="00000000" w:rsidR="00000000" w:rsidRPr="00000000">
              <w:rPr>
                <w:rtl w:val="0"/>
              </w:rPr>
              <w:t xml:space="preserve">1</w:t>
            </w:r>
          </w:p>
        </w:tc>
        <w:tc>
          <w:tcPr/>
          <w:p w:rsidR="00000000" w:rsidDel="00000000" w:rsidP="00000000" w:rsidRDefault="00000000" w:rsidRPr="00000000" w14:paraId="00000B84">
            <w:pPr>
              <w:rPr/>
            </w:pPr>
            <w:r w:rsidDel="00000000" w:rsidR="00000000" w:rsidRPr="00000000">
              <w:rPr>
                <w:rtl w:val="0"/>
              </w:rPr>
              <w:t xml:space="preserve">El sistema muestra un mensaje de error.</w:t>
            </w:r>
          </w:p>
        </w:tc>
      </w:tr>
      <w:tr>
        <w:trPr>
          <w:cantSplit w:val="0"/>
          <w:trHeight w:val="66" w:hRule="atLeast"/>
          <w:tblHeader w:val="0"/>
        </w:trPr>
        <w:tc>
          <w:tcPr>
            <w:vMerge w:val="continue"/>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87">
            <w:pPr>
              <w:jc w:val="right"/>
              <w:rPr/>
            </w:pPr>
            <w:r w:rsidDel="00000000" w:rsidR="00000000" w:rsidRPr="00000000">
              <w:rPr>
                <w:rtl w:val="0"/>
              </w:rPr>
              <w:t xml:space="preserve">2</w:t>
            </w:r>
          </w:p>
        </w:tc>
        <w:tc>
          <w:tcPr/>
          <w:p w:rsidR="00000000" w:rsidDel="00000000" w:rsidP="00000000" w:rsidRDefault="00000000" w:rsidRPr="00000000" w14:paraId="00000B88">
            <w:pPr>
              <w:rPr/>
            </w:pPr>
            <w:r w:rsidDel="00000000" w:rsidR="00000000" w:rsidRPr="00000000">
              <w:rPr>
                <w:rtl w:val="0"/>
              </w:rPr>
              <w:t xml:space="preserve">Indica qué campo o campos deben completarse.</w:t>
            </w:r>
          </w:p>
        </w:tc>
      </w:tr>
      <w:tr>
        <w:trPr>
          <w:cantSplit w:val="0"/>
          <w:trHeight w:val="66" w:hRule="atLeast"/>
          <w:tblHeader w:val="0"/>
        </w:trPr>
        <w:tc>
          <w:tcPr>
            <w:vMerge w:val="continue"/>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8A">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B8B">
            <w:pPr>
              <w:jc w:val="right"/>
              <w:rPr/>
            </w:pPr>
            <w:r w:rsidDel="00000000" w:rsidR="00000000" w:rsidRPr="00000000">
              <w:rPr>
                <w:rtl w:val="0"/>
              </w:rPr>
              <w:t xml:space="preserve">3</w:t>
            </w:r>
          </w:p>
        </w:tc>
        <w:tc>
          <w:tcPr/>
          <w:p w:rsidR="00000000" w:rsidDel="00000000" w:rsidP="00000000" w:rsidRDefault="00000000" w:rsidRPr="00000000" w14:paraId="00000B8C">
            <w:pPr>
              <w:rPr/>
            </w:pPr>
            <w:r w:rsidDel="00000000" w:rsidR="00000000" w:rsidRPr="00000000">
              <w:rPr>
                <w:rtl w:val="0"/>
              </w:rPr>
              <w:t xml:space="preserve">Solicita al usuario que complete la información requerida.</w:t>
            </w:r>
          </w:p>
        </w:tc>
      </w:tr>
      <w:tr>
        <w:trPr>
          <w:cantSplit w:val="0"/>
          <w:tblHeader w:val="0"/>
        </w:trPr>
        <w:tc>
          <w:tcPr>
            <w:vMerge w:val="continue"/>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B8E">
            <w:pPr>
              <w:rPr/>
            </w:pPr>
            <w:r w:rsidDel="00000000" w:rsidR="00000000" w:rsidRPr="00000000">
              <w:rPr>
                <w:rtl w:val="0"/>
              </w:rPr>
            </w:r>
          </w:p>
        </w:tc>
        <w:tc>
          <w:tcPr>
            <w:gridSpan w:val="2"/>
          </w:tcPr>
          <w:p w:rsidR="00000000" w:rsidDel="00000000" w:rsidP="00000000" w:rsidRDefault="00000000" w:rsidRPr="00000000" w14:paraId="00000B8F">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B93">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B97">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B99">
            <w:pPr>
              <w:rPr/>
            </w:pPr>
            <w:r w:rsidDel="00000000" w:rsidR="00000000" w:rsidRPr="00000000">
              <w:rPr>
                <w:rtl w:val="0"/>
              </w:rPr>
              <w:t xml:space="preserve">Documentación</w:t>
            </w:r>
          </w:p>
          <w:p w:rsidR="00000000" w:rsidDel="00000000" w:rsidP="00000000" w:rsidRDefault="00000000" w:rsidRPr="00000000" w14:paraId="00000B9A">
            <w:pPr>
              <w:rPr/>
            </w:pPr>
            <w:r w:rsidDel="00000000" w:rsidR="00000000" w:rsidRPr="00000000">
              <w:rPr>
                <w:rtl w:val="0"/>
              </w:rPr>
              <w:t xml:space="preserve">Regla de Negocio</w:t>
            </w:r>
          </w:p>
          <w:p w:rsidR="00000000" w:rsidDel="00000000" w:rsidP="00000000" w:rsidRDefault="00000000" w:rsidRPr="00000000" w14:paraId="00000B9B">
            <w:pPr>
              <w:rPr/>
            </w:pPr>
            <w:r w:rsidDel="00000000" w:rsidR="00000000" w:rsidRPr="00000000">
              <w:rPr>
                <w:rtl w:val="0"/>
              </w:rPr>
              <w:t xml:space="preserve">Normatividad</w:t>
            </w:r>
          </w:p>
        </w:tc>
        <w:tc>
          <w:tcPr>
            <w:gridSpan w:val="3"/>
          </w:tcPr>
          <w:p w:rsidR="00000000" w:rsidDel="00000000" w:rsidP="00000000" w:rsidRDefault="00000000" w:rsidRPr="00000000" w14:paraId="00000B9C">
            <w:pPr>
              <w:rPr/>
            </w:pPr>
            <w:r w:rsidDel="00000000" w:rsidR="00000000" w:rsidRPr="00000000">
              <w:rPr>
                <w:rtl w:val="0"/>
              </w:rPr>
              <w:t xml:space="preserve">CA_05.1.1.1 Se deben de llenar todos los campos para que se registre un servicio.</w:t>
            </w:r>
          </w:p>
        </w:tc>
      </w:tr>
      <w:tr>
        <w:trPr>
          <w:cantSplit w:val="0"/>
          <w:tblHeader w:val="0"/>
        </w:trPr>
        <w:tc>
          <w:tcPr>
            <w:vMerge w:val="continue"/>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BA0">
            <w:pPr>
              <w:rPr/>
            </w:pPr>
            <w:r w:rsidDel="00000000" w:rsidR="00000000" w:rsidRPr="00000000">
              <w:rPr>
                <w:rtl w:val="0"/>
              </w:rPr>
              <w:t xml:space="preserve">CA_05.1.1.2 En caso de que se registre un servicio con mismo nombre el sistema manda error</w:t>
            </w:r>
          </w:p>
        </w:tc>
      </w:tr>
      <w:tr>
        <w:trPr>
          <w:cantSplit w:val="0"/>
          <w:tblHeader w:val="0"/>
        </w:trPr>
        <w:tc>
          <w:tcPr/>
          <w:p w:rsidR="00000000" w:rsidDel="00000000" w:rsidP="00000000" w:rsidRDefault="00000000" w:rsidRPr="00000000" w14:paraId="00000BA3">
            <w:pPr>
              <w:rPr/>
            </w:pPr>
            <w:r w:rsidDel="00000000" w:rsidR="00000000" w:rsidRPr="00000000">
              <w:rPr>
                <w:rtl w:val="0"/>
              </w:rPr>
              <w:t xml:space="preserve">Comentarios</w:t>
            </w:r>
          </w:p>
        </w:tc>
        <w:tc>
          <w:tcPr>
            <w:gridSpan w:val="3"/>
          </w:tcPr>
          <w:p w:rsidR="00000000" w:rsidDel="00000000" w:rsidP="00000000" w:rsidRDefault="00000000" w:rsidRPr="00000000" w14:paraId="00000BA4">
            <w:pPr>
              <w:rPr/>
            </w:pPr>
            <w:r w:rsidDel="00000000" w:rsidR="00000000" w:rsidRPr="00000000">
              <w:rPr>
                <w:rtl w:val="0"/>
              </w:rPr>
            </w:r>
          </w:p>
        </w:tc>
      </w:tr>
      <w:tr>
        <w:trPr>
          <w:cantSplit w:val="0"/>
          <w:tblHeader w:val="0"/>
        </w:trPr>
        <w:tc>
          <w:tcPr/>
          <w:p w:rsidR="00000000" w:rsidDel="00000000" w:rsidP="00000000" w:rsidRDefault="00000000" w:rsidRPr="00000000" w14:paraId="00000BA7">
            <w:pPr>
              <w:rPr/>
            </w:pPr>
            <w:r w:rsidDel="00000000" w:rsidR="00000000" w:rsidRPr="00000000">
              <w:rPr>
                <w:rtl w:val="0"/>
              </w:rPr>
              <w:t xml:space="preserve">Responsables</w:t>
            </w:r>
          </w:p>
        </w:tc>
        <w:tc>
          <w:tcPr>
            <w:gridSpan w:val="3"/>
          </w:tcPr>
          <w:p w:rsidR="00000000" w:rsidDel="00000000" w:rsidP="00000000" w:rsidRDefault="00000000" w:rsidRPr="00000000" w14:paraId="00000BA8">
            <w:pPr>
              <w:rPr/>
            </w:pPr>
            <w:r w:rsidDel="00000000" w:rsidR="00000000" w:rsidRPr="00000000">
              <w:rPr>
                <w:rtl w:val="0"/>
              </w:rPr>
              <w:t xml:space="preserve">Joel Tuiran</w:t>
            </w:r>
          </w:p>
        </w:tc>
      </w:tr>
      <w:tr>
        <w:trPr>
          <w:cantSplit w:val="0"/>
          <w:tblHeader w:val="0"/>
        </w:trPr>
        <w:tc>
          <w:tcPr/>
          <w:p w:rsidR="00000000" w:rsidDel="00000000" w:rsidP="00000000" w:rsidRDefault="00000000" w:rsidRPr="00000000" w14:paraId="00000BAB">
            <w:pPr>
              <w:rPr>
                <w:b w:val="0"/>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r>
          </w:p>
        </w:tc>
        <w:tc>
          <w:tcPr>
            <w:gridSpan w:val="3"/>
          </w:tcPr>
          <w:p w:rsidR="00000000" w:rsidDel="00000000" w:rsidP="00000000" w:rsidRDefault="00000000" w:rsidRPr="00000000" w14:paraId="00000BAD">
            <w:pPr>
              <w:rPr/>
            </w:pPr>
            <w:r w:rsidDel="00000000" w:rsidR="00000000" w:rsidRPr="00000000">
              <w:rPr>
                <w:rtl w:val="0"/>
              </w:rPr>
            </w:r>
          </w:p>
        </w:tc>
      </w:tr>
    </w:tbl>
    <w:p w:rsidR="00000000" w:rsidDel="00000000" w:rsidP="00000000" w:rsidRDefault="00000000" w:rsidRPr="00000000" w14:paraId="00000BB0">
      <w:pPr>
        <w:rPr/>
      </w:pPr>
      <w:r w:rsidDel="00000000" w:rsidR="00000000" w:rsidRPr="00000000">
        <w:rPr>
          <w:rtl w:val="0"/>
        </w:rPr>
      </w:r>
    </w:p>
    <w:tbl>
      <w:tblPr>
        <w:tblStyle w:val="Table2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BB1">
            <w:pPr>
              <w:rPr/>
            </w:pPr>
            <w:r w:rsidDel="00000000" w:rsidR="00000000" w:rsidRPr="00000000">
              <w:rPr>
                <w:rtl w:val="0"/>
              </w:rPr>
              <w:t xml:space="preserve">CU -</w:t>
            </w:r>
          </w:p>
        </w:tc>
        <w:tc>
          <w:tcPr>
            <w:gridSpan w:val="4"/>
          </w:tcPr>
          <w:p w:rsidR="00000000" w:rsidDel="00000000" w:rsidP="00000000" w:rsidRDefault="00000000" w:rsidRPr="00000000" w14:paraId="00000BB2">
            <w:pPr>
              <w:rPr/>
            </w:pPr>
            <w:r w:rsidDel="00000000" w:rsidR="00000000" w:rsidRPr="00000000">
              <w:rPr>
                <w:i w:val="1"/>
                <w:rtl w:val="0"/>
              </w:rPr>
              <w:t xml:space="preserve">CU.05.1.2 Buscar un servicio</w:t>
            </w:r>
            <w:r w:rsidDel="00000000" w:rsidR="00000000" w:rsidRPr="00000000">
              <w:rPr>
                <w:rtl w:val="0"/>
              </w:rPr>
            </w:r>
          </w:p>
        </w:tc>
      </w:tr>
      <w:tr>
        <w:trPr>
          <w:cantSplit w:val="0"/>
          <w:tblHeader w:val="0"/>
        </w:trPr>
        <w:tc>
          <w:tcPr/>
          <w:p w:rsidR="00000000" w:rsidDel="00000000" w:rsidP="00000000" w:rsidRDefault="00000000" w:rsidRPr="00000000" w14:paraId="00000BB6">
            <w:pPr>
              <w:rPr/>
            </w:pPr>
            <w:r w:rsidDel="00000000" w:rsidR="00000000" w:rsidRPr="00000000">
              <w:rPr>
                <w:rtl w:val="0"/>
              </w:rPr>
              <w:t xml:space="preserve">Dependencias</w:t>
            </w:r>
          </w:p>
        </w:tc>
        <w:tc>
          <w:tcPr>
            <w:gridSpan w:val="4"/>
          </w:tcPr>
          <w:p w:rsidR="00000000" w:rsidDel="00000000" w:rsidP="00000000" w:rsidRDefault="00000000" w:rsidRPr="00000000" w14:paraId="00000BB7">
            <w:pPr>
              <w:rPr/>
            </w:pPr>
            <w:r w:rsidDel="00000000" w:rsidR="00000000" w:rsidRPr="00000000">
              <w:rPr>
                <w:rtl w:val="0"/>
              </w:rPr>
              <w:t xml:space="preserve">CU 05 servicios</w:t>
            </w:r>
          </w:p>
          <w:p w:rsidR="00000000" w:rsidDel="00000000" w:rsidP="00000000" w:rsidRDefault="00000000" w:rsidRPr="00000000" w14:paraId="00000BB8">
            <w:pPr>
              <w:rPr/>
            </w:pPr>
            <w:r w:rsidDel="00000000" w:rsidR="00000000" w:rsidRPr="00000000">
              <w:rPr>
                <w:rtl w:val="0"/>
              </w:rPr>
              <w:t xml:space="preserve">CU 05.1 Gestión servicios</w:t>
            </w:r>
          </w:p>
        </w:tc>
      </w:tr>
      <w:tr>
        <w:trPr>
          <w:cantSplit w:val="0"/>
          <w:tblHeader w:val="0"/>
        </w:trPr>
        <w:tc>
          <w:tcPr/>
          <w:p w:rsidR="00000000" w:rsidDel="00000000" w:rsidP="00000000" w:rsidRDefault="00000000" w:rsidRPr="00000000" w14:paraId="00000BBC">
            <w:pPr>
              <w:rPr/>
            </w:pPr>
            <w:r w:rsidDel="00000000" w:rsidR="00000000" w:rsidRPr="00000000">
              <w:rPr>
                <w:rtl w:val="0"/>
              </w:rPr>
              <w:t xml:space="preserve">Pre – Condiciones</w:t>
            </w:r>
          </w:p>
        </w:tc>
        <w:tc>
          <w:tcPr>
            <w:gridSpan w:val="4"/>
          </w:tcPr>
          <w:p w:rsidR="00000000" w:rsidDel="00000000" w:rsidP="00000000" w:rsidRDefault="00000000" w:rsidRPr="00000000" w14:paraId="00000BBD">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BC1">
            <w:pPr>
              <w:rPr/>
            </w:pPr>
            <w:r w:rsidDel="00000000" w:rsidR="00000000" w:rsidRPr="00000000">
              <w:rPr>
                <w:rtl w:val="0"/>
              </w:rPr>
              <w:t xml:space="preserve">Descripción</w:t>
            </w:r>
          </w:p>
        </w:tc>
        <w:tc>
          <w:tcPr>
            <w:gridSpan w:val="4"/>
          </w:tcPr>
          <w:p w:rsidR="00000000" w:rsidDel="00000000" w:rsidP="00000000" w:rsidRDefault="00000000" w:rsidRPr="00000000" w14:paraId="00000BC2">
            <w:pPr>
              <w:rPr/>
            </w:pPr>
            <w:r w:rsidDel="00000000" w:rsidR="00000000" w:rsidRPr="00000000">
              <w:rPr>
                <w:rtl w:val="0"/>
              </w:rPr>
              <w:t xml:space="preserve">El sistema deberá comportarse como se describe en el siguiente caso de uso para buscar información sobre los servicios.</w:t>
            </w:r>
          </w:p>
        </w:tc>
      </w:tr>
      <w:tr>
        <w:trPr>
          <w:cantSplit w:val="0"/>
          <w:tblHeader w:val="0"/>
        </w:trPr>
        <w:tc>
          <w:tcPr/>
          <w:p w:rsidR="00000000" w:rsidDel="00000000" w:rsidP="00000000" w:rsidRDefault="00000000" w:rsidRPr="00000000" w14:paraId="00000BC6">
            <w:pPr>
              <w:rPr/>
            </w:pPr>
            <w:r w:rsidDel="00000000" w:rsidR="00000000" w:rsidRPr="00000000">
              <w:rPr>
                <w:rtl w:val="0"/>
              </w:rPr>
            </w:r>
          </w:p>
        </w:tc>
        <w:tc>
          <w:tcPr>
            <w:gridSpan w:val="4"/>
          </w:tcPr>
          <w:p w:rsidR="00000000" w:rsidDel="00000000" w:rsidP="00000000" w:rsidRDefault="00000000" w:rsidRPr="00000000" w14:paraId="00000BC7">
            <w:pPr>
              <w:rPr/>
            </w:pPr>
            <w:r w:rsidDel="00000000" w:rsidR="00000000" w:rsidRPr="00000000">
              <w:rPr>
                <w:rtl w:val="0"/>
              </w:rPr>
            </w:r>
          </w:p>
        </w:tc>
      </w:tr>
      <w:tr>
        <w:trPr>
          <w:cantSplit w:val="0"/>
          <w:tblHeader w:val="0"/>
        </w:trPr>
        <w:tc>
          <w:tcPr/>
          <w:p w:rsidR="00000000" w:rsidDel="00000000" w:rsidP="00000000" w:rsidRDefault="00000000" w:rsidRPr="00000000" w14:paraId="00000BCB">
            <w:pPr>
              <w:rPr/>
            </w:pPr>
            <w:r w:rsidDel="00000000" w:rsidR="00000000" w:rsidRPr="00000000">
              <w:rPr>
                <w:rtl w:val="0"/>
              </w:rPr>
              <w:t xml:space="preserve">Actores</w:t>
            </w:r>
          </w:p>
        </w:tc>
        <w:tc>
          <w:tcPr>
            <w:gridSpan w:val="4"/>
          </w:tcPr>
          <w:p w:rsidR="00000000" w:rsidDel="00000000" w:rsidP="00000000" w:rsidRDefault="00000000" w:rsidRPr="00000000" w14:paraId="00000BCC">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BD0">
            <w:pPr>
              <w:rPr/>
            </w:pPr>
            <w:r w:rsidDel="00000000" w:rsidR="00000000" w:rsidRPr="00000000">
              <w:rPr>
                <w:rtl w:val="0"/>
              </w:rPr>
              <w:t xml:space="preserve">Secuencia Normal</w:t>
            </w:r>
          </w:p>
        </w:tc>
        <w:tc>
          <w:tcPr/>
          <w:p w:rsidR="00000000" w:rsidDel="00000000" w:rsidP="00000000" w:rsidRDefault="00000000" w:rsidRPr="00000000" w14:paraId="00000BD1">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BD2">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BD6">
            <w:pPr>
              <w:rPr/>
            </w:pPr>
            <w:r w:rsidDel="00000000" w:rsidR="00000000" w:rsidRPr="00000000">
              <w:rPr>
                <w:rtl w:val="0"/>
              </w:rPr>
              <w:t xml:space="preserve">1</w:t>
            </w:r>
          </w:p>
        </w:tc>
        <w:tc>
          <w:tcPr>
            <w:gridSpan w:val="3"/>
          </w:tcPr>
          <w:p w:rsidR="00000000" w:rsidDel="00000000" w:rsidP="00000000" w:rsidRDefault="00000000" w:rsidRPr="00000000" w14:paraId="00000BD7">
            <w:pPr>
              <w:rPr/>
            </w:pPr>
            <w:r w:rsidDel="00000000" w:rsidR="00000000" w:rsidRPr="00000000">
              <w:rPr>
                <w:rtl w:val="0"/>
              </w:rPr>
              <w:t xml:space="preserve">El usuario ingresa a buscar información sobre los servicios</w:t>
            </w:r>
          </w:p>
        </w:tc>
      </w:tr>
      <w:tr>
        <w:trPr>
          <w:cantSplit w:val="0"/>
          <w:tblHeader w:val="0"/>
        </w:trPr>
        <w:tc>
          <w:tcPr>
            <w:vMerge w:val="continue"/>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DB">
            <w:pPr>
              <w:rPr/>
            </w:pPr>
            <w:r w:rsidDel="00000000" w:rsidR="00000000" w:rsidRPr="00000000">
              <w:rPr>
                <w:rtl w:val="0"/>
              </w:rPr>
              <w:t xml:space="preserve">2</w:t>
            </w:r>
          </w:p>
        </w:tc>
        <w:tc>
          <w:tcPr>
            <w:gridSpan w:val="3"/>
          </w:tcPr>
          <w:p w:rsidR="00000000" w:rsidDel="00000000" w:rsidP="00000000" w:rsidRDefault="00000000" w:rsidRPr="00000000" w14:paraId="00000BDC">
            <w:pPr>
              <w:rPr/>
            </w:pPr>
            <w:r w:rsidDel="00000000" w:rsidR="00000000" w:rsidRPr="00000000">
              <w:rPr>
                <w:rtl w:val="0"/>
              </w:rPr>
              <w:t xml:space="preserve">El sistema toma el dato de búsqueda</w:t>
            </w:r>
          </w:p>
        </w:tc>
      </w:tr>
      <w:tr>
        <w:trPr>
          <w:cantSplit w:val="0"/>
          <w:tblHeader w:val="0"/>
        </w:trPr>
        <w:tc>
          <w:tcPr>
            <w:vMerge w:val="continue"/>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E0">
            <w:pPr>
              <w:rPr/>
            </w:pPr>
            <w:r w:rsidDel="00000000" w:rsidR="00000000" w:rsidRPr="00000000">
              <w:rPr>
                <w:rtl w:val="0"/>
              </w:rPr>
              <w:t xml:space="preserve">3</w:t>
            </w:r>
          </w:p>
        </w:tc>
        <w:tc>
          <w:tcPr>
            <w:gridSpan w:val="3"/>
          </w:tcPr>
          <w:p w:rsidR="00000000" w:rsidDel="00000000" w:rsidP="00000000" w:rsidRDefault="00000000" w:rsidRPr="00000000" w14:paraId="00000BE1">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E5">
            <w:pPr>
              <w:rPr/>
            </w:pPr>
            <w:r w:rsidDel="00000000" w:rsidR="00000000" w:rsidRPr="00000000">
              <w:rPr>
                <w:rtl w:val="0"/>
              </w:rPr>
              <w:t xml:space="preserve">4</w:t>
            </w:r>
          </w:p>
        </w:tc>
        <w:tc>
          <w:tcPr>
            <w:gridSpan w:val="3"/>
          </w:tcPr>
          <w:p w:rsidR="00000000" w:rsidDel="00000000" w:rsidP="00000000" w:rsidRDefault="00000000" w:rsidRPr="00000000" w14:paraId="00000BE6">
            <w:pPr>
              <w:rPr/>
            </w:pPr>
            <w:r w:rsidDel="00000000" w:rsidR="00000000" w:rsidRPr="00000000">
              <w:rPr>
                <w:rtl w:val="0"/>
              </w:rPr>
              <w:t xml:space="preserve">El sistema ejecuta el CU05.1.2</w:t>
            </w:r>
          </w:p>
        </w:tc>
      </w:tr>
      <w:tr>
        <w:trPr>
          <w:cantSplit w:val="0"/>
          <w:tblHeader w:val="0"/>
        </w:trPr>
        <w:tc>
          <w:tcPr/>
          <w:p w:rsidR="00000000" w:rsidDel="00000000" w:rsidP="00000000" w:rsidRDefault="00000000" w:rsidRPr="00000000" w14:paraId="00000BE9">
            <w:pPr>
              <w:rPr/>
            </w:pPr>
            <w:r w:rsidDel="00000000" w:rsidR="00000000" w:rsidRPr="00000000">
              <w:rPr>
                <w:rtl w:val="0"/>
              </w:rPr>
              <w:t xml:space="preserve">Post - Condición</w:t>
            </w:r>
          </w:p>
        </w:tc>
        <w:tc>
          <w:tcPr>
            <w:gridSpan w:val="4"/>
          </w:tcPr>
          <w:p w:rsidR="00000000" w:rsidDel="00000000" w:rsidP="00000000" w:rsidRDefault="00000000" w:rsidRPr="00000000" w14:paraId="00000BEA">
            <w:pPr>
              <w:rPr/>
            </w:pPr>
            <w:r w:rsidDel="00000000" w:rsidR="00000000" w:rsidRPr="00000000">
              <w:rPr>
                <w:rtl w:val="0"/>
              </w:rPr>
              <w:t xml:space="preserve">Se ha mostrado la lista de los servicios de acuerdo al dato de búsqueda</w:t>
            </w:r>
          </w:p>
        </w:tc>
      </w:tr>
      <w:tr>
        <w:trPr>
          <w:cantSplit w:val="0"/>
          <w:tblHeader w:val="0"/>
        </w:trPr>
        <w:tc>
          <w:tcPr/>
          <w:p w:rsidR="00000000" w:rsidDel="00000000" w:rsidP="00000000" w:rsidRDefault="00000000" w:rsidRPr="00000000" w14:paraId="00000BEE">
            <w:pPr>
              <w:rPr/>
            </w:pPr>
            <w:r w:rsidDel="00000000" w:rsidR="00000000" w:rsidRPr="00000000">
              <w:rPr>
                <w:rtl w:val="0"/>
              </w:rPr>
              <w:t xml:space="preserve">Excepciones</w:t>
            </w:r>
          </w:p>
        </w:tc>
        <w:tc>
          <w:tcPr/>
          <w:p w:rsidR="00000000" w:rsidDel="00000000" w:rsidP="00000000" w:rsidRDefault="00000000" w:rsidRPr="00000000" w14:paraId="00000BEF">
            <w:pPr>
              <w:rPr/>
            </w:pPr>
            <w:r w:rsidDel="00000000" w:rsidR="00000000" w:rsidRPr="00000000">
              <w:rPr>
                <w:rtl w:val="0"/>
              </w:rPr>
              <w:t xml:space="preserve">Paso</w:t>
            </w:r>
          </w:p>
        </w:tc>
        <w:tc>
          <w:tcPr>
            <w:gridSpan w:val="3"/>
          </w:tcPr>
          <w:p w:rsidR="00000000" w:rsidDel="00000000" w:rsidP="00000000" w:rsidRDefault="00000000" w:rsidRPr="00000000" w14:paraId="00000BF0">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BF3">
            <w:pPr>
              <w:rPr/>
            </w:pPr>
            <w:r w:rsidDel="00000000" w:rsidR="00000000" w:rsidRPr="00000000">
              <w:rPr>
                <w:rtl w:val="0"/>
              </w:rPr>
            </w:r>
          </w:p>
        </w:tc>
        <w:tc>
          <w:tcPr>
            <w:vMerge w:val="restart"/>
          </w:tcPr>
          <w:p w:rsidR="00000000" w:rsidDel="00000000" w:rsidP="00000000" w:rsidRDefault="00000000" w:rsidRPr="00000000" w14:paraId="00000BF4">
            <w:pPr>
              <w:rPr/>
            </w:pPr>
            <w:r w:rsidDel="00000000" w:rsidR="00000000" w:rsidRPr="00000000">
              <w:rPr>
                <w:rtl w:val="0"/>
              </w:rPr>
            </w:r>
          </w:p>
        </w:tc>
        <w:tc>
          <w:tcPr>
            <w:gridSpan w:val="3"/>
          </w:tcPr>
          <w:p w:rsidR="00000000" w:rsidDel="00000000" w:rsidP="00000000" w:rsidRDefault="00000000" w:rsidRPr="00000000" w14:paraId="00000BF5">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BFA">
            <w:pPr>
              <w:jc w:val="right"/>
              <w:rPr/>
            </w:pPr>
            <w:r w:rsidDel="00000000" w:rsidR="00000000" w:rsidRPr="00000000">
              <w:rPr>
                <w:rtl w:val="0"/>
              </w:rPr>
            </w:r>
          </w:p>
        </w:tc>
        <w:tc>
          <w:tcPr/>
          <w:p w:rsidR="00000000" w:rsidDel="00000000" w:rsidP="00000000" w:rsidRDefault="00000000" w:rsidRPr="00000000" w14:paraId="00000BFC">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BFF">
            <w:pPr>
              <w:jc w:val="right"/>
              <w:rPr/>
            </w:pPr>
            <w:r w:rsidDel="00000000" w:rsidR="00000000" w:rsidRPr="00000000">
              <w:rPr>
                <w:rtl w:val="0"/>
              </w:rPr>
            </w:r>
          </w:p>
        </w:tc>
        <w:tc>
          <w:tcPr/>
          <w:p w:rsidR="00000000" w:rsidDel="00000000" w:rsidP="00000000" w:rsidRDefault="00000000" w:rsidRPr="00000000" w14:paraId="00000C01">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C04">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09">
            <w:pPr>
              <w:jc w:val="right"/>
              <w:rPr/>
            </w:pPr>
            <w:r w:rsidDel="00000000" w:rsidR="00000000" w:rsidRPr="00000000">
              <w:rPr>
                <w:rtl w:val="0"/>
              </w:rPr>
            </w:r>
          </w:p>
        </w:tc>
        <w:tc>
          <w:tcPr>
            <w:gridSpan w:val="2"/>
          </w:tcPr>
          <w:p w:rsidR="00000000" w:rsidDel="00000000" w:rsidP="00000000" w:rsidRDefault="00000000" w:rsidRPr="00000000" w14:paraId="00000C0A">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0E">
            <w:pPr>
              <w:jc w:val="center"/>
              <w:rPr/>
            </w:pPr>
            <w:r w:rsidDel="00000000" w:rsidR="00000000" w:rsidRPr="00000000">
              <w:rPr>
                <w:rtl w:val="0"/>
              </w:rPr>
            </w:r>
          </w:p>
        </w:tc>
        <w:tc>
          <w:tcPr>
            <w:gridSpan w:val="2"/>
          </w:tcPr>
          <w:p w:rsidR="00000000" w:rsidDel="00000000" w:rsidP="00000000" w:rsidRDefault="00000000" w:rsidRPr="00000000" w14:paraId="00000C0F">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C11">
            <w:pPr>
              <w:rPr/>
            </w:pPr>
            <w:r w:rsidDel="00000000" w:rsidR="00000000" w:rsidRPr="00000000">
              <w:rPr>
                <w:rtl w:val="0"/>
              </w:rPr>
              <w:t xml:space="preserve">Documentación</w:t>
            </w:r>
          </w:p>
          <w:p w:rsidR="00000000" w:rsidDel="00000000" w:rsidP="00000000" w:rsidRDefault="00000000" w:rsidRPr="00000000" w14:paraId="00000C12">
            <w:pPr>
              <w:rPr/>
            </w:pPr>
            <w:r w:rsidDel="00000000" w:rsidR="00000000" w:rsidRPr="00000000">
              <w:rPr>
                <w:rtl w:val="0"/>
              </w:rPr>
              <w:t xml:space="preserve">Regla de Negocio</w:t>
            </w:r>
          </w:p>
          <w:p w:rsidR="00000000" w:rsidDel="00000000" w:rsidP="00000000" w:rsidRDefault="00000000" w:rsidRPr="00000000" w14:paraId="00000C13">
            <w:pPr>
              <w:rPr/>
            </w:pPr>
            <w:r w:rsidDel="00000000" w:rsidR="00000000" w:rsidRPr="00000000">
              <w:rPr>
                <w:rtl w:val="0"/>
              </w:rPr>
              <w:t xml:space="preserve">Normatividad</w:t>
            </w:r>
          </w:p>
        </w:tc>
        <w:tc>
          <w:tcPr>
            <w:gridSpan w:val="4"/>
          </w:tcPr>
          <w:p w:rsidR="00000000" w:rsidDel="00000000" w:rsidP="00000000" w:rsidRDefault="00000000" w:rsidRPr="00000000" w14:paraId="00000C14">
            <w:pPr>
              <w:rPr/>
            </w:pPr>
            <w:r w:rsidDel="00000000" w:rsidR="00000000" w:rsidRPr="00000000">
              <w:rPr>
                <w:rtl w:val="0"/>
              </w:rPr>
              <w:t xml:space="preserve">CA_05.1.1.4</w:t>
              <w:tab/>
              <w:t xml:space="preserve">Se debe por lo menos ingresar un campo de la tabla para iniciar la búsqueda</w:t>
            </w:r>
          </w:p>
        </w:tc>
      </w:tr>
      <w:tr>
        <w:trPr>
          <w:cantSplit w:val="0"/>
          <w:tblHeader w:val="0"/>
        </w:trPr>
        <w:tc>
          <w:tcPr>
            <w:vMerge w:val="continue"/>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C19">
            <w:pPr>
              <w:rPr/>
            </w:pPr>
            <w:r w:rsidDel="00000000" w:rsidR="00000000" w:rsidRPr="00000000">
              <w:rPr>
                <w:rtl w:val="0"/>
              </w:rPr>
              <w:t xml:space="preserve">CA_05.1.2.2</w:t>
              <w:tab/>
              <w:t xml:space="preserve">Si el valor que se está buscando no se encuentra registrado el sistema mostrara un mensaje que indique que no hay ningún registro</w:t>
            </w:r>
          </w:p>
        </w:tc>
      </w:tr>
      <w:tr>
        <w:trPr>
          <w:cantSplit w:val="0"/>
          <w:tblHeader w:val="0"/>
        </w:trPr>
        <w:tc>
          <w:tcPr/>
          <w:p w:rsidR="00000000" w:rsidDel="00000000" w:rsidP="00000000" w:rsidRDefault="00000000" w:rsidRPr="00000000" w14:paraId="00000C1D">
            <w:pPr>
              <w:rPr/>
            </w:pPr>
            <w:r w:rsidDel="00000000" w:rsidR="00000000" w:rsidRPr="00000000">
              <w:rPr>
                <w:rtl w:val="0"/>
              </w:rPr>
              <w:t xml:space="preserve">Comentarios</w:t>
            </w:r>
          </w:p>
        </w:tc>
        <w:tc>
          <w:tcPr>
            <w:gridSpan w:val="4"/>
          </w:tcPr>
          <w:p w:rsidR="00000000" w:rsidDel="00000000" w:rsidP="00000000" w:rsidRDefault="00000000" w:rsidRPr="00000000" w14:paraId="00000C1E">
            <w:pPr>
              <w:rPr/>
            </w:pPr>
            <w:r w:rsidDel="00000000" w:rsidR="00000000" w:rsidRPr="00000000">
              <w:rPr>
                <w:rtl w:val="0"/>
              </w:rPr>
            </w:r>
          </w:p>
        </w:tc>
      </w:tr>
      <w:tr>
        <w:trPr>
          <w:cantSplit w:val="0"/>
          <w:tblHeader w:val="0"/>
        </w:trPr>
        <w:tc>
          <w:tcPr/>
          <w:p w:rsidR="00000000" w:rsidDel="00000000" w:rsidP="00000000" w:rsidRDefault="00000000" w:rsidRPr="00000000" w14:paraId="00000C22">
            <w:pPr>
              <w:rPr/>
            </w:pPr>
            <w:r w:rsidDel="00000000" w:rsidR="00000000" w:rsidRPr="00000000">
              <w:rPr>
                <w:rtl w:val="0"/>
              </w:rPr>
              <w:t xml:space="preserve">Responsables</w:t>
            </w:r>
          </w:p>
        </w:tc>
        <w:tc>
          <w:tcPr>
            <w:gridSpan w:val="4"/>
          </w:tcPr>
          <w:p w:rsidR="00000000" w:rsidDel="00000000" w:rsidP="00000000" w:rsidRDefault="00000000" w:rsidRPr="00000000" w14:paraId="00000C23">
            <w:pPr>
              <w:rPr/>
            </w:pPr>
            <w:r w:rsidDel="00000000" w:rsidR="00000000" w:rsidRPr="00000000">
              <w:rPr>
                <w:rtl w:val="0"/>
              </w:rPr>
              <w:t xml:space="preserve">Joel Tuiran</w:t>
            </w:r>
          </w:p>
          <w:p w:rsidR="00000000" w:rsidDel="00000000" w:rsidP="00000000" w:rsidRDefault="00000000" w:rsidRPr="00000000" w14:paraId="00000C24">
            <w:pPr>
              <w:rPr/>
            </w:pPr>
            <w:r w:rsidDel="00000000" w:rsidR="00000000" w:rsidRPr="00000000">
              <w:rPr>
                <w:rtl w:val="0"/>
              </w:rPr>
            </w:r>
          </w:p>
        </w:tc>
      </w:tr>
    </w:tbl>
    <w:p w:rsidR="00000000" w:rsidDel="00000000" w:rsidP="00000000" w:rsidRDefault="00000000" w:rsidRPr="00000000" w14:paraId="00000C28">
      <w:pPr>
        <w:rPr>
          <w:rFonts w:ascii="Arial" w:cs="Arial" w:eastAsia="Arial" w:hAnsi="Arial"/>
          <w:b w:val="1"/>
        </w:rPr>
      </w:pPr>
      <w:r w:rsidDel="00000000" w:rsidR="00000000" w:rsidRPr="00000000">
        <w:rPr>
          <w:rtl w:val="0"/>
        </w:rPr>
      </w:r>
    </w:p>
    <w:p w:rsidR="00000000" w:rsidDel="00000000" w:rsidP="00000000" w:rsidRDefault="00000000" w:rsidRPr="00000000" w14:paraId="00000C29">
      <w:pPr>
        <w:rPr>
          <w:rFonts w:ascii="Arial" w:cs="Arial" w:eastAsia="Arial" w:hAnsi="Arial"/>
          <w:b w:val="1"/>
        </w:rPr>
      </w:pPr>
      <w:r w:rsidDel="00000000" w:rsidR="00000000" w:rsidRPr="00000000">
        <w:rPr>
          <w:rtl w:val="0"/>
        </w:rPr>
      </w:r>
    </w:p>
    <w:tbl>
      <w:tblPr>
        <w:tblStyle w:val="Table2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C2A">
            <w:pPr>
              <w:rPr/>
            </w:pPr>
            <w:r w:rsidDel="00000000" w:rsidR="00000000" w:rsidRPr="00000000">
              <w:rPr>
                <w:rtl w:val="0"/>
              </w:rPr>
              <w:t xml:space="preserve">CU -</w:t>
            </w:r>
          </w:p>
        </w:tc>
        <w:tc>
          <w:tcPr>
            <w:gridSpan w:val="4"/>
          </w:tcPr>
          <w:p w:rsidR="00000000" w:rsidDel="00000000" w:rsidP="00000000" w:rsidRDefault="00000000" w:rsidRPr="00000000" w14:paraId="00000C2B">
            <w:pPr>
              <w:rPr/>
            </w:pPr>
            <w:r w:rsidDel="00000000" w:rsidR="00000000" w:rsidRPr="00000000">
              <w:rPr>
                <w:i w:val="1"/>
                <w:rtl w:val="0"/>
              </w:rPr>
              <w:t xml:space="preserve">CU.05.1.3 actualizar un rol</w:t>
            </w:r>
            <w:r w:rsidDel="00000000" w:rsidR="00000000" w:rsidRPr="00000000">
              <w:rPr>
                <w:rtl w:val="0"/>
              </w:rPr>
            </w:r>
          </w:p>
        </w:tc>
      </w:tr>
      <w:tr>
        <w:trPr>
          <w:cantSplit w:val="0"/>
          <w:tblHeader w:val="0"/>
        </w:trPr>
        <w:tc>
          <w:tcPr/>
          <w:p w:rsidR="00000000" w:rsidDel="00000000" w:rsidP="00000000" w:rsidRDefault="00000000" w:rsidRPr="00000000" w14:paraId="00000C2F">
            <w:pPr>
              <w:rPr/>
            </w:pPr>
            <w:r w:rsidDel="00000000" w:rsidR="00000000" w:rsidRPr="00000000">
              <w:rPr>
                <w:rtl w:val="0"/>
              </w:rPr>
              <w:t xml:space="preserve">Dependencias</w:t>
            </w:r>
          </w:p>
        </w:tc>
        <w:tc>
          <w:tcPr>
            <w:gridSpan w:val="4"/>
          </w:tcPr>
          <w:p w:rsidR="00000000" w:rsidDel="00000000" w:rsidP="00000000" w:rsidRDefault="00000000" w:rsidRPr="00000000" w14:paraId="00000C30">
            <w:pPr>
              <w:rPr/>
            </w:pPr>
            <w:r w:rsidDel="00000000" w:rsidR="00000000" w:rsidRPr="00000000">
              <w:rPr>
                <w:rtl w:val="0"/>
              </w:rPr>
              <w:t xml:space="preserve">CU 05 servicios</w:t>
            </w:r>
          </w:p>
          <w:p w:rsidR="00000000" w:rsidDel="00000000" w:rsidP="00000000" w:rsidRDefault="00000000" w:rsidRPr="00000000" w14:paraId="00000C31">
            <w:pPr>
              <w:rPr/>
            </w:pPr>
            <w:r w:rsidDel="00000000" w:rsidR="00000000" w:rsidRPr="00000000">
              <w:rPr>
                <w:rtl w:val="0"/>
              </w:rPr>
              <w:t xml:space="preserve">CU 05.1 Gestión servicios</w:t>
            </w:r>
          </w:p>
          <w:p w:rsidR="00000000" w:rsidDel="00000000" w:rsidP="00000000" w:rsidRDefault="00000000" w:rsidRPr="00000000" w14:paraId="00000C32">
            <w:pPr>
              <w:rPr/>
            </w:pPr>
            <w:r w:rsidDel="00000000" w:rsidR="00000000" w:rsidRPr="00000000">
              <w:rPr>
                <w:rtl w:val="0"/>
              </w:rPr>
              <w:t xml:space="preserve">CU 05.1.5 Listar servicios</w:t>
            </w:r>
          </w:p>
        </w:tc>
      </w:tr>
      <w:tr>
        <w:trPr>
          <w:cantSplit w:val="0"/>
          <w:tblHeader w:val="0"/>
        </w:trPr>
        <w:tc>
          <w:tcPr/>
          <w:p w:rsidR="00000000" w:rsidDel="00000000" w:rsidP="00000000" w:rsidRDefault="00000000" w:rsidRPr="00000000" w14:paraId="00000C36">
            <w:pPr>
              <w:rPr/>
            </w:pPr>
            <w:r w:rsidDel="00000000" w:rsidR="00000000" w:rsidRPr="00000000">
              <w:rPr>
                <w:rtl w:val="0"/>
              </w:rPr>
              <w:t xml:space="preserve">Pre – Condiciones</w:t>
            </w:r>
          </w:p>
        </w:tc>
        <w:tc>
          <w:tcPr>
            <w:gridSpan w:val="4"/>
          </w:tcPr>
          <w:p w:rsidR="00000000" w:rsidDel="00000000" w:rsidP="00000000" w:rsidRDefault="00000000" w:rsidRPr="00000000" w14:paraId="00000C37">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C3B">
            <w:pPr>
              <w:rPr/>
            </w:pPr>
            <w:r w:rsidDel="00000000" w:rsidR="00000000" w:rsidRPr="00000000">
              <w:rPr>
                <w:rtl w:val="0"/>
              </w:rPr>
              <w:t xml:space="preserve">Descripción</w:t>
            </w:r>
          </w:p>
        </w:tc>
        <w:tc>
          <w:tcPr>
            <w:gridSpan w:val="4"/>
          </w:tcPr>
          <w:p w:rsidR="00000000" w:rsidDel="00000000" w:rsidP="00000000" w:rsidRDefault="00000000" w:rsidRPr="00000000" w14:paraId="00000C3C">
            <w:pPr>
              <w:rPr/>
            </w:pPr>
            <w:r w:rsidDel="00000000" w:rsidR="00000000" w:rsidRPr="00000000">
              <w:rPr>
                <w:rtl w:val="0"/>
              </w:rPr>
              <w:t xml:space="preserve">El sistema deberá comportarse como se describe en el siguiente caso de uso para actualizar un servicio</w:t>
            </w:r>
          </w:p>
        </w:tc>
      </w:tr>
      <w:tr>
        <w:trPr>
          <w:cantSplit w:val="0"/>
          <w:tblHeader w:val="0"/>
        </w:trPr>
        <w:tc>
          <w:tcPr/>
          <w:p w:rsidR="00000000" w:rsidDel="00000000" w:rsidP="00000000" w:rsidRDefault="00000000" w:rsidRPr="00000000" w14:paraId="00000C40">
            <w:pPr>
              <w:rPr/>
            </w:pPr>
            <w:r w:rsidDel="00000000" w:rsidR="00000000" w:rsidRPr="00000000">
              <w:rPr>
                <w:rtl w:val="0"/>
              </w:rPr>
              <w:t xml:space="preserve">Actores</w:t>
            </w:r>
          </w:p>
        </w:tc>
        <w:tc>
          <w:tcPr>
            <w:gridSpan w:val="4"/>
          </w:tcPr>
          <w:p w:rsidR="00000000" w:rsidDel="00000000" w:rsidP="00000000" w:rsidRDefault="00000000" w:rsidRPr="00000000" w14:paraId="00000C41">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C45">
            <w:pPr>
              <w:rPr/>
            </w:pPr>
            <w:r w:rsidDel="00000000" w:rsidR="00000000" w:rsidRPr="00000000">
              <w:rPr>
                <w:rtl w:val="0"/>
              </w:rPr>
              <w:t xml:space="preserve">Secuencia Normal</w:t>
            </w:r>
          </w:p>
        </w:tc>
        <w:tc>
          <w:tcPr/>
          <w:p w:rsidR="00000000" w:rsidDel="00000000" w:rsidP="00000000" w:rsidRDefault="00000000" w:rsidRPr="00000000" w14:paraId="00000C46">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C47">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C4B">
            <w:pPr>
              <w:rPr/>
            </w:pPr>
            <w:r w:rsidDel="00000000" w:rsidR="00000000" w:rsidRPr="00000000">
              <w:rPr>
                <w:rtl w:val="0"/>
              </w:rPr>
              <w:t xml:space="preserve">1</w:t>
            </w:r>
          </w:p>
        </w:tc>
        <w:tc>
          <w:tcPr>
            <w:gridSpan w:val="3"/>
          </w:tcPr>
          <w:p w:rsidR="00000000" w:rsidDel="00000000" w:rsidP="00000000" w:rsidRDefault="00000000" w:rsidRPr="00000000" w14:paraId="00000C4C">
            <w:pPr>
              <w:rPr/>
            </w:pPr>
            <w:r w:rsidDel="00000000" w:rsidR="00000000" w:rsidRPr="00000000">
              <w:rPr>
                <w:rtl w:val="0"/>
              </w:rPr>
              <w:t xml:space="preserve">Usuario ingresa a editar un servicio</w:t>
            </w:r>
          </w:p>
        </w:tc>
      </w:tr>
      <w:tr>
        <w:trPr>
          <w:cantSplit w:val="0"/>
          <w:tblHeader w:val="0"/>
        </w:trPr>
        <w:tc>
          <w:tcPr>
            <w:vMerge w:val="continue"/>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50">
            <w:pPr>
              <w:rPr/>
            </w:pPr>
            <w:r w:rsidDel="00000000" w:rsidR="00000000" w:rsidRPr="00000000">
              <w:rPr>
                <w:rtl w:val="0"/>
              </w:rPr>
              <w:t xml:space="preserve">2</w:t>
            </w:r>
          </w:p>
        </w:tc>
        <w:tc>
          <w:tcPr>
            <w:gridSpan w:val="3"/>
          </w:tcPr>
          <w:p w:rsidR="00000000" w:rsidDel="00000000" w:rsidP="00000000" w:rsidRDefault="00000000" w:rsidRPr="00000000" w14:paraId="00000C51">
            <w:pPr>
              <w:rPr/>
            </w:pPr>
            <w:r w:rsidDel="00000000" w:rsidR="00000000" w:rsidRPr="00000000">
              <w:rPr>
                <w:rtl w:val="0"/>
              </w:rPr>
              <w:t xml:space="preserve">El sistema toma el idservicio(select)</w:t>
            </w:r>
          </w:p>
        </w:tc>
      </w:tr>
      <w:tr>
        <w:trPr>
          <w:cantSplit w:val="0"/>
          <w:tblHeader w:val="0"/>
        </w:trPr>
        <w:tc>
          <w:tcPr>
            <w:vMerge w:val="continue"/>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55">
            <w:pPr>
              <w:rPr/>
            </w:pPr>
            <w:r w:rsidDel="00000000" w:rsidR="00000000" w:rsidRPr="00000000">
              <w:rPr>
                <w:rtl w:val="0"/>
              </w:rPr>
              <w:t xml:space="preserve">3</w:t>
            </w:r>
          </w:p>
        </w:tc>
        <w:tc>
          <w:tcPr>
            <w:gridSpan w:val="3"/>
          </w:tcPr>
          <w:p w:rsidR="00000000" w:rsidDel="00000000" w:rsidP="00000000" w:rsidRDefault="00000000" w:rsidRPr="00000000" w14:paraId="00000C56">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5A">
            <w:pPr>
              <w:rPr/>
            </w:pPr>
            <w:r w:rsidDel="00000000" w:rsidR="00000000" w:rsidRPr="00000000">
              <w:rPr>
                <w:rtl w:val="0"/>
              </w:rPr>
              <w:t xml:space="preserve">4</w:t>
            </w:r>
          </w:p>
        </w:tc>
        <w:tc>
          <w:tcPr>
            <w:gridSpan w:val="3"/>
          </w:tcPr>
          <w:p w:rsidR="00000000" w:rsidDel="00000000" w:rsidP="00000000" w:rsidRDefault="00000000" w:rsidRPr="00000000" w14:paraId="00000C5B">
            <w:pPr>
              <w:rPr/>
            </w:pPr>
            <w:r w:rsidDel="00000000" w:rsidR="00000000" w:rsidRPr="00000000">
              <w:rPr>
                <w:rtl w:val="0"/>
              </w:rPr>
              <w:t xml:space="preserve">El sistema genera un objeto del servicio(select)</w:t>
            </w:r>
          </w:p>
        </w:tc>
      </w:tr>
      <w:tr>
        <w:trPr>
          <w:cantSplit w:val="0"/>
          <w:tblHeader w:val="0"/>
        </w:trPr>
        <w:tc>
          <w:tcPr>
            <w:vMerge w:val="continue"/>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5F">
            <w:pPr>
              <w:rPr/>
            </w:pPr>
            <w:r w:rsidDel="00000000" w:rsidR="00000000" w:rsidRPr="00000000">
              <w:rPr>
                <w:rtl w:val="0"/>
              </w:rPr>
              <w:t xml:space="preserve">5</w:t>
            </w:r>
          </w:p>
        </w:tc>
        <w:tc>
          <w:tcPr>
            <w:gridSpan w:val="3"/>
          </w:tcPr>
          <w:p w:rsidR="00000000" w:rsidDel="00000000" w:rsidP="00000000" w:rsidRDefault="00000000" w:rsidRPr="00000000" w14:paraId="00000C60">
            <w:pPr>
              <w:rPr/>
            </w:pPr>
            <w:r w:rsidDel="00000000" w:rsidR="00000000" w:rsidRPr="00000000">
              <w:rPr>
                <w:rtl w:val="0"/>
              </w:rPr>
              <w:t xml:space="preserve">El sistema despliega formulario</w:t>
            </w:r>
          </w:p>
        </w:tc>
      </w:tr>
      <w:tr>
        <w:trPr>
          <w:cantSplit w:val="0"/>
          <w:tblHeader w:val="0"/>
        </w:trPr>
        <w:tc>
          <w:tcPr>
            <w:vMerge w:val="continue"/>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64">
            <w:pPr>
              <w:rPr/>
            </w:pPr>
            <w:r w:rsidDel="00000000" w:rsidR="00000000" w:rsidRPr="00000000">
              <w:rPr>
                <w:rtl w:val="0"/>
              </w:rPr>
              <w:t xml:space="preserve">6</w:t>
            </w:r>
          </w:p>
        </w:tc>
        <w:tc>
          <w:tcPr>
            <w:gridSpan w:val="3"/>
          </w:tcPr>
          <w:p w:rsidR="00000000" w:rsidDel="00000000" w:rsidP="00000000" w:rsidRDefault="00000000" w:rsidRPr="00000000" w14:paraId="00000C65">
            <w:pPr>
              <w:rPr/>
            </w:pPr>
            <w:r w:rsidDel="00000000" w:rsidR="00000000" w:rsidRPr="00000000">
              <w:rPr>
                <w:rtl w:val="0"/>
              </w:rPr>
              <w:t xml:space="preserve">El usuario diligencia el formulario</w:t>
            </w:r>
          </w:p>
        </w:tc>
      </w:tr>
      <w:tr>
        <w:trPr>
          <w:cantSplit w:val="0"/>
          <w:tblHeader w:val="0"/>
        </w:trPr>
        <w:tc>
          <w:tcPr>
            <w:vMerge w:val="continue"/>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69">
            <w:pPr>
              <w:rPr/>
            </w:pPr>
            <w:r w:rsidDel="00000000" w:rsidR="00000000" w:rsidRPr="00000000">
              <w:rPr>
                <w:rtl w:val="0"/>
              </w:rPr>
              <w:t xml:space="preserve">7</w:t>
            </w:r>
          </w:p>
        </w:tc>
        <w:tc>
          <w:tcPr>
            <w:gridSpan w:val="3"/>
          </w:tcPr>
          <w:p w:rsidR="00000000" w:rsidDel="00000000" w:rsidP="00000000" w:rsidRDefault="00000000" w:rsidRPr="00000000" w14:paraId="00000C6A">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6E">
            <w:pPr>
              <w:rPr/>
            </w:pPr>
            <w:r w:rsidDel="00000000" w:rsidR="00000000" w:rsidRPr="00000000">
              <w:rPr>
                <w:rtl w:val="0"/>
              </w:rPr>
              <w:t xml:space="preserve">8</w:t>
            </w:r>
          </w:p>
        </w:tc>
        <w:tc>
          <w:tcPr>
            <w:gridSpan w:val="3"/>
          </w:tcPr>
          <w:p w:rsidR="00000000" w:rsidDel="00000000" w:rsidP="00000000" w:rsidRDefault="00000000" w:rsidRPr="00000000" w14:paraId="00000C6F">
            <w:pPr>
              <w:rPr/>
            </w:pPr>
            <w:r w:rsidDel="00000000" w:rsidR="00000000" w:rsidRPr="00000000">
              <w:rPr>
                <w:rtl w:val="0"/>
              </w:rPr>
              <w:t xml:space="preserve">El sistema edita el nuevo servicio</w:t>
            </w:r>
          </w:p>
        </w:tc>
      </w:tr>
      <w:tr>
        <w:trPr>
          <w:cantSplit w:val="0"/>
          <w:tblHeader w:val="0"/>
        </w:trPr>
        <w:tc>
          <w:tcPr>
            <w:vMerge w:val="continue"/>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73">
            <w:pPr>
              <w:rPr/>
            </w:pPr>
            <w:r w:rsidDel="00000000" w:rsidR="00000000" w:rsidRPr="00000000">
              <w:rPr>
                <w:rtl w:val="0"/>
              </w:rPr>
              <w:t xml:space="preserve">9</w:t>
            </w:r>
          </w:p>
        </w:tc>
        <w:tc>
          <w:tcPr>
            <w:gridSpan w:val="3"/>
          </w:tcPr>
          <w:p w:rsidR="00000000" w:rsidDel="00000000" w:rsidP="00000000" w:rsidRDefault="00000000" w:rsidRPr="00000000" w14:paraId="00000C74">
            <w:pPr>
              <w:rPr/>
            </w:pPr>
            <w:r w:rsidDel="00000000" w:rsidR="00000000" w:rsidRPr="00000000">
              <w:rPr>
                <w:rtl w:val="0"/>
              </w:rPr>
              <w:t xml:space="preserve">El sistema despliega msj “servicio editado con Éxito”</w:t>
            </w:r>
          </w:p>
        </w:tc>
      </w:tr>
      <w:tr>
        <w:trPr>
          <w:cantSplit w:val="0"/>
          <w:tblHeader w:val="0"/>
        </w:trPr>
        <w:tc>
          <w:tcPr>
            <w:vMerge w:val="continue"/>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78">
            <w:pPr>
              <w:rPr/>
            </w:pPr>
            <w:r w:rsidDel="00000000" w:rsidR="00000000" w:rsidRPr="00000000">
              <w:rPr>
                <w:rtl w:val="0"/>
              </w:rPr>
              <w:t xml:space="preserve">10</w:t>
            </w:r>
          </w:p>
        </w:tc>
        <w:tc>
          <w:tcPr>
            <w:gridSpan w:val="3"/>
          </w:tcPr>
          <w:p w:rsidR="00000000" w:rsidDel="00000000" w:rsidP="00000000" w:rsidRDefault="00000000" w:rsidRPr="00000000" w14:paraId="00000C79">
            <w:pPr>
              <w:rPr/>
            </w:pPr>
            <w:r w:rsidDel="00000000" w:rsidR="00000000" w:rsidRPr="00000000">
              <w:rPr>
                <w:rtl w:val="0"/>
              </w:rPr>
              <w:t xml:space="preserve">El sistema ejecuta el CU05.1.5 Listar servicios</w:t>
            </w:r>
          </w:p>
        </w:tc>
      </w:tr>
      <w:tr>
        <w:trPr>
          <w:cantSplit w:val="0"/>
          <w:tblHeader w:val="0"/>
        </w:trPr>
        <w:tc>
          <w:tcPr/>
          <w:p w:rsidR="00000000" w:rsidDel="00000000" w:rsidP="00000000" w:rsidRDefault="00000000" w:rsidRPr="00000000" w14:paraId="00000C7C">
            <w:pPr>
              <w:rPr/>
            </w:pPr>
            <w:r w:rsidDel="00000000" w:rsidR="00000000" w:rsidRPr="00000000">
              <w:rPr>
                <w:rtl w:val="0"/>
              </w:rPr>
              <w:t xml:space="preserve">Post - Condición</w:t>
            </w:r>
          </w:p>
        </w:tc>
        <w:tc>
          <w:tcPr>
            <w:gridSpan w:val="4"/>
          </w:tcPr>
          <w:p w:rsidR="00000000" w:rsidDel="00000000" w:rsidP="00000000" w:rsidRDefault="00000000" w:rsidRPr="00000000" w14:paraId="00000C7D">
            <w:pPr>
              <w:rPr/>
            </w:pPr>
            <w:r w:rsidDel="00000000" w:rsidR="00000000" w:rsidRPr="00000000">
              <w:rPr>
                <w:rtl w:val="0"/>
              </w:rPr>
              <w:t xml:space="preserve">Se ha editado un servicio</w:t>
            </w:r>
          </w:p>
        </w:tc>
      </w:tr>
      <w:tr>
        <w:trPr>
          <w:cantSplit w:val="0"/>
          <w:tblHeader w:val="0"/>
        </w:trPr>
        <w:tc>
          <w:tcPr/>
          <w:p w:rsidR="00000000" w:rsidDel="00000000" w:rsidP="00000000" w:rsidRDefault="00000000" w:rsidRPr="00000000" w14:paraId="00000C81">
            <w:pPr>
              <w:rPr/>
            </w:pPr>
            <w:r w:rsidDel="00000000" w:rsidR="00000000" w:rsidRPr="00000000">
              <w:rPr>
                <w:rtl w:val="0"/>
              </w:rPr>
              <w:t xml:space="preserve">Excepciones</w:t>
            </w:r>
          </w:p>
        </w:tc>
        <w:tc>
          <w:tcPr/>
          <w:p w:rsidR="00000000" w:rsidDel="00000000" w:rsidP="00000000" w:rsidRDefault="00000000" w:rsidRPr="00000000" w14:paraId="00000C82">
            <w:pPr>
              <w:rPr/>
            </w:pPr>
            <w:r w:rsidDel="00000000" w:rsidR="00000000" w:rsidRPr="00000000">
              <w:rPr>
                <w:rtl w:val="0"/>
              </w:rPr>
              <w:t xml:space="preserve">Paso</w:t>
            </w:r>
          </w:p>
        </w:tc>
        <w:tc>
          <w:tcPr>
            <w:gridSpan w:val="3"/>
          </w:tcPr>
          <w:p w:rsidR="00000000" w:rsidDel="00000000" w:rsidP="00000000" w:rsidRDefault="00000000" w:rsidRPr="00000000" w14:paraId="00000C83">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C86">
            <w:pPr>
              <w:rPr/>
            </w:pPr>
            <w:r w:rsidDel="00000000" w:rsidR="00000000" w:rsidRPr="00000000">
              <w:rPr>
                <w:rtl w:val="0"/>
              </w:rPr>
            </w:r>
          </w:p>
        </w:tc>
        <w:tc>
          <w:tcPr>
            <w:vMerge w:val="restart"/>
          </w:tcPr>
          <w:p w:rsidR="00000000" w:rsidDel="00000000" w:rsidP="00000000" w:rsidRDefault="00000000" w:rsidRPr="00000000" w14:paraId="00000C87">
            <w:pPr>
              <w:rPr/>
            </w:pPr>
            <w:r w:rsidDel="00000000" w:rsidR="00000000" w:rsidRPr="00000000">
              <w:rPr>
                <w:rtl w:val="0"/>
              </w:rPr>
              <w:t xml:space="preserve">7</w:t>
            </w:r>
          </w:p>
        </w:tc>
        <w:tc>
          <w:tcPr>
            <w:gridSpan w:val="3"/>
          </w:tcPr>
          <w:p w:rsidR="00000000" w:rsidDel="00000000" w:rsidP="00000000" w:rsidRDefault="00000000" w:rsidRPr="00000000" w14:paraId="00000C88">
            <w:pPr>
              <w:rPr/>
            </w:pPr>
            <w:r w:rsidDel="00000000" w:rsidR="00000000" w:rsidRPr="00000000">
              <w:rPr>
                <w:rtl w:val="0"/>
              </w:rPr>
              <w:t xml:space="preserve">7.1 Si el nombre del servicio ya esta registrado?</w:t>
            </w:r>
          </w:p>
        </w:tc>
      </w:tr>
      <w:tr>
        <w:trPr>
          <w:cantSplit w:val="0"/>
          <w:trHeight w:val="66" w:hRule="atLeast"/>
          <w:tblHeader w:val="0"/>
        </w:trPr>
        <w:tc>
          <w:tcPr>
            <w:vMerge w:val="continue"/>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C8D">
            <w:pPr>
              <w:jc w:val="right"/>
              <w:rPr/>
            </w:pPr>
            <w:r w:rsidDel="00000000" w:rsidR="00000000" w:rsidRPr="00000000">
              <w:rPr>
                <w:rtl w:val="0"/>
              </w:rPr>
              <w:t xml:space="preserve">1</w:t>
            </w:r>
          </w:p>
        </w:tc>
        <w:tc>
          <w:tcPr/>
          <w:p w:rsidR="00000000" w:rsidDel="00000000" w:rsidP="00000000" w:rsidRDefault="00000000" w:rsidRPr="00000000" w14:paraId="00000C8F">
            <w:pPr>
              <w:rPr/>
            </w:pPr>
            <w:r w:rsidDel="00000000" w:rsidR="00000000" w:rsidRPr="00000000">
              <w:rPr>
                <w:rtl w:val="0"/>
              </w:rPr>
              <w:t xml:space="preserve">El sistema despliega Msj “El servicio ya existe”</w:t>
            </w:r>
          </w:p>
        </w:tc>
      </w:tr>
      <w:tr>
        <w:trPr>
          <w:cantSplit w:val="0"/>
          <w:trHeight w:val="66" w:hRule="atLeast"/>
          <w:tblHeader w:val="0"/>
        </w:trPr>
        <w:tc>
          <w:tcPr>
            <w:vMerge w:val="continue"/>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C92">
            <w:pPr>
              <w:jc w:val="right"/>
              <w:rPr/>
            </w:pPr>
            <w:r w:rsidDel="00000000" w:rsidR="00000000" w:rsidRPr="00000000">
              <w:rPr>
                <w:rtl w:val="0"/>
              </w:rPr>
              <w:t xml:space="preserve">2</w:t>
            </w:r>
          </w:p>
        </w:tc>
        <w:tc>
          <w:tcPr/>
          <w:p w:rsidR="00000000" w:rsidDel="00000000" w:rsidP="00000000" w:rsidRDefault="00000000" w:rsidRPr="00000000" w14:paraId="00000C94">
            <w:pPr>
              <w:rPr/>
            </w:pPr>
            <w:r w:rsidDel="00000000" w:rsidR="00000000" w:rsidRPr="00000000">
              <w:rPr>
                <w:rtl w:val="0"/>
              </w:rPr>
              <w:t xml:space="preserve">El sistema redirige al administrador al paso Nro.6</w:t>
            </w:r>
          </w:p>
        </w:tc>
      </w:tr>
      <w:tr>
        <w:trPr>
          <w:cantSplit w:val="0"/>
          <w:tblHeader w:val="0"/>
        </w:trPr>
        <w:tc>
          <w:tcPr>
            <w:vMerge w:val="continue"/>
          </w:tcPr>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C97">
            <w:pPr>
              <w:rPr/>
            </w:pPr>
            <w:r w:rsidDel="00000000" w:rsidR="00000000" w:rsidRPr="00000000">
              <w:rPr>
                <w:rtl w:val="0"/>
              </w:rPr>
            </w:r>
          </w:p>
        </w:tc>
      </w:tr>
      <w:tr>
        <w:trPr>
          <w:cantSplit w:val="0"/>
          <w:trHeight w:val="430" w:hRule="atLeast"/>
          <w:tblHeader w:val="0"/>
        </w:trPr>
        <w:tc>
          <w:tcPr>
            <w:vMerge w:val="continue"/>
          </w:tcPr>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9C">
            <w:pPr>
              <w:jc w:val="right"/>
              <w:rPr/>
            </w:pPr>
            <w:r w:rsidDel="00000000" w:rsidR="00000000" w:rsidRPr="00000000">
              <w:rPr>
                <w:rtl w:val="0"/>
              </w:rPr>
            </w:r>
          </w:p>
        </w:tc>
        <w:tc>
          <w:tcPr>
            <w:gridSpan w:val="2"/>
          </w:tcPr>
          <w:p w:rsidR="00000000" w:rsidDel="00000000" w:rsidP="00000000" w:rsidRDefault="00000000" w:rsidRPr="00000000" w14:paraId="00000C9D">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A1">
            <w:pPr>
              <w:jc w:val="right"/>
              <w:rPr/>
            </w:pPr>
            <w:r w:rsidDel="00000000" w:rsidR="00000000" w:rsidRPr="00000000">
              <w:rPr>
                <w:rtl w:val="0"/>
              </w:rPr>
            </w:r>
          </w:p>
        </w:tc>
        <w:tc>
          <w:tcPr>
            <w:gridSpan w:val="2"/>
          </w:tcPr>
          <w:p w:rsidR="00000000" w:rsidDel="00000000" w:rsidP="00000000" w:rsidRDefault="00000000" w:rsidRPr="00000000" w14:paraId="00000CA2">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CA4">
            <w:pPr>
              <w:rPr/>
            </w:pPr>
            <w:r w:rsidDel="00000000" w:rsidR="00000000" w:rsidRPr="00000000">
              <w:rPr>
                <w:rtl w:val="0"/>
              </w:rPr>
              <w:t xml:space="preserve">Documentación</w:t>
            </w:r>
          </w:p>
          <w:p w:rsidR="00000000" w:rsidDel="00000000" w:rsidP="00000000" w:rsidRDefault="00000000" w:rsidRPr="00000000" w14:paraId="00000CA5">
            <w:pPr>
              <w:rPr/>
            </w:pPr>
            <w:r w:rsidDel="00000000" w:rsidR="00000000" w:rsidRPr="00000000">
              <w:rPr>
                <w:rtl w:val="0"/>
              </w:rPr>
              <w:t xml:space="preserve">Regla de Negocio</w:t>
            </w:r>
          </w:p>
          <w:p w:rsidR="00000000" w:rsidDel="00000000" w:rsidP="00000000" w:rsidRDefault="00000000" w:rsidRPr="00000000" w14:paraId="00000CA6">
            <w:pPr>
              <w:rPr/>
            </w:pPr>
            <w:r w:rsidDel="00000000" w:rsidR="00000000" w:rsidRPr="00000000">
              <w:rPr>
                <w:rtl w:val="0"/>
              </w:rPr>
              <w:t xml:space="preserve">Normatividad</w:t>
            </w:r>
          </w:p>
        </w:tc>
        <w:tc>
          <w:tcPr>
            <w:gridSpan w:val="4"/>
          </w:tcPr>
          <w:p w:rsidR="00000000" w:rsidDel="00000000" w:rsidP="00000000" w:rsidRDefault="00000000" w:rsidRPr="00000000" w14:paraId="00000CA7">
            <w:pPr>
              <w:rPr/>
            </w:pPr>
            <w:r w:rsidDel="00000000" w:rsidR="00000000" w:rsidRPr="00000000">
              <w:rPr>
                <w:rtl w:val="0"/>
              </w:rPr>
              <w:t xml:space="preserve">CA_05.1.3.3</w:t>
              <w:tab/>
              <w:t xml:space="preserve">Si en otras tablas se encuentra implementado este servicio, No se permitira desactivar el servicio</w:t>
            </w:r>
          </w:p>
        </w:tc>
      </w:tr>
      <w:tr>
        <w:trPr>
          <w:cantSplit w:val="0"/>
          <w:tblHeader w:val="0"/>
        </w:trPr>
        <w:tc>
          <w:tcPr>
            <w:vMerge w:val="continue"/>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CAC">
            <w:pPr>
              <w:rPr/>
            </w:pPr>
            <w:r w:rsidDel="00000000" w:rsidR="00000000" w:rsidRPr="00000000">
              <w:rPr>
                <w:rtl w:val="0"/>
              </w:rPr>
              <w:t xml:space="preserve">CA_05.1.4.1</w:t>
              <w:tab/>
              <w:t xml:space="preserve">El sistema mandara un mensaje de confirmación para cambiar el estado de un servicio.</w:t>
            </w:r>
          </w:p>
        </w:tc>
      </w:tr>
      <w:tr>
        <w:trPr>
          <w:cantSplit w:val="0"/>
          <w:tblHeader w:val="0"/>
        </w:trPr>
        <w:tc>
          <w:tcPr>
            <w:vMerge w:val="continue"/>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CB1">
            <w:pPr>
              <w:rPr/>
            </w:pPr>
            <w:r w:rsidDel="00000000" w:rsidR="00000000" w:rsidRPr="00000000">
              <w:rPr>
                <w:rtl w:val="0"/>
              </w:rPr>
              <w:t xml:space="preserve">CA_05.1.4.2</w:t>
              <w:tab/>
              <w:t xml:space="preserve">El sistema mandara un mensaje de error o exito al cambiar el estado de un servicio</w:t>
            </w:r>
          </w:p>
        </w:tc>
      </w:tr>
      <w:tr>
        <w:trPr>
          <w:cantSplit w:val="0"/>
          <w:tblHeader w:val="0"/>
        </w:trPr>
        <w:tc>
          <w:tcPr/>
          <w:p w:rsidR="00000000" w:rsidDel="00000000" w:rsidP="00000000" w:rsidRDefault="00000000" w:rsidRPr="00000000" w14:paraId="00000CB5">
            <w:pPr>
              <w:rPr/>
            </w:pPr>
            <w:r w:rsidDel="00000000" w:rsidR="00000000" w:rsidRPr="00000000">
              <w:rPr>
                <w:rtl w:val="0"/>
              </w:rPr>
              <w:t xml:space="preserve">Comentarios</w:t>
            </w:r>
          </w:p>
        </w:tc>
        <w:tc>
          <w:tcPr>
            <w:gridSpan w:val="4"/>
          </w:tcPr>
          <w:p w:rsidR="00000000" w:rsidDel="00000000" w:rsidP="00000000" w:rsidRDefault="00000000" w:rsidRPr="00000000" w14:paraId="00000CB6">
            <w:pPr>
              <w:rPr/>
            </w:pPr>
            <w:r w:rsidDel="00000000" w:rsidR="00000000" w:rsidRPr="00000000">
              <w:rPr>
                <w:rtl w:val="0"/>
              </w:rPr>
            </w:r>
          </w:p>
        </w:tc>
      </w:tr>
      <w:tr>
        <w:trPr>
          <w:cantSplit w:val="0"/>
          <w:tblHeader w:val="0"/>
        </w:trPr>
        <w:tc>
          <w:tcPr/>
          <w:p w:rsidR="00000000" w:rsidDel="00000000" w:rsidP="00000000" w:rsidRDefault="00000000" w:rsidRPr="00000000" w14:paraId="00000CBA">
            <w:pPr>
              <w:rPr/>
            </w:pPr>
            <w:r w:rsidDel="00000000" w:rsidR="00000000" w:rsidRPr="00000000">
              <w:rPr>
                <w:rtl w:val="0"/>
              </w:rPr>
              <w:t xml:space="preserve">Responsables</w:t>
            </w:r>
          </w:p>
        </w:tc>
        <w:tc>
          <w:tcPr>
            <w:gridSpan w:val="4"/>
          </w:tcPr>
          <w:p w:rsidR="00000000" w:rsidDel="00000000" w:rsidP="00000000" w:rsidRDefault="00000000" w:rsidRPr="00000000" w14:paraId="00000CBB">
            <w:pPr>
              <w:rPr/>
            </w:pPr>
            <w:r w:rsidDel="00000000" w:rsidR="00000000" w:rsidRPr="00000000">
              <w:rPr>
                <w:rtl w:val="0"/>
              </w:rPr>
              <w:t xml:space="preserve">Joel Tuiran</w:t>
            </w:r>
          </w:p>
        </w:tc>
      </w:tr>
    </w:tbl>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rFonts w:ascii="Arial" w:cs="Arial" w:eastAsia="Arial" w:hAnsi="Arial"/>
          <w:b w:val="1"/>
        </w:rPr>
      </w:pPr>
      <w:r w:rsidDel="00000000" w:rsidR="00000000" w:rsidRPr="00000000">
        <w:rPr>
          <w:rtl w:val="0"/>
        </w:rPr>
      </w:r>
    </w:p>
    <w:p w:rsidR="00000000" w:rsidDel="00000000" w:rsidP="00000000" w:rsidRDefault="00000000" w:rsidRPr="00000000" w14:paraId="00000CC1">
      <w:pPr>
        <w:rPr>
          <w:rFonts w:ascii="Arial" w:cs="Arial" w:eastAsia="Arial" w:hAnsi="Arial"/>
          <w:b w:val="1"/>
        </w:rPr>
      </w:pPr>
      <w:r w:rsidDel="00000000" w:rsidR="00000000" w:rsidRPr="00000000">
        <w:rPr>
          <w:rtl w:val="0"/>
        </w:rPr>
      </w:r>
    </w:p>
    <w:tbl>
      <w:tblPr>
        <w:tblStyle w:val="Table2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CC2">
            <w:pPr>
              <w:rPr/>
            </w:pPr>
            <w:r w:rsidDel="00000000" w:rsidR="00000000" w:rsidRPr="00000000">
              <w:rPr>
                <w:rtl w:val="0"/>
              </w:rPr>
              <w:t xml:space="preserve">CU -</w:t>
            </w:r>
          </w:p>
        </w:tc>
        <w:tc>
          <w:tcPr>
            <w:gridSpan w:val="4"/>
          </w:tcPr>
          <w:p w:rsidR="00000000" w:rsidDel="00000000" w:rsidP="00000000" w:rsidRDefault="00000000" w:rsidRPr="00000000" w14:paraId="00000CC3">
            <w:pPr>
              <w:rPr/>
            </w:pPr>
            <w:r w:rsidDel="00000000" w:rsidR="00000000" w:rsidRPr="00000000">
              <w:rPr>
                <w:i w:val="1"/>
                <w:rtl w:val="0"/>
              </w:rPr>
              <w:t xml:space="preserve">CU.05.1.4 Cambiar estado de un servicio</w:t>
            </w:r>
            <w:r w:rsidDel="00000000" w:rsidR="00000000" w:rsidRPr="00000000">
              <w:rPr>
                <w:rtl w:val="0"/>
              </w:rPr>
            </w:r>
          </w:p>
        </w:tc>
      </w:tr>
      <w:tr>
        <w:trPr>
          <w:cantSplit w:val="0"/>
          <w:tblHeader w:val="0"/>
        </w:trPr>
        <w:tc>
          <w:tcPr/>
          <w:p w:rsidR="00000000" w:rsidDel="00000000" w:rsidP="00000000" w:rsidRDefault="00000000" w:rsidRPr="00000000" w14:paraId="00000CC7">
            <w:pPr>
              <w:rPr/>
            </w:pPr>
            <w:r w:rsidDel="00000000" w:rsidR="00000000" w:rsidRPr="00000000">
              <w:rPr>
                <w:rtl w:val="0"/>
              </w:rPr>
              <w:t xml:space="preserve">Dependencias</w:t>
            </w:r>
          </w:p>
        </w:tc>
        <w:tc>
          <w:tcPr>
            <w:gridSpan w:val="4"/>
          </w:tcPr>
          <w:p w:rsidR="00000000" w:rsidDel="00000000" w:rsidP="00000000" w:rsidRDefault="00000000" w:rsidRPr="00000000" w14:paraId="00000CC8">
            <w:pPr>
              <w:rPr/>
            </w:pPr>
            <w:r w:rsidDel="00000000" w:rsidR="00000000" w:rsidRPr="00000000">
              <w:rPr>
                <w:rtl w:val="0"/>
              </w:rPr>
              <w:t xml:space="preserve">CU 05 servicios</w:t>
            </w:r>
          </w:p>
          <w:p w:rsidR="00000000" w:rsidDel="00000000" w:rsidP="00000000" w:rsidRDefault="00000000" w:rsidRPr="00000000" w14:paraId="00000CC9">
            <w:pPr>
              <w:rPr/>
            </w:pPr>
            <w:r w:rsidDel="00000000" w:rsidR="00000000" w:rsidRPr="00000000">
              <w:rPr>
                <w:rtl w:val="0"/>
              </w:rPr>
              <w:t xml:space="preserve">CU 05.1 Gestión servicios</w:t>
            </w:r>
          </w:p>
          <w:p w:rsidR="00000000" w:rsidDel="00000000" w:rsidP="00000000" w:rsidRDefault="00000000" w:rsidRPr="00000000" w14:paraId="00000CCA">
            <w:pPr>
              <w:rPr/>
            </w:pPr>
            <w:r w:rsidDel="00000000" w:rsidR="00000000" w:rsidRPr="00000000">
              <w:rPr>
                <w:rtl w:val="0"/>
              </w:rPr>
              <w:t xml:space="preserve">CU 05.1.5 Listar servicios</w:t>
            </w:r>
          </w:p>
        </w:tc>
      </w:tr>
      <w:tr>
        <w:trPr>
          <w:cantSplit w:val="0"/>
          <w:tblHeader w:val="0"/>
        </w:trPr>
        <w:tc>
          <w:tcPr/>
          <w:p w:rsidR="00000000" w:rsidDel="00000000" w:rsidP="00000000" w:rsidRDefault="00000000" w:rsidRPr="00000000" w14:paraId="00000CCE">
            <w:pPr>
              <w:rPr/>
            </w:pPr>
            <w:r w:rsidDel="00000000" w:rsidR="00000000" w:rsidRPr="00000000">
              <w:rPr>
                <w:rtl w:val="0"/>
              </w:rPr>
              <w:t xml:space="preserve">Pre – Condiciones</w:t>
            </w:r>
          </w:p>
        </w:tc>
        <w:tc>
          <w:tcPr>
            <w:gridSpan w:val="4"/>
          </w:tcPr>
          <w:p w:rsidR="00000000" w:rsidDel="00000000" w:rsidP="00000000" w:rsidRDefault="00000000" w:rsidRPr="00000000" w14:paraId="00000CCF">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CD3">
            <w:pPr>
              <w:rPr/>
            </w:pPr>
            <w:r w:rsidDel="00000000" w:rsidR="00000000" w:rsidRPr="00000000">
              <w:rPr>
                <w:rtl w:val="0"/>
              </w:rPr>
              <w:t xml:space="preserve">Descripción</w:t>
            </w:r>
          </w:p>
        </w:tc>
        <w:tc>
          <w:tcPr>
            <w:gridSpan w:val="4"/>
          </w:tcPr>
          <w:p w:rsidR="00000000" w:rsidDel="00000000" w:rsidP="00000000" w:rsidRDefault="00000000" w:rsidRPr="00000000" w14:paraId="00000CD4">
            <w:pPr>
              <w:rPr/>
            </w:pPr>
            <w:r w:rsidDel="00000000" w:rsidR="00000000" w:rsidRPr="00000000">
              <w:rPr>
                <w:rtl w:val="0"/>
              </w:rPr>
              <w:t xml:space="preserve">El sistema deberá comportarse como se describe en el siguiente caso de uso para cambiar el estado de un servicio</w:t>
            </w:r>
          </w:p>
        </w:tc>
      </w:tr>
      <w:tr>
        <w:trPr>
          <w:cantSplit w:val="0"/>
          <w:tblHeader w:val="0"/>
        </w:trPr>
        <w:tc>
          <w:tcPr/>
          <w:p w:rsidR="00000000" w:rsidDel="00000000" w:rsidP="00000000" w:rsidRDefault="00000000" w:rsidRPr="00000000" w14:paraId="00000CD8">
            <w:pPr>
              <w:rPr/>
            </w:pPr>
            <w:r w:rsidDel="00000000" w:rsidR="00000000" w:rsidRPr="00000000">
              <w:rPr>
                <w:rtl w:val="0"/>
              </w:rPr>
              <w:t xml:space="preserve">Actores</w:t>
            </w:r>
          </w:p>
        </w:tc>
        <w:tc>
          <w:tcPr>
            <w:gridSpan w:val="4"/>
          </w:tcPr>
          <w:p w:rsidR="00000000" w:rsidDel="00000000" w:rsidP="00000000" w:rsidRDefault="00000000" w:rsidRPr="00000000" w14:paraId="00000CD9">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CDD">
            <w:pPr>
              <w:rPr/>
            </w:pPr>
            <w:r w:rsidDel="00000000" w:rsidR="00000000" w:rsidRPr="00000000">
              <w:rPr>
                <w:rtl w:val="0"/>
              </w:rPr>
              <w:t xml:space="preserve">Secuencia Normal</w:t>
            </w:r>
          </w:p>
        </w:tc>
        <w:tc>
          <w:tcPr/>
          <w:p w:rsidR="00000000" w:rsidDel="00000000" w:rsidP="00000000" w:rsidRDefault="00000000" w:rsidRPr="00000000" w14:paraId="00000CDE">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CDF">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CE3">
            <w:pPr>
              <w:rPr/>
            </w:pPr>
            <w:r w:rsidDel="00000000" w:rsidR="00000000" w:rsidRPr="00000000">
              <w:rPr>
                <w:rtl w:val="0"/>
              </w:rPr>
              <w:t xml:space="preserve">1</w:t>
            </w:r>
          </w:p>
        </w:tc>
        <w:tc>
          <w:tcPr>
            <w:gridSpan w:val="3"/>
          </w:tcPr>
          <w:p w:rsidR="00000000" w:rsidDel="00000000" w:rsidP="00000000" w:rsidRDefault="00000000" w:rsidRPr="00000000" w14:paraId="00000CE4">
            <w:pPr>
              <w:rPr/>
            </w:pPr>
            <w:r w:rsidDel="00000000" w:rsidR="00000000" w:rsidRPr="00000000">
              <w:rPr>
                <w:rtl w:val="0"/>
              </w:rPr>
              <w:t xml:space="preserve">El usuario ingresa a cambiar estado de un servicio</w:t>
            </w:r>
          </w:p>
        </w:tc>
      </w:tr>
      <w:tr>
        <w:trPr>
          <w:cantSplit w:val="0"/>
          <w:tblHeader w:val="0"/>
        </w:trPr>
        <w:tc>
          <w:tcPr>
            <w:vMerge w:val="continue"/>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E8">
            <w:pPr>
              <w:rPr/>
            </w:pPr>
            <w:r w:rsidDel="00000000" w:rsidR="00000000" w:rsidRPr="00000000">
              <w:rPr>
                <w:rtl w:val="0"/>
              </w:rPr>
              <w:t xml:space="preserve">2</w:t>
            </w:r>
          </w:p>
        </w:tc>
        <w:tc>
          <w:tcPr>
            <w:gridSpan w:val="3"/>
          </w:tcPr>
          <w:p w:rsidR="00000000" w:rsidDel="00000000" w:rsidP="00000000" w:rsidRDefault="00000000" w:rsidRPr="00000000" w14:paraId="00000CE9">
            <w:pPr>
              <w:rPr/>
            </w:pPr>
            <w:r w:rsidDel="00000000" w:rsidR="00000000" w:rsidRPr="00000000">
              <w:rPr>
                <w:rtl w:val="0"/>
              </w:rPr>
              <w:t xml:space="preserve">El sistema toma el idservicio (select)</w:t>
            </w:r>
          </w:p>
        </w:tc>
      </w:tr>
      <w:tr>
        <w:trPr>
          <w:cantSplit w:val="0"/>
          <w:tblHeader w:val="0"/>
        </w:trPr>
        <w:tc>
          <w:tcPr>
            <w:vMerge w:val="continue"/>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ED">
            <w:pPr>
              <w:rPr/>
            </w:pPr>
            <w:r w:rsidDel="00000000" w:rsidR="00000000" w:rsidRPr="00000000">
              <w:rPr>
                <w:rtl w:val="0"/>
              </w:rPr>
              <w:t xml:space="preserve">3</w:t>
            </w:r>
          </w:p>
        </w:tc>
        <w:tc>
          <w:tcPr>
            <w:gridSpan w:val="3"/>
          </w:tcPr>
          <w:p w:rsidR="00000000" w:rsidDel="00000000" w:rsidP="00000000" w:rsidRDefault="00000000" w:rsidRPr="00000000" w14:paraId="00000CEE">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CF2">
            <w:pPr>
              <w:rPr/>
            </w:pPr>
            <w:r w:rsidDel="00000000" w:rsidR="00000000" w:rsidRPr="00000000">
              <w:rPr>
                <w:rtl w:val="0"/>
              </w:rPr>
              <w:t xml:space="preserve">4</w:t>
            </w:r>
          </w:p>
        </w:tc>
        <w:tc>
          <w:tcPr>
            <w:gridSpan w:val="3"/>
          </w:tcPr>
          <w:p w:rsidR="00000000" w:rsidDel="00000000" w:rsidP="00000000" w:rsidRDefault="00000000" w:rsidRPr="00000000" w14:paraId="00000CF3">
            <w:pPr>
              <w:rPr/>
            </w:pPr>
            <w:r w:rsidDel="00000000" w:rsidR="00000000" w:rsidRPr="00000000">
              <w:rPr>
                <w:rtl w:val="0"/>
              </w:rPr>
              <w:t xml:space="preserve">El sistema despliega un alert de confirmación</w:t>
            </w:r>
          </w:p>
        </w:tc>
      </w:tr>
      <w:tr>
        <w:trPr>
          <w:cantSplit w:val="0"/>
          <w:tblHeader w:val="0"/>
        </w:trPr>
        <w:tc>
          <w:tcPr/>
          <w:p w:rsidR="00000000" w:rsidDel="00000000" w:rsidP="00000000" w:rsidRDefault="00000000" w:rsidRPr="00000000" w14:paraId="00000CF6">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CF7">
            <w:pPr>
              <w:rPr/>
            </w:pPr>
            <w:r w:rsidDel="00000000" w:rsidR="00000000" w:rsidRPr="00000000">
              <w:rPr>
                <w:rtl w:val="0"/>
              </w:rPr>
              <w:t xml:space="preserve">5</w:t>
            </w:r>
          </w:p>
        </w:tc>
        <w:tc>
          <w:tcPr>
            <w:gridSpan w:val="3"/>
          </w:tcPr>
          <w:p w:rsidR="00000000" w:rsidDel="00000000" w:rsidP="00000000" w:rsidRDefault="00000000" w:rsidRPr="00000000" w14:paraId="00000CF8">
            <w:pPr>
              <w:rPr/>
            </w:pPr>
            <w:r w:rsidDel="00000000" w:rsidR="00000000" w:rsidRPr="00000000">
              <w:rPr>
                <w:rtl w:val="0"/>
              </w:rPr>
              <w:t xml:space="preserve">El usuario diligencia la confirmación</w:t>
            </w:r>
          </w:p>
        </w:tc>
      </w:tr>
      <w:tr>
        <w:trPr>
          <w:cantSplit w:val="0"/>
          <w:tblHeader w:val="0"/>
        </w:trPr>
        <w:tc>
          <w:tcPr/>
          <w:p w:rsidR="00000000" w:rsidDel="00000000" w:rsidP="00000000" w:rsidRDefault="00000000" w:rsidRPr="00000000" w14:paraId="00000CFB">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CFC">
            <w:pPr>
              <w:rPr/>
            </w:pPr>
            <w:r w:rsidDel="00000000" w:rsidR="00000000" w:rsidRPr="00000000">
              <w:rPr>
                <w:rtl w:val="0"/>
              </w:rPr>
              <w:t xml:space="preserve">6</w:t>
            </w:r>
          </w:p>
        </w:tc>
        <w:tc>
          <w:tcPr>
            <w:gridSpan w:val="3"/>
          </w:tcPr>
          <w:p w:rsidR="00000000" w:rsidDel="00000000" w:rsidP="00000000" w:rsidRDefault="00000000" w:rsidRPr="00000000" w14:paraId="00000CFD">
            <w:pPr>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0D00">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D01">
            <w:pPr>
              <w:rPr/>
            </w:pPr>
            <w:r w:rsidDel="00000000" w:rsidR="00000000" w:rsidRPr="00000000">
              <w:rPr>
                <w:rtl w:val="0"/>
              </w:rPr>
              <w:t xml:space="preserve">7</w:t>
            </w:r>
          </w:p>
        </w:tc>
        <w:tc>
          <w:tcPr>
            <w:gridSpan w:val="3"/>
          </w:tcPr>
          <w:p w:rsidR="00000000" w:rsidDel="00000000" w:rsidP="00000000" w:rsidRDefault="00000000" w:rsidRPr="00000000" w14:paraId="00000D02">
            <w:pPr>
              <w:rPr/>
            </w:pPr>
            <w:r w:rsidDel="00000000" w:rsidR="00000000" w:rsidRPr="00000000">
              <w:rPr>
                <w:rtl w:val="0"/>
              </w:rPr>
              <w:t xml:space="preserve">El sistema cambia el estado del servicio</w:t>
            </w:r>
          </w:p>
        </w:tc>
      </w:tr>
      <w:tr>
        <w:trPr>
          <w:cantSplit w:val="0"/>
          <w:tblHeader w:val="0"/>
        </w:trPr>
        <w:tc>
          <w:tcPr/>
          <w:p w:rsidR="00000000" w:rsidDel="00000000" w:rsidP="00000000" w:rsidRDefault="00000000" w:rsidRPr="00000000" w14:paraId="00000D0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D06">
            <w:pPr>
              <w:rPr/>
            </w:pPr>
            <w:r w:rsidDel="00000000" w:rsidR="00000000" w:rsidRPr="00000000">
              <w:rPr>
                <w:rtl w:val="0"/>
              </w:rPr>
              <w:t xml:space="preserve">8</w:t>
            </w:r>
          </w:p>
        </w:tc>
        <w:tc>
          <w:tcPr>
            <w:gridSpan w:val="3"/>
          </w:tcPr>
          <w:p w:rsidR="00000000" w:rsidDel="00000000" w:rsidP="00000000" w:rsidRDefault="00000000" w:rsidRPr="00000000" w14:paraId="00000D07">
            <w:pPr>
              <w:rPr/>
            </w:pPr>
            <w:r w:rsidDel="00000000" w:rsidR="00000000" w:rsidRPr="00000000">
              <w:rPr>
                <w:rtl w:val="0"/>
              </w:rPr>
              <w:t xml:space="preserve">El sistema despliega msj “Se ha cambiado el estado del servicio con éxito”</w:t>
            </w:r>
          </w:p>
        </w:tc>
      </w:tr>
      <w:tr>
        <w:trPr>
          <w:cantSplit w:val="0"/>
          <w:tblHeader w:val="0"/>
        </w:trPr>
        <w:tc>
          <w:tcPr/>
          <w:p w:rsidR="00000000" w:rsidDel="00000000" w:rsidP="00000000" w:rsidRDefault="00000000" w:rsidRPr="00000000" w14:paraId="00000D0A">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D0B">
            <w:pPr>
              <w:rPr/>
            </w:pPr>
            <w:r w:rsidDel="00000000" w:rsidR="00000000" w:rsidRPr="00000000">
              <w:rPr>
                <w:rtl w:val="0"/>
              </w:rPr>
              <w:t xml:space="preserve">9</w:t>
            </w:r>
          </w:p>
        </w:tc>
        <w:tc>
          <w:tcPr>
            <w:gridSpan w:val="3"/>
          </w:tcPr>
          <w:p w:rsidR="00000000" w:rsidDel="00000000" w:rsidP="00000000" w:rsidRDefault="00000000" w:rsidRPr="00000000" w14:paraId="00000D0C">
            <w:pPr>
              <w:rPr/>
            </w:pPr>
            <w:r w:rsidDel="00000000" w:rsidR="00000000" w:rsidRPr="00000000">
              <w:rPr>
                <w:rtl w:val="0"/>
              </w:rPr>
              <w:t xml:space="preserve">El sistema ejecuta el CU 05.1.5 Listar servicio</w:t>
            </w:r>
          </w:p>
        </w:tc>
      </w:tr>
      <w:tr>
        <w:trPr>
          <w:cantSplit w:val="0"/>
          <w:tblHeader w:val="0"/>
        </w:trPr>
        <w:tc>
          <w:tcPr/>
          <w:p w:rsidR="00000000" w:rsidDel="00000000" w:rsidP="00000000" w:rsidRDefault="00000000" w:rsidRPr="00000000" w14:paraId="00000D0F">
            <w:pPr>
              <w:rPr/>
            </w:pPr>
            <w:r w:rsidDel="00000000" w:rsidR="00000000" w:rsidRPr="00000000">
              <w:rPr>
                <w:rtl w:val="0"/>
              </w:rPr>
              <w:t xml:space="preserve">Post - Condición</w:t>
            </w:r>
          </w:p>
        </w:tc>
        <w:tc>
          <w:tcPr>
            <w:gridSpan w:val="4"/>
          </w:tcPr>
          <w:p w:rsidR="00000000" w:rsidDel="00000000" w:rsidP="00000000" w:rsidRDefault="00000000" w:rsidRPr="00000000" w14:paraId="00000D10">
            <w:pPr>
              <w:rPr/>
            </w:pPr>
            <w:r w:rsidDel="00000000" w:rsidR="00000000" w:rsidRPr="00000000">
              <w:rPr>
                <w:rtl w:val="0"/>
              </w:rPr>
              <w:t xml:space="preserve">Se ha cambiado el estado de un servicio </w:t>
            </w:r>
          </w:p>
        </w:tc>
      </w:tr>
      <w:tr>
        <w:trPr>
          <w:cantSplit w:val="0"/>
          <w:tblHeader w:val="0"/>
        </w:trPr>
        <w:tc>
          <w:tcPr/>
          <w:p w:rsidR="00000000" w:rsidDel="00000000" w:rsidP="00000000" w:rsidRDefault="00000000" w:rsidRPr="00000000" w14:paraId="00000D14">
            <w:pPr>
              <w:rPr/>
            </w:pPr>
            <w:r w:rsidDel="00000000" w:rsidR="00000000" w:rsidRPr="00000000">
              <w:rPr>
                <w:rtl w:val="0"/>
              </w:rPr>
              <w:t xml:space="preserve">Excepciones</w:t>
            </w:r>
          </w:p>
        </w:tc>
        <w:tc>
          <w:tcPr/>
          <w:p w:rsidR="00000000" w:rsidDel="00000000" w:rsidP="00000000" w:rsidRDefault="00000000" w:rsidRPr="00000000" w14:paraId="00000D15">
            <w:pPr>
              <w:rPr/>
            </w:pPr>
            <w:r w:rsidDel="00000000" w:rsidR="00000000" w:rsidRPr="00000000">
              <w:rPr>
                <w:rtl w:val="0"/>
              </w:rPr>
              <w:t xml:space="preserve">Paso</w:t>
            </w:r>
          </w:p>
        </w:tc>
        <w:tc>
          <w:tcPr>
            <w:gridSpan w:val="3"/>
          </w:tcPr>
          <w:p w:rsidR="00000000" w:rsidDel="00000000" w:rsidP="00000000" w:rsidRDefault="00000000" w:rsidRPr="00000000" w14:paraId="00000D16">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D19">
            <w:pPr>
              <w:rPr/>
            </w:pPr>
            <w:r w:rsidDel="00000000" w:rsidR="00000000" w:rsidRPr="00000000">
              <w:rPr>
                <w:rtl w:val="0"/>
              </w:rPr>
            </w:r>
          </w:p>
        </w:tc>
        <w:tc>
          <w:tcPr>
            <w:vMerge w:val="restart"/>
          </w:tcPr>
          <w:p w:rsidR="00000000" w:rsidDel="00000000" w:rsidP="00000000" w:rsidRDefault="00000000" w:rsidRPr="00000000" w14:paraId="00000D1A">
            <w:pPr>
              <w:rPr/>
            </w:pPr>
            <w:r w:rsidDel="00000000" w:rsidR="00000000" w:rsidRPr="00000000">
              <w:rPr>
                <w:rtl w:val="0"/>
              </w:rPr>
              <w:t xml:space="preserve">6</w:t>
            </w:r>
          </w:p>
        </w:tc>
        <w:tc>
          <w:tcPr>
            <w:gridSpan w:val="3"/>
          </w:tcPr>
          <w:p w:rsidR="00000000" w:rsidDel="00000000" w:rsidP="00000000" w:rsidRDefault="00000000" w:rsidRPr="00000000" w14:paraId="00000D1B">
            <w:pPr>
              <w:rPr/>
            </w:pPr>
            <w:r w:rsidDel="00000000" w:rsidR="00000000" w:rsidRPr="00000000">
              <w:rPr>
                <w:rtl w:val="0"/>
              </w:rPr>
              <w:t xml:space="preserve">Si no ha confirmado el cambio de estado?</w:t>
            </w:r>
          </w:p>
        </w:tc>
      </w:tr>
      <w:tr>
        <w:trPr>
          <w:cantSplit w:val="0"/>
          <w:trHeight w:val="66" w:hRule="atLeast"/>
          <w:tblHeader w:val="0"/>
        </w:trPr>
        <w:tc>
          <w:tcPr>
            <w:vMerge w:val="continue"/>
          </w:tcPr>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D20">
            <w:pPr>
              <w:jc w:val="right"/>
              <w:rPr/>
            </w:pPr>
            <w:r w:rsidDel="00000000" w:rsidR="00000000" w:rsidRPr="00000000">
              <w:rPr>
                <w:rtl w:val="0"/>
              </w:rPr>
              <w:t xml:space="preserve">1</w:t>
            </w:r>
          </w:p>
        </w:tc>
        <w:tc>
          <w:tcPr/>
          <w:p w:rsidR="00000000" w:rsidDel="00000000" w:rsidP="00000000" w:rsidRDefault="00000000" w:rsidRPr="00000000" w14:paraId="00000D22">
            <w:pPr>
              <w:rPr/>
            </w:pPr>
            <w:r w:rsidDel="00000000" w:rsidR="00000000" w:rsidRPr="00000000">
              <w:rPr>
                <w:rtl w:val="0"/>
              </w:rPr>
              <w:t xml:space="preserve">El sistema redirige al usuario al paso Nro.9</w:t>
            </w:r>
          </w:p>
        </w:tc>
      </w:tr>
      <w:tr>
        <w:trPr>
          <w:cantSplit w:val="0"/>
          <w:trHeight w:val="66" w:hRule="atLeast"/>
          <w:tblHeader w:val="0"/>
        </w:trPr>
        <w:tc>
          <w:tcPr>
            <w:vMerge w:val="continue"/>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D25">
            <w:pPr>
              <w:jc w:val="right"/>
              <w:rPr/>
            </w:pPr>
            <w:r w:rsidDel="00000000" w:rsidR="00000000" w:rsidRPr="00000000">
              <w:rPr>
                <w:rtl w:val="0"/>
              </w:rPr>
            </w:r>
          </w:p>
        </w:tc>
        <w:tc>
          <w:tcPr/>
          <w:p w:rsidR="00000000" w:rsidDel="00000000" w:rsidP="00000000" w:rsidRDefault="00000000" w:rsidRPr="00000000" w14:paraId="00000D27">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D29">
            <w:pPr>
              <w:rPr/>
            </w:pPr>
            <w:r w:rsidDel="00000000" w:rsidR="00000000" w:rsidRPr="00000000">
              <w:rPr>
                <w:rtl w:val="0"/>
              </w:rPr>
            </w:r>
          </w:p>
        </w:tc>
        <w:tc>
          <w:tcPr>
            <w:gridSpan w:val="3"/>
          </w:tcPr>
          <w:p w:rsidR="00000000" w:rsidDel="00000000" w:rsidP="00000000" w:rsidRDefault="00000000" w:rsidRPr="00000000" w14:paraId="00000D2A">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2F">
            <w:pPr>
              <w:jc w:val="right"/>
              <w:rPr/>
            </w:pPr>
            <w:r w:rsidDel="00000000" w:rsidR="00000000" w:rsidRPr="00000000">
              <w:rPr>
                <w:rtl w:val="0"/>
              </w:rPr>
            </w:r>
          </w:p>
        </w:tc>
        <w:tc>
          <w:tcPr>
            <w:gridSpan w:val="2"/>
          </w:tcPr>
          <w:p w:rsidR="00000000" w:rsidDel="00000000" w:rsidP="00000000" w:rsidRDefault="00000000" w:rsidRPr="00000000" w14:paraId="00000D30">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34">
            <w:pPr>
              <w:jc w:val="right"/>
              <w:rPr/>
            </w:pPr>
            <w:r w:rsidDel="00000000" w:rsidR="00000000" w:rsidRPr="00000000">
              <w:rPr>
                <w:rtl w:val="0"/>
              </w:rPr>
            </w:r>
          </w:p>
        </w:tc>
        <w:tc>
          <w:tcPr>
            <w:gridSpan w:val="2"/>
          </w:tcPr>
          <w:p w:rsidR="00000000" w:rsidDel="00000000" w:rsidP="00000000" w:rsidRDefault="00000000" w:rsidRPr="00000000" w14:paraId="00000D35">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D37">
            <w:pPr>
              <w:rPr/>
            </w:pPr>
            <w:r w:rsidDel="00000000" w:rsidR="00000000" w:rsidRPr="00000000">
              <w:rPr>
                <w:rtl w:val="0"/>
              </w:rPr>
              <w:t xml:space="preserve">Documentación</w:t>
            </w:r>
          </w:p>
          <w:p w:rsidR="00000000" w:rsidDel="00000000" w:rsidP="00000000" w:rsidRDefault="00000000" w:rsidRPr="00000000" w14:paraId="00000D38">
            <w:pPr>
              <w:rPr/>
            </w:pPr>
            <w:r w:rsidDel="00000000" w:rsidR="00000000" w:rsidRPr="00000000">
              <w:rPr>
                <w:rtl w:val="0"/>
              </w:rPr>
              <w:t xml:space="preserve">Regla de Negocio</w:t>
            </w:r>
          </w:p>
          <w:p w:rsidR="00000000" w:rsidDel="00000000" w:rsidP="00000000" w:rsidRDefault="00000000" w:rsidRPr="00000000" w14:paraId="00000D39">
            <w:pPr>
              <w:rPr/>
            </w:pPr>
            <w:r w:rsidDel="00000000" w:rsidR="00000000" w:rsidRPr="00000000">
              <w:rPr>
                <w:rtl w:val="0"/>
              </w:rPr>
              <w:t xml:space="preserve">Normatividad</w:t>
            </w:r>
          </w:p>
        </w:tc>
        <w:tc>
          <w:tcPr>
            <w:gridSpan w:val="4"/>
          </w:tcPr>
          <w:p w:rsidR="00000000" w:rsidDel="00000000" w:rsidP="00000000" w:rsidRDefault="00000000" w:rsidRPr="00000000" w14:paraId="00000D3A">
            <w:pPr>
              <w:rPr/>
            </w:pPr>
            <w:r w:rsidDel="00000000" w:rsidR="00000000" w:rsidRPr="00000000">
              <w:rPr>
                <w:rtl w:val="0"/>
              </w:rPr>
              <w:t xml:space="preserve">CA_05.1.3.3</w:t>
              <w:tab/>
              <w:t xml:space="preserve">Si en otras tablas se encuentra implementado este servicio, No se permitira desactivar el servicio</w:t>
            </w:r>
          </w:p>
        </w:tc>
      </w:tr>
      <w:tr>
        <w:trPr>
          <w:cantSplit w:val="0"/>
          <w:tblHeader w:val="0"/>
        </w:trPr>
        <w:tc>
          <w:tcPr>
            <w:vMerge w:val="continue"/>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D3F">
            <w:pPr>
              <w:tabs>
                <w:tab w:val="left" w:leader="none" w:pos="1063"/>
              </w:tabs>
              <w:rPr/>
            </w:pPr>
            <w:r w:rsidDel="00000000" w:rsidR="00000000" w:rsidRPr="00000000">
              <w:rPr>
                <w:rtl w:val="0"/>
              </w:rPr>
              <w:t xml:space="preserve">CA_05.1.4.1 El sistema mandara un mensaje de confirmación para cambiar el estado de un servicio</w:t>
            </w:r>
          </w:p>
        </w:tc>
      </w:tr>
      <w:tr>
        <w:trPr>
          <w:cantSplit w:val="0"/>
          <w:tblHeader w:val="0"/>
        </w:trPr>
        <w:tc>
          <w:tcPr/>
          <w:p w:rsidR="00000000" w:rsidDel="00000000" w:rsidP="00000000" w:rsidRDefault="00000000" w:rsidRPr="00000000" w14:paraId="00000D43">
            <w:pPr>
              <w:rPr/>
            </w:pPr>
            <w:r w:rsidDel="00000000" w:rsidR="00000000" w:rsidRPr="00000000">
              <w:rPr>
                <w:rtl w:val="0"/>
              </w:rPr>
              <w:t xml:space="preserve">Comentarios</w:t>
            </w:r>
          </w:p>
        </w:tc>
        <w:tc>
          <w:tcPr>
            <w:gridSpan w:val="4"/>
          </w:tcPr>
          <w:p w:rsidR="00000000" w:rsidDel="00000000" w:rsidP="00000000" w:rsidRDefault="00000000" w:rsidRPr="00000000" w14:paraId="00000D44">
            <w:pPr>
              <w:rPr/>
            </w:pPr>
            <w:r w:rsidDel="00000000" w:rsidR="00000000" w:rsidRPr="00000000">
              <w:rPr>
                <w:rtl w:val="0"/>
              </w:rPr>
            </w:r>
          </w:p>
        </w:tc>
      </w:tr>
      <w:tr>
        <w:trPr>
          <w:cantSplit w:val="0"/>
          <w:tblHeader w:val="0"/>
        </w:trPr>
        <w:tc>
          <w:tcPr/>
          <w:p w:rsidR="00000000" w:rsidDel="00000000" w:rsidP="00000000" w:rsidRDefault="00000000" w:rsidRPr="00000000" w14:paraId="00000D48">
            <w:pPr>
              <w:rPr/>
            </w:pPr>
            <w:r w:rsidDel="00000000" w:rsidR="00000000" w:rsidRPr="00000000">
              <w:rPr>
                <w:rtl w:val="0"/>
              </w:rPr>
              <w:t xml:space="preserve">Responsables</w:t>
            </w:r>
          </w:p>
        </w:tc>
        <w:tc>
          <w:tcPr>
            <w:gridSpan w:val="4"/>
          </w:tcPr>
          <w:p w:rsidR="00000000" w:rsidDel="00000000" w:rsidP="00000000" w:rsidRDefault="00000000" w:rsidRPr="00000000" w14:paraId="00000D49">
            <w:pPr>
              <w:rPr/>
            </w:pPr>
            <w:r w:rsidDel="00000000" w:rsidR="00000000" w:rsidRPr="00000000">
              <w:rPr>
                <w:rtl w:val="0"/>
              </w:rPr>
              <w:t xml:space="preserve">Joel Tuiran</w:t>
            </w:r>
          </w:p>
        </w:tc>
      </w:tr>
    </w:tbl>
    <w:p w:rsidR="00000000" w:rsidDel="00000000" w:rsidP="00000000" w:rsidRDefault="00000000" w:rsidRPr="00000000" w14:paraId="00000D4D">
      <w:pPr>
        <w:rPr>
          <w:rFonts w:ascii="Arial" w:cs="Arial" w:eastAsia="Arial" w:hAnsi="Arial"/>
          <w:b w:val="1"/>
        </w:rPr>
      </w:pPr>
      <w:r w:rsidDel="00000000" w:rsidR="00000000" w:rsidRPr="00000000">
        <w:rPr>
          <w:rtl w:val="0"/>
        </w:rPr>
      </w:r>
    </w:p>
    <w:p w:rsidR="00000000" w:rsidDel="00000000" w:rsidP="00000000" w:rsidRDefault="00000000" w:rsidRPr="00000000" w14:paraId="00000D4E">
      <w:pPr>
        <w:rPr>
          <w:rFonts w:ascii="Arial" w:cs="Arial" w:eastAsia="Arial" w:hAnsi="Arial"/>
          <w:b w:val="1"/>
        </w:rPr>
      </w:pPr>
      <w:r w:rsidDel="00000000" w:rsidR="00000000" w:rsidRPr="00000000">
        <w:rPr>
          <w:rtl w:val="0"/>
        </w:rPr>
      </w:r>
    </w:p>
    <w:p w:rsidR="00000000" w:rsidDel="00000000" w:rsidP="00000000" w:rsidRDefault="00000000" w:rsidRPr="00000000" w14:paraId="00000D4F">
      <w:pPr>
        <w:rPr>
          <w:rFonts w:ascii="Arial" w:cs="Arial" w:eastAsia="Arial" w:hAnsi="Arial"/>
          <w:b w:val="1"/>
        </w:rPr>
      </w:pPr>
      <w:r w:rsidDel="00000000" w:rsidR="00000000" w:rsidRPr="00000000">
        <w:rPr>
          <w:rtl w:val="0"/>
        </w:rPr>
      </w:r>
    </w:p>
    <w:p w:rsidR="00000000" w:rsidDel="00000000" w:rsidP="00000000" w:rsidRDefault="00000000" w:rsidRPr="00000000" w14:paraId="00000D50">
      <w:pPr>
        <w:rPr>
          <w:rFonts w:ascii="Arial" w:cs="Arial" w:eastAsia="Arial" w:hAnsi="Arial"/>
          <w:b w:val="1"/>
        </w:rPr>
      </w:pPr>
      <w:r w:rsidDel="00000000" w:rsidR="00000000" w:rsidRPr="00000000">
        <w:rPr>
          <w:rtl w:val="0"/>
        </w:rPr>
      </w:r>
    </w:p>
    <w:tbl>
      <w:tblPr>
        <w:tblStyle w:val="Table2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D51">
            <w:pPr>
              <w:rPr/>
            </w:pPr>
            <w:r w:rsidDel="00000000" w:rsidR="00000000" w:rsidRPr="00000000">
              <w:rPr>
                <w:rtl w:val="0"/>
              </w:rPr>
              <w:t xml:space="preserve">CU -</w:t>
            </w:r>
          </w:p>
        </w:tc>
        <w:tc>
          <w:tcPr>
            <w:gridSpan w:val="4"/>
          </w:tcPr>
          <w:p w:rsidR="00000000" w:rsidDel="00000000" w:rsidP="00000000" w:rsidRDefault="00000000" w:rsidRPr="00000000" w14:paraId="00000D52">
            <w:pPr>
              <w:rPr/>
            </w:pPr>
            <w:r w:rsidDel="00000000" w:rsidR="00000000" w:rsidRPr="00000000">
              <w:rPr>
                <w:i w:val="1"/>
                <w:rtl w:val="0"/>
              </w:rPr>
              <w:t xml:space="preserve">CU.05.1.5 Listar los servicios</w:t>
            </w:r>
            <w:r w:rsidDel="00000000" w:rsidR="00000000" w:rsidRPr="00000000">
              <w:rPr>
                <w:rtl w:val="0"/>
              </w:rPr>
            </w:r>
          </w:p>
        </w:tc>
      </w:tr>
      <w:tr>
        <w:trPr>
          <w:cantSplit w:val="0"/>
          <w:tblHeader w:val="0"/>
        </w:trPr>
        <w:tc>
          <w:tcPr/>
          <w:p w:rsidR="00000000" w:rsidDel="00000000" w:rsidP="00000000" w:rsidRDefault="00000000" w:rsidRPr="00000000" w14:paraId="00000D56">
            <w:pPr>
              <w:rPr/>
            </w:pPr>
            <w:r w:rsidDel="00000000" w:rsidR="00000000" w:rsidRPr="00000000">
              <w:rPr>
                <w:rtl w:val="0"/>
              </w:rPr>
              <w:t xml:space="preserve">Dependencias</w:t>
            </w:r>
          </w:p>
        </w:tc>
        <w:tc>
          <w:tcPr>
            <w:gridSpan w:val="4"/>
          </w:tcPr>
          <w:p w:rsidR="00000000" w:rsidDel="00000000" w:rsidP="00000000" w:rsidRDefault="00000000" w:rsidRPr="00000000" w14:paraId="00000D57">
            <w:pPr>
              <w:rPr/>
            </w:pPr>
            <w:r w:rsidDel="00000000" w:rsidR="00000000" w:rsidRPr="00000000">
              <w:rPr>
                <w:rtl w:val="0"/>
              </w:rPr>
              <w:t xml:space="preserve">CU 05 servicios</w:t>
            </w:r>
          </w:p>
          <w:p w:rsidR="00000000" w:rsidDel="00000000" w:rsidP="00000000" w:rsidRDefault="00000000" w:rsidRPr="00000000" w14:paraId="00000D58">
            <w:pPr>
              <w:rPr/>
            </w:pPr>
            <w:r w:rsidDel="00000000" w:rsidR="00000000" w:rsidRPr="00000000">
              <w:rPr>
                <w:rtl w:val="0"/>
              </w:rPr>
              <w:t xml:space="preserve">CU 05.1 Gestión servicios</w:t>
            </w:r>
          </w:p>
        </w:tc>
      </w:tr>
      <w:tr>
        <w:trPr>
          <w:cantSplit w:val="0"/>
          <w:tblHeader w:val="0"/>
        </w:trPr>
        <w:tc>
          <w:tcPr/>
          <w:p w:rsidR="00000000" w:rsidDel="00000000" w:rsidP="00000000" w:rsidRDefault="00000000" w:rsidRPr="00000000" w14:paraId="00000D5C">
            <w:pPr>
              <w:rPr/>
            </w:pPr>
            <w:r w:rsidDel="00000000" w:rsidR="00000000" w:rsidRPr="00000000">
              <w:rPr>
                <w:rtl w:val="0"/>
              </w:rPr>
              <w:t xml:space="preserve">Pre – Condiciones</w:t>
            </w:r>
          </w:p>
        </w:tc>
        <w:tc>
          <w:tcPr>
            <w:gridSpan w:val="4"/>
          </w:tcPr>
          <w:p w:rsidR="00000000" w:rsidDel="00000000" w:rsidP="00000000" w:rsidRDefault="00000000" w:rsidRPr="00000000" w14:paraId="00000D5D">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D61">
            <w:pPr>
              <w:rPr/>
            </w:pPr>
            <w:r w:rsidDel="00000000" w:rsidR="00000000" w:rsidRPr="00000000">
              <w:rPr>
                <w:rtl w:val="0"/>
              </w:rPr>
              <w:t xml:space="preserve">Descripción</w:t>
            </w:r>
          </w:p>
        </w:tc>
        <w:tc>
          <w:tcPr>
            <w:gridSpan w:val="4"/>
          </w:tcPr>
          <w:p w:rsidR="00000000" w:rsidDel="00000000" w:rsidP="00000000" w:rsidRDefault="00000000" w:rsidRPr="00000000" w14:paraId="00000D62">
            <w:pPr>
              <w:rPr/>
            </w:pPr>
            <w:r w:rsidDel="00000000" w:rsidR="00000000" w:rsidRPr="00000000">
              <w:rPr>
                <w:rtl w:val="0"/>
              </w:rPr>
              <w:t xml:space="preserve">El sistema deberá comportarse como se describe en el siguiente caso de uso para visualizar la lista de los servicios registrados</w:t>
            </w:r>
          </w:p>
        </w:tc>
      </w:tr>
      <w:tr>
        <w:trPr>
          <w:cantSplit w:val="0"/>
          <w:tblHeader w:val="0"/>
        </w:trPr>
        <w:tc>
          <w:tcPr/>
          <w:p w:rsidR="00000000" w:rsidDel="00000000" w:rsidP="00000000" w:rsidRDefault="00000000" w:rsidRPr="00000000" w14:paraId="00000D66">
            <w:pPr>
              <w:rPr/>
            </w:pPr>
            <w:r w:rsidDel="00000000" w:rsidR="00000000" w:rsidRPr="00000000">
              <w:rPr>
                <w:rtl w:val="0"/>
              </w:rPr>
              <w:t xml:space="preserve">Actores</w:t>
            </w:r>
          </w:p>
        </w:tc>
        <w:tc>
          <w:tcPr>
            <w:gridSpan w:val="4"/>
          </w:tcPr>
          <w:p w:rsidR="00000000" w:rsidDel="00000000" w:rsidP="00000000" w:rsidRDefault="00000000" w:rsidRPr="00000000" w14:paraId="00000D67">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D6B">
            <w:pPr>
              <w:rPr/>
            </w:pPr>
            <w:r w:rsidDel="00000000" w:rsidR="00000000" w:rsidRPr="00000000">
              <w:rPr>
                <w:rtl w:val="0"/>
              </w:rPr>
              <w:t xml:space="preserve">Secuencia Normal</w:t>
            </w:r>
          </w:p>
        </w:tc>
        <w:tc>
          <w:tcPr/>
          <w:p w:rsidR="00000000" w:rsidDel="00000000" w:rsidP="00000000" w:rsidRDefault="00000000" w:rsidRPr="00000000" w14:paraId="00000D6C">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D6D">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D71">
            <w:pPr>
              <w:rPr/>
            </w:pPr>
            <w:r w:rsidDel="00000000" w:rsidR="00000000" w:rsidRPr="00000000">
              <w:rPr>
                <w:rtl w:val="0"/>
              </w:rPr>
              <w:t xml:space="preserve">1</w:t>
            </w:r>
          </w:p>
        </w:tc>
        <w:tc>
          <w:tcPr>
            <w:gridSpan w:val="3"/>
          </w:tcPr>
          <w:p w:rsidR="00000000" w:rsidDel="00000000" w:rsidP="00000000" w:rsidRDefault="00000000" w:rsidRPr="00000000" w14:paraId="00000D72">
            <w:pPr>
              <w:rPr/>
            </w:pPr>
            <w:r w:rsidDel="00000000" w:rsidR="00000000" w:rsidRPr="00000000">
              <w:rPr>
                <w:rtl w:val="0"/>
              </w:rPr>
              <w:t xml:space="preserve">El usuario ingresa al módulo de servicios</w:t>
            </w:r>
          </w:p>
        </w:tc>
      </w:tr>
      <w:tr>
        <w:trPr>
          <w:cantSplit w:val="0"/>
          <w:tblHeader w:val="0"/>
        </w:trPr>
        <w:tc>
          <w:tcPr>
            <w:vMerge w:val="continue"/>
          </w:tcPr>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76">
            <w:pPr>
              <w:rPr/>
            </w:pPr>
            <w:r w:rsidDel="00000000" w:rsidR="00000000" w:rsidRPr="00000000">
              <w:rPr>
                <w:rtl w:val="0"/>
              </w:rPr>
              <w:t xml:space="preserve">2</w:t>
            </w:r>
          </w:p>
        </w:tc>
        <w:tc>
          <w:tcPr>
            <w:gridSpan w:val="3"/>
          </w:tcPr>
          <w:p w:rsidR="00000000" w:rsidDel="00000000" w:rsidP="00000000" w:rsidRDefault="00000000" w:rsidRPr="00000000" w14:paraId="00000D77">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7B">
            <w:pPr>
              <w:rPr/>
            </w:pPr>
            <w:r w:rsidDel="00000000" w:rsidR="00000000" w:rsidRPr="00000000">
              <w:rPr>
                <w:rtl w:val="0"/>
              </w:rPr>
              <w:t xml:space="preserve">3</w:t>
            </w:r>
          </w:p>
        </w:tc>
        <w:tc>
          <w:tcPr>
            <w:gridSpan w:val="3"/>
          </w:tcPr>
          <w:p w:rsidR="00000000" w:rsidDel="00000000" w:rsidP="00000000" w:rsidRDefault="00000000" w:rsidRPr="00000000" w14:paraId="00000D7C">
            <w:pPr>
              <w:rPr/>
            </w:pPr>
            <w:r w:rsidDel="00000000" w:rsidR="00000000" w:rsidRPr="00000000">
              <w:rPr>
                <w:rtl w:val="0"/>
              </w:rPr>
              <w:t xml:space="preserve">El sistema genera el objeto de lista de servicos</w:t>
            </w:r>
          </w:p>
        </w:tc>
      </w:tr>
      <w:tr>
        <w:trPr>
          <w:cantSplit w:val="0"/>
          <w:tblHeader w:val="0"/>
        </w:trPr>
        <w:tc>
          <w:tcPr>
            <w:vMerge w:val="continue"/>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80">
            <w:pPr>
              <w:rPr/>
            </w:pPr>
            <w:r w:rsidDel="00000000" w:rsidR="00000000" w:rsidRPr="00000000">
              <w:rPr>
                <w:rtl w:val="0"/>
              </w:rPr>
              <w:t xml:space="preserve">4</w:t>
            </w:r>
          </w:p>
        </w:tc>
        <w:tc>
          <w:tcPr>
            <w:gridSpan w:val="3"/>
          </w:tcPr>
          <w:p w:rsidR="00000000" w:rsidDel="00000000" w:rsidP="00000000" w:rsidRDefault="00000000" w:rsidRPr="00000000" w14:paraId="00000D81">
            <w:pPr>
              <w:rPr/>
            </w:pPr>
            <w:r w:rsidDel="00000000" w:rsidR="00000000" w:rsidRPr="00000000">
              <w:rPr>
                <w:rtl w:val="0"/>
              </w:rPr>
              <w:t xml:space="preserve">El sistema despliega la lista de los servicios</w:t>
            </w:r>
          </w:p>
          <w:p w:rsidR="00000000" w:rsidDel="00000000" w:rsidP="00000000" w:rsidRDefault="00000000" w:rsidRPr="00000000" w14:paraId="00000D82">
            <w:pPr>
              <w:rPr/>
            </w:pPr>
            <w:r w:rsidDel="00000000" w:rsidR="00000000" w:rsidRPr="00000000">
              <w:rPr>
                <w:rtl w:val="0"/>
              </w:rPr>
              <w:t xml:space="preserve">CU05.1.4 Cambiar estado de un servicio</w:t>
            </w:r>
          </w:p>
          <w:p w:rsidR="00000000" w:rsidDel="00000000" w:rsidP="00000000" w:rsidRDefault="00000000" w:rsidRPr="00000000" w14:paraId="00000D83">
            <w:pPr>
              <w:rPr/>
            </w:pPr>
            <w:r w:rsidDel="00000000" w:rsidR="00000000" w:rsidRPr="00000000">
              <w:rPr>
                <w:rtl w:val="0"/>
              </w:rPr>
              <w:t xml:space="preserve">CU01.1.3 Editar un rol</w:t>
            </w:r>
          </w:p>
        </w:tc>
      </w:tr>
      <w:tr>
        <w:trPr>
          <w:cantSplit w:val="0"/>
          <w:tblHeader w:val="0"/>
        </w:trPr>
        <w:tc>
          <w:tcPr/>
          <w:p w:rsidR="00000000" w:rsidDel="00000000" w:rsidP="00000000" w:rsidRDefault="00000000" w:rsidRPr="00000000" w14:paraId="00000D86">
            <w:pPr>
              <w:rPr/>
            </w:pPr>
            <w:r w:rsidDel="00000000" w:rsidR="00000000" w:rsidRPr="00000000">
              <w:rPr>
                <w:rtl w:val="0"/>
              </w:rPr>
              <w:t xml:space="preserve">Post - Condición</w:t>
            </w:r>
          </w:p>
        </w:tc>
        <w:tc>
          <w:tcPr>
            <w:gridSpan w:val="4"/>
          </w:tcPr>
          <w:p w:rsidR="00000000" w:rsidDel="00000000" w:rsidP="00000000" w:rsidRDefault="00000000" w:rsidRPr="00000000" w14:paraId="00000D87">
            <w:pPr>
              <w:rPr/>
            </w:pPr>
            <w:r w:rsidDel="00000000" w:rsidR="00000000" w:rsidRPr="00000000">
              <w:rPr>
                <w:rtl w:val="0"/>
              </w:rPr>
              <w:t xml:space="preserve">Se ha mostrado la lista de los servicios </w:t>
            </w:r>
          </w:p>
        </w:tc>
      </w:tr>
      <w:tr>
        <w:trPr>
          <w:cantSplit w:val="0"/>
          <w:tblHeader w:val="0"/>
        </w:trPr>
        <w:tc>
          <w:tcPr/>
          <w:p w:rsidR="00000000" w:rsidDel="00000000" w:rsidP="00000000" w:rsidRDefault="00000000" w:rsidRPr="00000000" w14:paraId="00000D8B">
            <w:pPr>
              <w:rPr/>
            </w:pPr>
            <w:r w:rsidDel="00000000" w:rsidR="00000000" w:rsidRPr="00000000">
              <w:rPr>
                <w:rtl w:val="0"/>
              </w:rPr>
              <w:t xml:space="preserve">Excepciones</w:t>
            </w:r>
          </w:p>
        </w:tc>
        <w:tc>
          <w:tcPr/>
          <w:p w:rsidR="00000000" w:rsidDel="00000000" w:rsidP="00000000" w:rsidRDefault="00000000" w:rsidRPr="00000000" w14:paraId="00000D8C">
            <w:pPr>
              <w:rPr/>
            </w:pPr>
            <w:r w:rsidDel="00000000" w:rsidR="00000000" w:rsidRPr="00000000">
              <w:rPr>
                <w:rtl w:val="0"/>
              </w:rPr>
              <w:t xml:space="preserve">Paso</w:t>
            </w:r>
          </w:p>
        </w:tc>
        <w:tc>
          <w:tcPr>
            <w:gridSpan w:val="3"/>
          </w:tcPr>
          <w:p w:rsidR="00000000" w:rsidDel="00000000" w:rsidP="00000000" w:rsidRDefault="00000000" w:rsidRPr="00000000" w14:paraId="00000D8D">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D90">
            <w:pPr>
              <w:rPr/>
            </w:pPr>
            <w:r w:rsidDel="00000000" w:rsidR="00000000" w:rsidRPr="00000000">
              <w:rPr>
                <w:rtl w:val="0"/>
              </w:rPr>
            </w:r>
          </w:p>
        </w:tc>
        <w:tc>
          <w:tcPr>
            <w:vMerge w:val="restart"/>
          </w:tcPr>
          <w:p w:rsidR="00000000" w:rsidDel="00000000" w:rsidP="00000000" w:rsidRDefault="00000000" w:rsidRPr="00000000" w14:paraId="00000D91">
            <w:pPr>
              <w:rPr/>
            </w:pPr>
            <w:r w:rsidDel="00000000" w:rsidR="00000000" w:rsidRPr="00000000">
              <w:rPr>
                <w:rtl w:val="0"/>
              </w:rPr>
            </w:r>
          </w:p>
        </w:tc>
        <w:tc>
          <w:tcPr>
            <w:gridSpan w:val="3"/>
          </w:tcPr>
          <w:p w:rsidR="00000000" w:rsidDel="00000000" w:rsidP="00000000" w:rsidRDefault="00000000" w:rsidRPr="00000000" w14:paraId="00000D92">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D97">
            <w:pPr>
              <w:jc w:val="right"/>
              <w:rPr/>
            </w:pPr>
            <w:r w:rsidDel="00000000" w:rsidR="00000000" w:rsidRPr="00000000">
              <w:rPr>
                <w:rtl w:val="0"/>
              </w:rPr>
            </w:r>
          </w:p>
        </w:tc>
        <w:tc>
          <w:tcPr/>
          <w:p w:rsidR="00000000" w:rsidDel="00000000" w:rsidP="00000000" w:rsidRDefault="00000000" w:rsidRPr="00000000" w14:paraId="00000D99">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D9C">
            <w:pPr>
              <w:jc w:val="right"/>
              <w:rPr/>
            </w:pPr>
            <w:r w:rsidDel="00000000" w:rsidR="00000000" w:rsidRPr="00000000">
              <w:rPr>
                <w:rtl w:val="0"/>
              </w:rPr>
            </w:r>
          </w:p>
        </w:tc>
        <w:tc>
          <w:tcPr/>
          <w:p w:rsidR="00000000" w:rsidDel="00000000" w:rsidP="00000000" w:rsidRDefault="00000000" w:rsidRPr="00000000" w14:paraId="00000D9E">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DA1">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A6">
            <w:pPr>
              <w:jc w:val="right"/>
              <w:rPr/>
            </w:pPr>
            <w:r w:rsidDel="00000000" w:rsidR="00000000" w:rsidRPr="00000000">
              <w:rPr>
                <w:rtl w:val="0"/>
              </w:rPr>
            </w:r>
          </w:p>
        </w:tc>
        <w:tc>
          <w:tcPr>
            <w:gridSpan w:val="2"/>
          </w:tcPr>
          <w:p w:rsidR="00000000" w:rsidDel="00000000" w:rsidP="00000000" w:rsidRDefault="00000000" w:rsidRPr="00000000" w14:paraId="00000DA7">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AB">
            <w:pPr>
              <w:jc w:val="right"/>
              <w:rPr/>
            </w:pPr>
            <w:r w:rsidDel="00000000" w:rsidR="00000000" w:rsidRPr="00000000">
              <w:rPr>
                <w:rtl w:val="0"/>
              </w:rPr>
            </w:r>
          </w:p>
        </w:tc>
        <w:tc>
          <w:tcPr>
            <w:gridSpan w:val="2"/>
          </w:tcPr>
          <w:p w:rsidR="00000000" w:rsidDel="00000000" w:rsidP="00000000" w:rsidRDefault="00000000" w:rsidRPr="00000000" w14:paraId="00000DAC">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DAE">
            <w:pPr>
              <w:rPr/>
            </w:pPr>
            <w:r w:rsidDel="00000000" w:rsidR="00000000" w:rsidRPr="00000000">
              <w:rPr>
                <w:rtl w:val="0"/>
              </w:rPr>
              <w:t xml:space="preserve">Documentación</w:t>
            </w:r>
          </w:p>
          <w:p w:rsidR="00000000" w:rsidDel="00000000" w:rsidP="00000000" w:rsidRDefault="00000000" w:rsidRPr="00000000" w14:paraId="00000DAF">
            <w:pPr>
              <w:rPr/>
            </w:pPr>
            <w:r w:rsidDel="00000000" w:rsidR="00000000" w:rsidRPr="00000000">
              <w:rPr>
                <w:rtl w:val="0"/>
              </w:rPr>
              <w:t xml:space="preserve">Regla de Negocio</w:t>
            </w:r>
          </w:p>
          <w:p w:rsidR="00000000" w:rsidDel="00000000" w:rsidP="00000000" w:rsidRDefault="00000000" w:rsidRPr="00000000" w14:paraId="00000DB0">
            <w:pPr>
              <w:rPr/>
            </w:pPr>
            <w:r w:rsidDel="00000000" w:rsidR="00000000" w:rsidRPr="00000000">
              <w:rPr>
                <w:rtl w:val="0"/>
              </w:rPr>
              <w:t xml:space="preserve">Normatividad</w:t>
            </w:r>
          </w:p>
        </w:tc>
        <w:tc>
          <w:tcPr>
            <w:gridSpan w:val="4"/>
          </w:tcPr>
          <w:p w:rsidR="00000000" w:rsidDel="00000000" w:rsidP="00000000" w:rsidRDefault="00000000" w:rsidRPr="00000000" w14:paraId="00000DB1">
            <w:pPr>
              <w:rPr/>
            </w:pPr>
            <w:r w:rsidDel="00000000" w:rsidR="00000000" w:rsidRPr="00000000">
              <w:rPr>
                <w:rtl w:val="0"/>
              </w:rPr>
              <w:t xml:space="preserve">CA_05.1.4.3</w:t>
              <w:tab/>
              <w:t xml:space="preserve">Se mostraran los servicios que estan registrados</w:t>
            </w:r>
          </w:p>
        </w:tc>
      </w:tr>
      <w:tr>
        <w:trPr>
          <w:cantSplit w:val="0"/>
          <w:tblHeader w:val="0"/>
        </w:trPr>
        <w:tc>
          <w:tcPr>
            <w:vMerge w:val="continue"/>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DB6">
            <w:pPr>
              <w:rPr/>
            </w:pPr>
            <w:r w:rsidDel="00000000" w:rsidR="00000000" w:rsidRPr="00000000">
              <w:rPr>
                <w:rtl w:val="0"/>
              </w:rPr>
              <w:t xml:space="preserve">CA_05.1.5.1</w:t>
              <w:tab/>
              <w:t xml:space="preserve">No se mostraran registros en los que algun campo este vacio.</w:t>
            </w:r>
          </w:p>
        </w:tc>
      </w:tr>
      <w:tr>
        <w:trPr>
          <w:cantSplit w:val="0"/>
          <w:tblHeader w:val="0"/>
        </w:trPr>
        <w:tc>
          <w:tcPr/>
          <w:p w:rsidR="00000000" w:rsidDel="00000000" w:rsidP="00000000" w:rsidRDefault="00000000" w:rsidRPr="00000000" w14:paraId="00000DBA">
            <w:pPr>
              <w:rPr/>
            </w:pPr>
            <w:r w:rsidDel="00000000" w:rsidR="00000000" w:rsidRPr="00000000">
              <w:rPr>
                <w:rtl w:val="0"/>
              </w:rPr>
              <w:t xml:space="preserve">Comentarios</w:t>
            </w:r>
          </w:p>
        </w:tc>
        <w:tc>
          <w:tcPr>
            <w:gridSpan w:val="4"/>
          </w:tcPr>
          <w:p w:rsidR="00000000" w:rsidDel="00000000" w:rsidP="00000000" w:rsidRDefault="00000000" w:rsidRPr="00000000" w14:paraId="00000DBB">
            <w:pPr>
              <w:rPr/>
            </w:pPr>
            <w:r w:rsidDel="00000000" w:rsidR="00000000" w:rsidRPr="00000000">
              <w:rPr>
                <w:rtl w:val="0"/>
              </w:rPr>
              <w:t xml:space="preserve">CA_05.1.5.2</w:t>
              <w:tab/>
              <w:t xml:space="preserve">El id se mostrara en orden, sin huecos entre numeros y en orden descendente.</w:t>
            </w:r>
          </w:p>
        </w:tc>
      </w:tr>
      <w:tr>
        <w:trPr>
          <w:cantSplit w:val="0"/>
          <w:tblHeader w:val="0"/>
        </w:trPr>
        <w:tc>
          <w:tcPr/>
          <w:p w:rsidR="00000000" w:rsidDel="00000000" w:rsidP="00000000" w:rsidRDefault="00000000" w:rsidRPr="00000000" w14:paraId="00000DBF">
            <w:pPr>
              <w:rPr/>
            </w:pPr>
            <w:r w:rsidDel="00000000" w:rsidR="00000000" w:rsidRPr="00000000">
              <w:rPr>
                <w:rtl w:val="0"/>
              </w:rPr>
              <w:t xml:space="preserve">Responsables</w:t>
            </w:r>
          </w:p>
        </w:tc>
        <w:tc>
          <w:tcPr>
            <w:gridSpan w:val="4"/>
          </w:tcPr>
          <w:p w:rsidR="00000000" w:rsidDel="00000000" w:rsidP="00000000" w:rsidRDefault="00000000" w:rsidRPr="00000000" w14:paraId="00000DC0">
            <w:pPr>
              <w:rPr/>
            </w:pPr>
            <w:r w:rsidDel="00000000" w:rsidR="00000000" w:rsidRPr="00000000">
              <w:rPr>
                <w:rtl w:val="0"/>
              </w:rPr>
              <w:t xml:space="preserve">Joel Tuiran</w:t>
            </w:r>
          </w:p>
        </w:tc>
      </w:tr>
    </w:tbl>
    <w:p w:rsidR="00000000" w:rsidDel="00000000" w:rsidP="00000000" w:rsidRDefault="00000000" w:rsidRPr="00000000" w14:paraId="00000DC4">
      <w:pPr>
        <w:rPr>
          <w:rFonts w:ascii="Arial" w:cs="Arial" w:eastAsia="Arial" w:hAnsi="Arial"/>
          <w:b w:val="1"/>
        </w:rPr>
      </w:pPr>
      <w:r w:rsidDel="00000000" w:rsidR="00000000" w:rsidRPr="00000000">
        <w:rPr>
          <w:rtl w:val="0"/>
        </w:rPr>
      </w:r>
    </w:p>
    <w:p w:rsidR="00000000" w:rsidDel="00000000" w:rsidP="00000000" w:rsidRDefault="00000000" w:rsidRPr="00000000" w14:paraId="00000DC5">
      <w:pPr>
        <w:rPr>
          <w:rFonts w:ascii="Arial" w:cs="Arial" w:eastAsia="Arial" w:hAnsi="Arial"/>
          <w:b w:val="1"/>
        </w:rPr>
      </w:pPr>
      <w:r w:rsidDel="00000000" w:rsidR="00000000" w:rsidRPr="00000000">
        <w:rPr>
          <w:rtl w:val="0"/>
        </w:rPr>
      </w:r>
    </w:p>
    <w:p w:rsidR="00000000" w:rsidDel="00000000" w:rsidP="00000000" w:rsidRDefault="00000000" w:rsidRPr="00000000" w14:paraId="00000DC6">
      <w:pPr>
        <w:rPr>
          <w:rFonts w:ascii="Arial" w:cs="Arial" w:eastAsia="Arial" w:hAnsi="Arial"/>
          <w:b w:val="1"/>
        </w:rPr>
      </w:pPr>
      <w:r w:rsidDel="00000000" w:rsidR="00000000" w:rsidRPr="00000000">
        <w:rPr>
          <w:rtl w:val="0"/>
        </w:rPr>
      </w:r>
    </w:p>
    <w:p w:rsidR="00000000" w:rsidDel="00000000" w:rsidP="00000000" w:rsidRDefault="00000000" w:rsidRPr="00000000" w14:paraId="00000DC7">
      <w:pPr>
        <w:rPr>
          <w:rFonts w:ascii="Arial" w:cs="Arial" w:eastAsia="Arial" w:hAnsi="Arial"/>
          <w:b w:val="1"/>
        </w:rPr>
      </w:pPr>
      <w:r w:rsidDel="00000000" w:rsidR="00000000" w:rsidRPr="00000000">
        <w:rPr>
          <w:rtl w:val="0"/>
        </w:rPr>
      </w:r>
    </w:p>
    <w:p w:rsidR="00000000" w:rsidDel="00000000" w:rsidP="00000000" w:rsidRDefault="00000000" w:rsidRPr="00000000" w14:paraId="00000DC8">
      <w:pPr>
        <w:rPr>
          <w:rFonts w:ascii="Arial" w:cs="Arial" w:eastAsia="Arial" w:hAnsi="Arial"/>
          <w:b w:val="1"/>
        </w:rPr>
      </w:pPr>
      <w:r w:rsidDel="00000000" w:rsidR="00000000" w:rsidRPr="00000000">
        <w:rPr>
          <w:rtl w:val="0"/>
        </w:rPr>
      </w:r>
    </w:p>
    <w:p w:rsidR="00000000" w:rsidDel="00000000" w:rsidP="00000000" w:rsidRDefault="00000000" w:rsidRPr="00000000" w14:paraId="00000DC9">
      <w:pPr>
        <w:rPr>
          <w:rFonts w:ascii="Arial" w:cs="Arial" w:eastAsia="Arial" w:hAnsi="Arial"/>
          <w:b w:val="1"/>
        </w:rPr>
      </w:pPr>
      <w:r w:rsidDel="00000000" w:rsidR="00000000" w:rsidRPr="00000000">
        <w:rPr>
          <w:rtl w:val="0"/>
        </w:rPr>
      </w:r>
    </w:p>
    <w:p w:rsidR="00000000" w:rsidDel="00000000" w:rsidP="00000000" w:rsidRDefault="00000000" w:rsidRPr="00000000" w14:paraId="00000DCA">
      <w:pPr>
        <w:rPr>
          <w:rFonts w:ascii="Arial" w:cs="Arial" w:eastAsia="Arial" w:hAnsi="Arial"/>
          <w:b w:val="1"/>
        </w:rPr>
      </w:pPr>
      <w:r w:rsidDel="00000000" w:rsidR="00000000" w:rsidRPr="00000000">
        <w:rPr>
          <w:rtl w:val="0"/>
        </w:rPr>
      </w:r>
    </w:p>
    <w:p w:rsidR="00000000" w:rsidDel="00000000" w:rsidP="00000000" w:rsidRDefault="00000000" w:rsidRPr="00000000" w14:paraId="00000DCB">
      <w:pPr>
        <w:rPr>
          <w:rFonts w:ascii="Arial" w:cs="Arial" w:eastAsia="Arial" w:hAnsi="Arial"/>
          <w:b w:val="1"/>
        </w:rPr>
      </w:pPr>
      <w:r w:rsidDel="00000000" w:rsidR="00000000" w:rsidRPr="00000000">
        <w:rPr>
          <w:rtl w:val="0"/>
        </w:rPr>
      </w:r>
    </w:p>
    <w:tbl>
      <w:tblPr>
        <w:tblStyle w:val="Table3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DCC">
            <w:pPr>
              <w:rPr/>
            </w:pPr>
            <w:r w:rsidDel="00000000" w:rsidR="00000000" w:rsidRPr="00000000">
              <w:rPr>
                <w:rtl w:val="0"/>
              </w:rPr>
              <w:t xml:space="preserve">Escenario</w:t>
            </w:r>
          </w:p>
        </w:tc>
        <w:tc>
          <w:tcPr/>
          <w:p w:rsidR="00000000" w:rsidDel="00000000" w:rsidP="00000000" w:rsidRDefault="00000000" w:rsidRPr="00000000" w14:paraId="00000DCD">
            <w:pPr>
              <w:pStyle w:val="Heading2"/>
              <w:rPr>
                <w:rFonts w:ascii="Tahoma" w:cs="Tahoma" w:eastAsia="Tahoma" w:hAnsi="Tahoma"/>
              </w:rPr>
            </w:pPr>
            <w:r w:rsidDel="00000000" w:rsidR="00000000" w:rsidRPr="00000000">
              <w:rPr>
                <w:rFonts w:ascii="Tahoma" w:cs="Tahoma" w:eastAsia="Tahoma" w:hAnsi="Tahoma"/>
                <w:rtl w:val="0"/>
              </w:rPr>
              <w:t xml:space="preserve">CU05 Servicios</w:t>
            </w:r>
          </w:p>
          <w:p w:rsidR="00000000" w:rsidDel="00000000" w:rsidP="00000000" w:rsidRDefault="00000000" w:rsidRPr="00000000" w14:paraId="00000DCE">
            <w:pPr>
              <w:pStyle w:val="Heading2"/>
              <w:rPr>
                <w:rFonts w:ascii="Tahoma" w:cs="Tahoma" w:eastAsia="Tahoma" w:hAnsi="Tahoma"/>
              </w:rPr>
            </w:pPr>
            <w:r w:rsidDel="00000000" w:rsidR="00000000" w:rsidRPr="00000000">
              <w:rPr>
                <w:rFonts w:ascii="Tahoma" w:cs="Tahoma" w:eastAsia="Tahoma" w:hAnsi="Tahoma"/>
                <w:rtl w:val="0"/>
              </w:rPr>
              <w:t xml:space="preserve">CU05.2 Gestión de empleados</w:t>
            </w:r>
          </w:p>
        </w:tc>
        <w:tc>
          <w:tcPr/>
          <w:p w:rsidR="00000000" w:rsidDel="00000000" w:rsidP="00000000" w:rsidRDefault="00000000" w:rsidRPr="00000000" w14:paraId="00000DCF">
            <w:pPr>
              <w:rPr/>
            </w:pPr>
            <w:r w:rsidDel="00000000" w:rsidR="00000000" w:rsidRPr="00000000">
              <w:rPr>
                <w:rtl w:val="0"/>
              </w:rPr>
            </w:r>
          </w:p>
        </w:tc>
      </w:tr>
    </w:tbl>
    <w:p w:rsidR="00000000" w:rsidDel="00000000" w:rsidP="00000000" w:rsidRDefault="00000000" w:rsidRPr="00000000" w14:paraId="00000DD0">
      <w:pPr>
        <w:rPr>
          <w:b w:val="1"/>
        </w:rPr>
      </w:pPr>
      <w:r w:rsidDel="00000000" w:rsidR="00000000" w:rsidRPr="00000000">
        <w:rPr>
          <w:rtl w:val="0"/>
        </w:rPr>
      </w:r>
    </w:p>
    <w:tbl>
      <w:tblPr>
        <w:tblStyle w:val="Table3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DD1">
            <w:pPr>
              <w:rPr/>
            </w:pPr>
            <w:r w:rsidDel="00000000" w:rsidR="00000000" w:rsidRPr="00000000">
              <w:rPr>
                <w:rtl w:val="0"/>
              </w:rPr>
              <w:t xml:space="preserve">CU -</w:t>
            </w:r>
          </w:p>
        </w:tc>
        <w:tc>
          <w:tcPr>
            <w:gridSpan w:val="3"/>
          </w:tcPr>
          <w:p w:rsidR="00000000" w:rsidDel="00000000" w:rsidP="00000000" w:rsidRDefault="00000000" w:rsidRPr="00000000" w14:paraId="00000DD2">
            <w:pPr>
              <w:rPr/>
            </w:pPr>
            <w:r w:rsidDel="00000000" w:rsidR="00000000" w:rsidRPr="00000000">
              <w:rPr>
                <w:i w:val="1"/>
                <w:rtl w:val="0"/>
              </w:rPr>
              <w:t xml:space="preserve">CU.05.2.1 registrar empleados</w:t>
            </w:r>
            <w:r w:rsidDel="00000000" w:rsidR="00000000" w:rsidRPr="00000000">
              <w:rPr>
                <w:rtl w:val="0"/>
              </w:rPr>
            </w:r>
          </w:p>
        </w:tc>
      </w:tr>
      <w:tr>
        <w:trPr>
          <w:cantSplit w:val="0"/>
          <w:tblHeader w:val="0"/>
        </w:trPr>
        <w:tc>
          <w:tcPr/>
          <w:p w:rsidR="00000000" w:rsidDel="00000000" w:rsidP="00000000" w:rsidRDefault="00000000" w:rsidRPr="00000000" w14:paraId="00000DD5">
            <w:pPr>
              <w:rPr/>
            </w:pPr>
            <w:r w:rsidDel="00000000" w:rsidR="00000000" w:rsidRPr="00000000">
              <w:rPr>
                <w:rtl w:val="0"/>
              </w:rPr>
              <w:t xml:space="preserve">Dependencias</w:t>
            </w:r>
          </w:p>
        </w:tc>
        <w:tc>
          <w:tcPr>
            <w:gridSpan w:val="3"/>
          </w:tcPr>
          <w:p w:rsidR="00000000" w:rsidDel="00000000" w:rsidP="00000000" w:rsidRDefault="00000000" w:rsidRPr="00000000" w14:paraId="00000DD6">
            <w:pPr>
              <w:rPr/>
            </w:pPr>
            <w:r w:rsidDel="00000000" w:rsidR="00000000" w:rsidRPr="00000000">
              <w:rPr>
                <w:rtl w:val="0"/>
              </w:rPr>
              <w:t xml:space="preserve">CU 05 Servicios</w:t>
            </w:r>
          </w:p>
          <w:p w:rsidR="00000000" w:rsidDel="00000000" w:rsidP="00000000" w:rsidRDefault="00000000" w:rsidRPr="00000000" w14:paraId="00000DD7">
            <w:pPr>
              <w:rPr/>
            </w:pPr>
            <w:r w:rsidDel="00000000" w:rsidR="00000000" w:rsidRPr="00000000">
              <w:rPr>
                <w:rtl w:val="0"/>
              </w:rPr>
              <w:t xml:space="preserve">CU 05.2 Gestión de empleados</w:t>
            </w:r>
          </w:p>
        </w:tc>
      </w:tr>
      <w:tr>
        <w:trPr>
          <w:cantSplit w:val="0"/>
          <w:tblHeader w:val="0"/>
        </w:trPr>
        <w:tc>
          <w:tcPr/>
          <w:p w:rsidR="00000000" w:rsidDel="00000000" w:rsidP="00000000" w:rsidRDefault="00000000" w:rsidRPr="00000000" w14:paraId="00000DDA">
            <w:pPr>
              <w:rPr/>
            </w:pPr>
            <w:r w:rsidDel="00000000" w:rsidR="00000000" w:rsidRPr="00000000">
              <w:rPr>
                <w:rtl w:val="0"/>
              </w:rPr>
              <w:t xml:space="preserve">Pre – Condiciones</w:t>
            </w:r>
          </w:p>
        </w:tc>
        <w:tc>
          <w:tcPr>
            <w:gridSpan w:val="3"/>
          </w:tcPr>
          <w:p w:rsidR="00000000" w:rsidDel="00000000" w:rsidP="00000000" w:rsidRDefault="00000000" w:rsidRPr="00000000" w14:paraId="00000DDB">
            <w:pPr>
              <w:rPr/>
            </w:pPr>
            <w:r w:rsidDel="00000000" w:rsidR="00000000" w:rsidRPr="00000000">
              <w:rPr>
                <w:rtl w:val="0"/>
              </w:rPr>
              <w:t xml:space="preserve">El usuario que intenta registrar un nuevo empleado debe tener el rol de "Administrador".</w:t>
            </w:r>
          </w:p>
        </w:tc>
      </w:tr>
      <w:tr>
        <w:trPr>
          <w:cantSplit w:val="0"/>
          <w:tblHeader w:val="0"/>
        </w:trPr>
        <w:tc>
          <w:tcPr/>
          <w:p w:rsidR="00000000" w:rsidDel="00000000" w:rsidP="00000000" w:rsidRDefault="00000000" w:rsidRPr="00000000" w14:paraId="00000DDE">
            <w:pPr>
              <w:rPr/>
            </w:pPr>
            <w:r w:rsidDel="00000000" w:rsidR="00000000" w:rsidRPr="00000000">
              <w:rPr>
                <w:rtl w:val="0"/>
              </w:rPr>
              <w:t xml:space="preserve">Descripción</w:t>
            </w:r>
          </w:p>
        </w:tc>
        <w:tc>
          <w:tcPr>
            <w:gridSpan w:val="3"/>
          </w:tcPr>
          <w:p w:rsidR="00000000" w:rsidDel="00000000" w:rsidP="00000000" w:rsidRDefault="00000000" w:rsidRPr="00000000" w14:paraId="00000DDF">
            <w:pPr>
              <w:rPr/>
            </w:pPr>
            <w:r w:rsidDel="00000000" w:rsidR="00000000" w:rsidRPr="00000000">
              <w:rPr>
                <w:rtl w:val="0"/>
              </w:rPr>
              <w:t xml:space="preserve">El sistema deberá comportarse como se describe en el siguiente caso de uso para crear un nuevo empleado dentro del sistema</w:t>
            </w:r>
          </w:p>
        </w:tc>
      </w:tr>
      <w:tr>
        <w:trPr>
          <w:cantSplit w:val="0"/>
          <w:tblHeader w:val="0"/>
        </w:trPr>
        <w:tc>
          <w:tcPr/>
          <w:p w:rsidR="00000000" w:rsidDel="00000000" w:rsidP="00000000" w:rsidRDefault="00000000" w:rsidRPr="00000000" w14:paraId="00000DE2">
            <w:pPr>
              <w:rPr/>
            </w:pPr>
            <w:r w:rsidDel="00000000" w:rsidR="00000000" w:rsidRPr="00000000">
              <w:rPr>
                <w:rtl w:val="0"/>
              </w:rPr>
              <w:t xml:space="preserve">Actores</w:t>
            </w:r>
          </w:p>
        </w:tc>
        <w:tc>
          <w:tcPr>
            <w:gridSpan w:val="3"/>
          </w:tcPr>
          <w:p w:rsidR="00000000" w:rsidDel="00000000" w:rsidP="00000000" w:rsidRDefault="00000000" w:rsidRPr="00000000" w14:paraId="00000DE3">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DE6">
            <w:pPr>
              <w:rPr/>
            </w:pPr>
            <w:r w:rsidDel="00000000" w:rsidR="00000000" w:rsidRPr="00000000">
              <w:rPr>
                <w:rtl w:val="0"/>
              </w:rPr>
              <w:t xml:space="preserve">Secuencia Normal</w:t>
            </w:r>
          </w:p>
        </w:tc>
        <w:tc>
          <w:tcPr/>
          <w:p w:rsidR="00000000" w:rsidDel="00000000" w:rsidP="00000000" w:rsidRDefault="00000000" w:rsidRPr="00000000" w14:paraId="00000DE7">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DE8">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DEB">
            <w:pPr>
              <w:rPr/>
            </w:pPr>
            <w:r w:rsidDel="00000000" w:rsidR="00000000" w:rsidRPr="00000000">
              <w:rPr>
                <w:rtl w:val="0"/>
              </w:rPr>
              <w:t xml:space="preserve">1</w:t>
            </w:r>
          </w:p>
        </w:tc>
        <w:tc>
          <w:tcPr>
            <w:gridSpan w:val="2"/>
          </w:tcPr>
          <w:p w:rsidR="00000000" w:rsidDel="00000000" w:rsidP="00000000" w:rsidRDefault="00000000" w:rsidRPr="00000000" w14:paraId="00000DEC">
            <w:pPr>
              <w:rPr/>
            </w:pPr>
            <w:r w:rsidDel="00000000" w:rsidR="00000000" w:rsidRPr="00000000">
              <w:rPr>
                <w:rtl w:val="0"/>
              </w:rPr>
              <w:t xml:space="preserve">El usuario Ingresa a Crear un nuevo empleado</w:t>
            </w:r>
          </w:p>
        </w:tc>
      </w:tr>
      <w:tr>
        <w:trPr>
          <w:cantSplit w:val="0"/>
          <w:tblHeader w:val="0"/>
        </w:trPr>
        <w:tc>
          <w:tcPr>
            <w:vMerge w:val="continue"/>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EF">
            <w:pPr>
              <w:rPr/>
            </w:pPr>
            <w:r w:rsidDel="00000000" w:rsidR="00000000" w:rsidRPr="00000000">
              <w:rPr>
                <w:rtl w:val="0"/>
              </w:rPr>
              <w:t xml:space="preserve">2</w:t>
            </w:r>
          </w:p>
        </w:tc>
        <w:tc>
          <w:tcPr>
            <w:gridSpan w:val="2"/>
          </w:tcPr>
          <w:p w:rsidR="00000000" w:rsidDel="00000000" w:rsidP="00000000" w:rsidRDefault="00000000" w:rsidRPr="00000000" w14:paraId="00000DF0">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F3">
            <w:pPr>
              <w:rPr/>
            </w:pPr>
            <w:r w:rsidDel="00000000" w:rsidR="00000000" w:rsidRPr="00000000">
              <w:rPr>
                <w:rtl w:val="0"/>
              </w:rPr>
              <w:t xml:space="preserve">3</w:t>
            </w:r>
          </w:p>
        </w:tc>
        <w:tc>
          <w:tcPr>
            <w:gridSpan w:val="2"/>
          </w:tcPr>
          <w:p w:rsidR="00000000" w:rsidDel="00000000" w:rsidP="00000000" w:rsidRDefault="00000000" w:rsidRPr="00000000" w14:paraId="00000DF4">
            <w:pPr>
              <w:rPr/>
            </w:pPr>
            <w:r w:rsidDel="00000000" w:rsidR="00000000" w:rsidRPr="00000000">
              <w:rPr>
                <w:rtl w:val="0"/>
              </w:rPr>
              <w:t xml:space="preserve">El sistema muestra formulario de nuevo empleado</w:t>
            </w:r>
          </w:p>
        </w:tc>
      </w:tr>
      <w:tr>
        <w:trPr>
          <w:cantSplit w:val="0"/>
          <w:tblHeader w:val="0"/>
        </w:trPr>
        <w:tc>
          <w:tcPr>
            <w:vMerge w:val="continue"/>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F7">
            <w:pPr>
              <w:rPr/>
            </w:pPr>
            <w:r w:rsidDel="00000000" w:rsidR="00000000" w:rsidRPr="00000000">
              <w:rPr>
                <w:rtl w:val="0"/>
              </w:rPr>
              <w:t xml:space="preserve">4</w:t>
            </w:r>
          </w:p>
        </w:tc>
        <w:tc>
          <w:tcPr>
            <w:gridSpan w:val="2"/>
          </w:tcPr>
          <w:p w:rsidR="00000000" w:rsidDel="00000000" w:rsidP="00000000" w:rsidRDefault="00000000" w:rsidRPr="00000000" w14:paraId="00000DF8">
            <w:pPr>
              <w:rPr/>
            </w:pPr>
            <w:r w:rsidDel="00000000" w:rsidR="00000000" w:rsidRPr="00000000">
              <w:rPr>
                <w:rtl w:val="0"/>
              </w:rPr>
              <w:t xml:space="preserve">El administrador diligencia formulario</w:t>
            </w:r>
          </w:p>
        </w:tc>
      </w:tr>
      <w:tr>
        <w:trPr>
          <w:cantSplit w:val="0"/>
          <w:tblHeader w:val="0"/>
        </w:trPr>
        <w:tc>
          <w:tcPr>
            <w:vMerge w:val="continue"/>
          </w:tcPr>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FB">
            <w:pPr>
              <w:rPr/>
            </w:pPr>
            <w:r w:rsidDel="00000000" w:rsidR="00000000" w:rsidRPr="00000000">
              <w:rPr>
                <w:rtl w:val="0"/>
              </w:rPr>
              <w:t xml:space="preserve">5</w:t>
            </w:r>
          </w:p>
        </w:tc>
        <w:tc>
          <w:tcPr>
            <w:gridSpan w:val="2"/>
          </w:tcPr>
          <w:p w:rsidR="00000000" w:rsidDel="00000000" w:rsidP="00000000" w:rsidRDefault="00000000" w:rsidRPr="00000000" w14:paraId="00000DFC">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DFF">
            <w:pPr>
              <w:rPr/>
            </w:pPr>
            <w:r w:rsidDel="00000000" w:rsidR="00000000" w:rsidRPr="00000000">
              <w:rPr>
                <w:rtl w:val="0"/>
              </w:rPr>
              <w:t xml:space="preserve">6</w:t>
            </w:r>
          </w:p>
        </w:tc>
        <w:tc>
          <w:tcPr>
            <w:gridSpan w:val="2"/>
          </w:tcPr>
          <w:p w:rsidR="00000000" w:rsidDel="00000000" w:rsidP="00000000" w:rsidRDefault="00000000" w:rsidRPr="00000000" w14:paraId="00000E00">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03">
            <w:pPr>
              <w:rPr/>
            </w:pPr>
            <w:r w:rsidDel="00000000" w:rsidR="00000000" w:rsidRPr="00000000">
              <w:rPr>
                <w:rtl w:val="0"/>
              </w:rPr>
              <w:t xml:space="preserve">7</w:t>
            </w:r>
          </w:p>
        </w:tc>
        <w:tc>
          <w:tcPr>
            <w:gridSpan w:val="2"/>
          </w:tcPr>
          <w:p w:rsidR="00000000" w:rsidDel="00000000" w:rsidP="00000000" w:rsidRDefault="00000000" w:rsidRPr="00000000" w14:paraId="00000E04">
            <w:pPr>
              <w:rPr/>
            </w:pPr>
            <w:r w:rsidDel="00000000" w:rsidR="00000000" w:rsidRPr="00000000">
              <w:rPr>
                <w:rtl w:val="0"/>
              </w:rPr>
              <w:t xml:space="preserve">El sistema crea el nuevo empleado</w:t>
            </w:r>
          </w:p>
        </w:tc>
      </w:tr>
      <w:tr>
        <w:trPr>
          <w:cantSplit w:val="0"/>
          <w:tblHeader w:val="0"/>
        </w:trPr>
        <w:tc>
          <w:tcPr>
            <w:vMerge w:val="continue"/>
          </w:tcPr>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07">
            <w:pPr>
              <w:rPr/>
            </w:pPr>
            <w:r w:rsidDel="00000000" w:rsidR="00000000" w:rsidRPr="00000000">
              <w:rPr>
                <w:rtl w:val="0"/>
              </w:rPr>
              <w:t xml:space="preserve">8</w:t>
            </w:r>
          </w:p>
        </w:tc>
        <w:tc>
          <w:tcPr>
            <w:gridSpan w:val="2"/>
          </w:tcPr>
          <w:p w:rsidR="00000000" w:rsidDel="00000000" w:rsidP="00000000" w:rsidRDefault="00000000" w:rsidRPr="00000000" w14:paraId="00000E08">
            <w:pPr>
              <w:rPr/>
            </w:pPr>
            <w:r w:rsidDel="00000000" w:rsidR="00000000" w:rsidRPr="00000000">
              <w:rPr>
                <w:rtl w:val="0"/>
              </w:rPr>
              <w:t xml:space="preserve">El sistema arroja un mensaje al administrador de registro exitoso</w:t>
            </w:r>
          </w:p>
        </w:tc>
      </w:tr>
      <w:tr>
        <w:trPr>
          <w:cantSplit w:val="0"/>
          <w:tblHeader w:val="0"/>
        </w:trPr>
        <w:tc>
          <w:tcPr/>
          <w:p w:rsidR="00000000" w:rsidDel="00000000" w:rsidP="00000000" w:rsidRDefault="00000000" w:rsidRPr="00000000" w14:paraId="00000E0A">
            <w:pPr>
              <w:rPr/>
            </w:pPr>
            <w:r w:rsidDel="00000000" w:rsidR="00000000" w:rsidRPr="00000000">
              <w:rPr>
                <w:rtl w:val="0"/>
              </w:rPr>
              <w:t xml:space="preserve">Post - Condición</w:t>
            </w:r>
          </w:p>
        </w:tc>
        <w:tc>
          <w:tcPr>
            <w:gridSpan w:val="3"/>
          </w:tcPr>
          <w:p w:rsidR="00000000" w:rsidDel="00000000" w:rsidP="00000000" w:rsidRDefault="00000000" w:rsidRPr="00000000" w14:paraId="00000E0B">
            <w:pPr>
              <w:rPr/>
            </w:pPr>
            <w:r w:rsidDel="00000000" w:rsidR="00000000" w:rsidRPr="00000000">
              <w:rPr>
                <w:rtl w:val="0"/>
              </w:rPr>
              <w:t xml:space="preserve">Se ha creado un nuevo empleado.</w:t>
            </w:r>
          </w:p>
        </w:tc>
      </w:tr>
      <w:tr>
        <w:trPr>
          <w:cantSplit w:val="0"/>
          <w:tblHeader w:val="0"/>
        </w:trPr>
        <w:tc>
          <w:tcPr/>
          <w:p w:rsidR="00000000" w:rsidDel="00000000" w:rsidP="00000000" w:rsidRDefault="00000000" w:rsidRPr="00000000" w14:paraId="00000E0E">
            <w:pPr>
              <w:rPr/>
            </w:pPr>
            <w:r w:rsidDel="00000000" w:rsidR="00000000" w:rsidRPr="00000000">
              <w:rPr>
                <w:rtl w:val="0"/>
              </w:rPr>
              <w:t xml:space="preserve">Excepciones</w:t>
            </w:r>
          </w:p>
        </w:tc>
        <w:tc>
          <w:tcPr/>
          <w:p w:rsidR="00000000" w:rsidDel="00000000" w:rsidP="00000000" w:rsidRDefault="00000000" w:rsidRPr="00000000" w14:paraId="00000E0F">
            <w:pPr>
              <w:rPr/>
            </w:pPr>
            <w:r w:rsidDel="00000000" w:rsidR="00000000" w:rsidRPr="00000000">
              <w:rPr>
                <w:rtl w:val="0"/>
              </w:rPr>
              <w:t xml:space="preserve">Paso</w:t>
            </w:r>
          </w:p>
        </w:tc>
        <w:tc>
          <w:tcPr>
            <w:gridSpan w:val="2"/>
          </w:tcPr>
          <w:p w:rsidR="00000000" w:rsidDel="00000000" w:rsidP="00000000" w:rsidRDefault="00000000" w:rsidRPr="00000000" w14:paraId="00000E10">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E12">
            <w:pPr>
              <w:rPr/>
            </w:pPr>
            <w:r w:rsidDel="00000000" w:rsidR="00000000" w:rsidRPr="00000000">
              <w:rPr>
                <w:rtl w:val="0"/>
              </w:rPr>
            </w:r>
          </w:p>
        </w:tc>
        <w:tc>
          <w:tcPr>
            <w:vMerge w:val="restart"/>
          </w:tcPr>
          <w:p w:rsidR="00000000" w:rsidDel="00000000" w:rsidP="00000000" w:rsidRDefault="00000000" w:rsidRPr="00000000" w14:paraId="00000E13">
            <w:pPr>
              <w:rPr/>
            </w:pPr>
            <w:r w:rsidDel="00000000" w:rsidR="00000000" w:rsidRPr="00000000">
              <w:rPr>
                <w:rtl w:val="0"/>
              </w:rPr>
              <w:t xml:space="preserve">5</w:t>
            </w:r>
          </w:p>
        </w:tc>
        <w:tc>
          <w:tcPr>
            <w:gridSpan w:val="2"/>
          </w:tcPr>
          <w:p w:rsidR="00000000" w:rsidDel="00000000" w:rsidP="00000000" w:rsidRDefault="00000000" w:rsidRPr="00000000" w14:paraId="00000E14">
            <w:pPr>
              <w:rPr/>
            </w:pPr>
            <w:r w:rsidDel="00000000" w:rsidR="00000000" w:rsidRPr="00000000">
              <w:rPr>
                <w:rtl w:val="0"/>
              </w:rPr>
              <w:t xml:space="preserve">5.1. Si el empleado está registrado</w:t>
            </w:r>
          </w:p>
        </w:tc>
      </w:tr>
      <w:tr>
        <w:trPr>
          <w:cantSplit w:val="0"/>
          <w:trHeight w:val="66" w:hRule="atLeast"/>
          <w:tblHeader w:val="0"/>
        </w:trPr>
        <w:tc>
          <w:tcPr>
            <w:vMerge w:val="continue"/>
          </w:tcPr>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18">
            <w:pPr>
              <w:jc w:val="right"/>
              <w:rPr/>
            </w:pPr>
            <w:r w:rsidDel="00000000" w:rsidR="00000000" w:rsidRPr="00000000">
              <w:rPr>
                <w:rtl w:val="0"/>
              </w:rPr>
              <w:t xml:space="preserve">1</w:t>
            </w:r>
          </w:p>
        </w:tc>
        <w:tc>
          <w:tcPr/>
          <w:p w:rsidR="00000000" w:rsidDel="00000000" w:rsidP="00000000" w:rsidRDefault="00000000" w:rsidRPr="00000000" w14:paraId="00000E19">
            <w:pPr>
              <w:rPr/>
            </w:pPr>
            <w:r w:rsidDel="00000000" w:rsidR="00000000" w:rsidRPr="00000000">
              <w:rPr>
                <w:rtl w:val="0"/>
              </w:rPr>
              <w:t xml:space="preserve">El sistema arroja una alerta con el empleado que ya existe.</w:t>
            </w:r>
          </w:p>
        </w:tc>
      </w:tr>
      <w:tr>
        <w:trPr>
          <w:cantSplit w:val="0"/>
          <w:trHeight w:val="66" w:hRule="atLeast"/>
          <w:tblHeader w:val="0"/>
        </w:trPr>
        <w:tc>
          <w:tcPr>
            <w:vMerge w:val="continue"/>
          </w:tcPr>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1C">
            <w:pPr>
              <w:jc w:val="right"/>
              <w:rPr/>
            </w:pPr>
            <w:r w:rsidDel="00000000" w:rsidR="00000000" w:rsidRPr="00000000">
              <w:rPr>
                <w:rtl w:val="0"/>
              </w:rPr>
              <w:t xml:space="preserve">2</w:t>
            </w:r>
          </w:p>
        </w:tc>
        <w:tc>
          <w:tcPr/>
          <w:p w:rsidR="00000000" w:rsidDel="00000000" w:rsidP="00000000" w:rsidRDefault="00000000" w:rsidRPr="00000000" w14:paraId="00000E1D">
            <w:pPr>
              <w:rPr/>
            </w:pPr>
            <w:r w:rsidDel="00000000" w:rsidR="00000000" w:rsidRPr="00000000">
              <w:rPr>
                <w:rtl w:val="0"/>
              </w:rPr>
              <w:t xml:space="preserve">El sistema devuelve al administrador al paso 3.</w:t>
            </w:r>
          </w:p>
        </w:tc>
      </w:tr>
      <w:tr>
        <w:trPr>
          <w:cantSplit w:val="0"/>
          <w:trHeight w:val="66" w:hRule="atLeast"/>
          <w:tblHeader w:val="0"/>
        </w:trPr>
        <w:tc>
          <w:tcPr>
            <w:vMerge w:val="continue"/>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20">
            <w:pPr>
              <w:rPr/>
            </w:pPr>
            <w:r w:rsidDel="00000000" w:rsidR="00000000" w:rsidRPr="00000000">
              <w:rPr>
                <w:rtl w:val="0"/>
              </w:rPr>
              <w:t xml:space="preserve">5.2</w:t>
            </w:r>
          </w:p>
        </w:tc>
        <w:tc>
          <w:tcPr/>
          <w:p w:rsidR="00000000" w:rsidDel="00000000" w:rsidP="00000000" w:rsidRDefault="00000000" w:rsidRPr="00000000" w14:paraId="00000E21">
            <w:pPr>
              <w:rPr/>
            </w:pPr>
            <w:r w:rsidDel="00000000" w:rsidR="00000000" w:rsidRPr="00000000">
              <w:rPr>
                <w:rtl w:val="0"/>
              </w:rPr>
              <w:t xml:space="preserve">Campos Obligatorios no Completados</w:t>
            </w:r>
          </w:p>
        </w:tc>
      </w:tr>
      <w:tr>
        <w:trPr>
          <w:cantSplit w:val="0"/>
          <w:trHeight w:val="99" w:hRule="atLeast"/>
          <w:tblHeader w:val="0"/>
        </w:trPr>
        <w:tc>
          <w:tcPr>
            <w:vMerge w:val="continue"/>
          </w:tcPr>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24">
            <w:pPr>
              <w:jc w:val="right"/>
              <w:rPr/>
            </w:pPr>
            <w:r w:rsidDel="00000000" w:rsidR="00000000" w:rsidRPr="00000000">
              <w:rPr>
                <w:rtl w:val="0"/>
              </w:rPr>
              <w:t xml:space="preserve">1</w:t>
            </w:r>
          </w:p>
        </w:tc>
        <w:tc>
          <w:tcPr/>
          <w:p w:rsidR="00000000" w:rsidDel="00000000" w:rsidP="00000000" w:rsidRDefault="00000000" w:rsidRPr="00000000" w14:paraId="00000E25">
            <w:pPr>
              <w:rPr/>
            </w:pPr>
            <w:r w:rsidDel="00000000" w:rsidR="00000000" w:rsidRPr="00000000">
              <w:rPr>
                <w:rtl w:val="0"/>
              </w:rPr>
              <w:t xml:space="preserve">El sistema muestra un mensaje de error.</w:t>
            </w:r>
          </w:p>
        </w:tc>
      </w:tr>
      <w:tr>
        <w:trPr>
          <w:cantSplit w:val="0"/>
          <w:trHeight w:val="66" w:hRule="atLeast"/>
          <w:tblHeader w:val="0"/>
        </w:trPr>
        <w:tc>
          <w:tcPr>
            <w:vMerge w:val="continue"/>
          </w:tcPr>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28">
            <w:pPr>
              <w:jc w:val="right"/>
              <w:rPr/>
            </w:pPr>
            <w:r w:rsidDel="00000000" w:rsidR="00000000" w:rsidRPr="00000000">
              <w:rPr>
                <w:rtl w:val="0"/>
              </w:rPr>
              <w:t xml:space="preserve">2</w:t>
            </w:r>
          </w:p>
        </w:tc>
        <w:tc>
          <w:tcPr/>
          <w:p w:rsidR="00000000" w:rsidDel="00000000" w:rsidP="00000000" w:rsidRDefault="00000000" w:rsidRPr="00000000" w14:paraId="00000E29">
            <w:pPr>
              <w:rPr/>
            </w:pPr>
            <w:r w:rsidDel="00000000" w:rsidR="00000000" w:rsidRPr="00000000">
              <w:rPr>
                <w:rtl w:val="0"/>
              </w:rPr>
              <w:t xml:space="preserve">Indica qué campo o campos deben completarse.</w:t>
            </w:r>
          </w:p>
        </w:tc>
      </w:tr>
      <w:tr>
        <w:trPr>
          <w:cantSplit w:val="0"/>
          <w:trHeight w:val="66" w:hRule="atLeast"/>
          <w:tblHeader w:val="0"/>
        </w:trPr>
        <w:tc>
          <w:tcPr>
            <w:vMerge w:val="continue"/>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2B">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0E2C">
            <w:pPr>
              <w:jc w:val="right"/>
              <w:rPr/>
            </w:pPr>
            <w:r w:rsidDel="00000000" w:rsidR="00000000" w:rsidRPr="00000000">
              <w:rPr>
                <w:rtl w:val="0"/>
              </w:rPr>
              <w:t xml:space="preserve">3</w:t>
            </w:r>
          </w:p>
        </w:tc>
        <w:tc>
          <w:tcPr/>
          <w:p w:rsidR="00000000" w:rsidDel="00000000" w:rsidP="00000000" w:rsidRDefault="00000000" w:rsidRPr="00000000" w14:paraId="00000E2D">
            <w:pPr>
              <w:rPr/>
            </w:pPr>
            <w:r w:rsidDel="00000000" w:rsidR="00000000" w:rsidRPr="00000000">
              <w:rPr>
                <w:rtl w:val="0"/>
              </w:rPr>
              <w:t xml:space="preserve">Solicita al usuario que complete la información requerida.</w:t>
            </w:r>
          </w:p>
        </w:tc>
      </w:tr>
      <w:tr>
        <w:trPr>
          <w:cantSplit w:val="0"/>
          <w:tblHeader w:val="0"/>
        </w:trPr>
        <w:tc>
          <w:tcPr>
            <w:vMerge w:val="continue"/>
          </w:tcPr>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E2F">
            <w:pPr>
              <w:rPr/>
            </w:pPr>
            <w:r w:rsidDel="00000000" w:rsidR="00000000" w:rsidRPr="00000000">
              <w:rPr>
                <w:rtl w:val="0"/>
              </w:rPr>
            </w:r>
          </w:p>
        </w:tc>
        <w:tc>
          <w:tcPr>
            <w:gridSpan w:val="2"/>
          </w:tcPr>
          <w:p w:rsidR="00000000" w:rsidDel="00000000" w:rsidP="00000000" w:rsidRDefault="00000000" w:rsidRPr="00000000" w14:paraId="00000E30">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E34">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E38">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E3A">
            <w:pPr>
              <w:rPr/>
            </w:pPr>
            <w:r w:rsidDel="00000000" w:rsidR="00000000" w:rsidRPr="00000000">
              <w:rPr>
                <w:rtl w:val="0"/>
              </w:rPr>
              <w:t xml:space="preserve">Documentación</w:t>
            </w:r>
          </w:p>
          <w:p w:rsidR="00000000" w:rsidDel="00000000" w:rsidP="00000000" w:rsidRDefault="00000000" w:rsidRPr="00000000" w14:paraId="00000E3B">
            <w:pPr>
              <w:rPr/>
            </w:pPr>
            <w:r w:rsidDel="00000000" w:rsidR="00000000" w:rsidRPr="00000000">
              <w:rPr>
                <w:rtl w:val="0"/>
              </w:rPr>
              <w:t xml:space="preserve">Regla de Negocio</w:t>
            </w:r>
          </w:p>
          <w:p w:rsidR="00000000" w:rsidDel="00000000" w:rsidP="00000000" w:rsidRDefault="00000000" w:rsidRPr="00000000" w14:paraId="00000E3C">
            <w:pPr>
              <w:rPr/>
            </w:pPr>
            <w:r w:rsidDel="00000000" w:rsidR="00000000" w:rsidRPr="00000000">
              <w:rPr>
                <w:rtl w:val="0"/>
              </w:rPr>
              <w:t xml:space="preserve">Normatividad</w:t>
            </w:r>
          </w:p>
        </w:tc>
        <w:tc>
          <w:tcPr>
            <w:gridSpan w:val="3"/>
          </w:tcPr>
          <w:p w:rsidR="00000000" w:rsidDel="00000000" w:rsidP="00000000" w:rsidRDefault="00000000" w:rsidRPr="00000000" w14:paraId="00000E3D">
            <w:pPr>
              <w:rPr/>
            </w:pPr>
            <w:r w:rsidDel="00000000" w:rsidR="00000000" w:rsidRPr="00000000">
              <w:rPr>
                <w:rtl w:val="0"/>
              </w:rPr>
              <w:t xml:space="preserve">CA_05.1.5.3</w:t>
              <w:tab/>
              <w:t xml:space="preserve">Se deben ingresar los campos: Nombre del empleado(string), corte(boolean), barba(boolean), tintura(boolean), cejas(boolean) .</w:t>
            </w:r>
          </w:p>
        </w:tc>
      </w:tr>
      <w:tr>
        <w:trPr>
          <w:cantSplit w:val="0"/>
          <w:tblHeader w:val="0"/>
        </w:trPr>
        <w:tc>
          <w:tcPr>
            <w:vMerge w:val="continue"/>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E41">
            <w:pPr>
              <w:rPr/>
            </w:pPr>
            <w:r w:rsidDel="00000000" w:rsidR="00000000" w:rsidRPr="00000000">
              <w:rPr>
                <w:rtl w:val="0"/>
              </w:rPr>
              <w:t xml:space="preserve">CA_05.2.1.1</w:t>
              <w:tab/>
              <w:t xml:space="preserve">Se deben de llenar todos los campos para que se registre un empleado.</w:t>
            </w:r>
          </w:p>
        </w:tc>
      </w:tr>
      <w:tr>
        <w:trPr>
          <w:cantSplit w:val="0"/>
          <w:tblHeader w:val="0"/>
        </w:trPr>
        <w:tc>
          <w:tcPr/>
          <w:p w:rsidR="00000000" w:rsidDel="00000000" w:rsidP="00000000" w:rsidRDefault="00000000" w:rsidRPr="00000000" w14:paraId="00000E44">
            <w:pPr>
              <w:rPr/>
            </w:pPr>
            <w:r w:rsidDel="00000000" w:rsidR="00000000" w:rsidRPr="00000000">
              <w:rPr>
                <w:rtl w:val="0"/>
              </w:rPr>
              <w:t xml:space="preserve">Comentarios</w:t>
            </w:r>
          </w:p>
        </w:tc>
        <w:tc>
          <w:tcPr>
            <w:gridSpan w:val="3"/>
          </w:tcPr>
          <w:p w:rsidR="00000000" w:rsidDel="00000000" w:rsidP="00000000" w:rsidRDefault="00000000" w:rsidRPr="00000000" w14:paraId="00000E45">
            <w:pPr>
              <w:rPr/>
            </w:pPr>
            <w:r w:rsidDel="00000000" w:rsidR="00000000" w:rsidRPr="00000000">
              <w:rPr>
                <w:rtl w:val="0"/>
              </w:rPr>
            </w:r>
          </w:p>
        </w:tc>
      </w:tr>
      <w:tr>
        <w:trPr>
          <w:cantSplit w:val="0"/>
          <w:tblHeader w:val="0"/>
        </w:trPr>
        <w:tc>
          <w:tcPr/>
          <w:p w:rsidR="00000000" w:rsidDel="00000000" w:rsidP="00000000" w:rsidRDefault="00000000" w:rsidRPr="00000000" w14:paraId="00000E48">
            <w:pPr>
              <w:rPr/>
            </w:pPr>
            <w:r w:rsidDel="00000000" w:rsidR="00000000" w:rsidRPr="00000000">
              <w:rPr>
                <w:rtl w:val="0"/>
              </w:rPr>
              <w:t xml:space="preserve">Responsables</w:t>
            </w:r>
          </w:p>
        </w:tc>
        <w:tc>
          <w:tcPr>
            <w:gridSpan w:val="3"/>
          </w:tcPr>
          <w:p w:rsidR="00000000" w:rsidDel="00000000" w:rsidP="00000000" w:rsidRDefault="00000000" w:rsidRPr="00000000" w14:paraId="00000E49">
            <w:pPr>
              <w:rPr/>
            </w:pPr>
            <w:r w:rsidDel="00000000" w:rsidR="00000000" w:rsidRPr="00000000">
              <w:rPr>
                <w:rtl w:val="0"/>
              </w:rPr>
              <w:t xml:space="preserve">Joel Tuiran</w:t>
            </w:r>
          </w:p>
        </w:tc>
      </w:tr>
      <w:tr>
        <w:trPr>
          <w:cantSplit w:val="0"/>
          <w:tblHeader w:val="0"/>
        </w:trPr>
        <w:tc>
          <w:tcPr/>
          <w:p w:rsidR="00000000" w:rsidDel="00000000" w:rsidP="00000000" w:rsidRDefault="00000000" w:rsidRPr="00000000" w14:paraId="00000E4C">
            <w:pPr>
              <w:rPr>
                <w:b w:val="0"/>
              </w:rPr>
            </w:pPr>
            <w:r w:rsidDel="00000000" w:rsidR="00000000" w:rsidRPr="00000000">
              <w:rPr>
                <w:rtl w:val="0"/>
              </w:rPr>
            </w:r>
          </w:p>
          <w:p w:rsidR="00000000" w:rsidDel="00000000" w:rsidP="00000000" w:rsidRDefault="00000000" w:rsidRPr="00000000" w14:paraId="00000E4D">
            <w:pPr>
              <w:rPr/>
            </w:pPr>
            <w:r w:rsidDel="00000000" w:rsidR="00000000" w:rsidRPr="00000000">
              <w:rPr>
                <w:rtl w:val="0"/>
              </w:rPr>
            </w:r>
          </w:p>
        </w:tc>
        <w:tc>
          <w:tcPr>
            <w:gridSpan w:val="3"/>
          </w:tcPr>
          <w:p w:rsidR="00000000" w:rsidDel="00000000" w:rsidP="00000000" w:rsidRDefault="00000000" w:rsidRPr="00000000" w14:paraId="00000E4E">
            <w:pPr>
              <w:rPr/>
            </w:pPr>
            <w:r w:rsidDel="00000000" w:rsidR="00000000" w:rsidRPr="00000000">
              <w:rPr>
                <w:rtl w:val="0"/>
              </w:rPr>
            </w:r>
          </w:p>
        </w:tc>
      </w:tr>
    </w:tbl>
    <w:p w:rsidR="00000000" w:rsidDel="00000000" w:rsidP="00000000" w:rsidRDefault="00000000" w:rsidRPr="00000000" w14:paraId="00000E51">
      <w:pPr>
        <w:rPr/>
      </w:pPr>
      <w:r w:rsidDel="00000000" w:rsidR="00000000" w:rsidRPr="00000000">
        <w:rPr>
          <w:rtl w:val="0"/>
        </w:rPr>
      </w:r>
    </w:p>
    <w:tbl>
      <w:tblPr>
        <w:tblStyle w:val="Table3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E52">
            <w:pPr>
              <w:rPr/>
            </w:pPr>
            <w:r w:rsidDel="00000000" w:rsidR="00000000" w:rsidRPr="00000000">
              <w:rPr>
                <w:rtl w:val="0"/>
              </w:rPr>
              <w:t xml:space="preserve">CU -</w:t>
            </w:r>
          </w:p>
        </w:tc>
        <w:tc>
          <w:tcPr>
            <w:gridSpan w:val="4"/>
          </w:tcPr>
          <w:p w:rsidR="00000000" w:rsidDel="00000000" w:rsidP="00000000" w:rsidRDefault="00000000" w:rsidRPr="00000000" w14:paraId="00000E53">
            <w:pPr>
              <w:rPr/>
            </w:pPr>
            <w:r w:rsidDel="00000000" w:rsidR="00000000" w:rsidRPr="00000000">
              <w:rPr>
                <w:i w:val="1"/>
                <w:rtl w:val="0"/>
              </w:rPr>
              <w:t xml:space="preserve">CU.05.2.2 consultar los empleados</w:t>
            </w:r>
            <w:r w:rsidDel="00000000" w:rsidR="00000000" w:rsidRPr="00000000">
              <w:rPr>
                <w:rtl w:val="0"/>
              </w:rPr>
            </w:r>
          </w:p>
        </w:tc>
      </w:tr>
      <w:tr>
        <w:trPr>
          <w:cantSplit w:val="0"/>
          <w:tblHeader w:val="0"/>
        </w:trPr>
        <w:tc>
          <w:tcPr/>
          <w:p w:rsidR="00000000" w:rsidDel="00000000" w:rsidP="00000000" w:rsidRDefault="00000000" w:rsidRPr="00000000" w14:paraId="00000E57">
            <w:pPr>
              <w:rPr/>
            </w:pPr>
            <w:r w:rsidDel="00000000" w:rsidR="00000000" w:rsidRPr="00000000">
              <w:rPr>
                <w:rtl w:val="0"/>
              </w:rPr>
              <w:t xml:space="preserve">Dependencias</w:t>
            </w:r>
          </w:p>
        </w:tc>
        <w:tc>
          <w:tcPr>
            <w:gridSpan w:val="4"/>
          </w:tcPr>
          <w:p w:rsidR="00000000" w:rsidDel="00000000" w:rsidP="00000000" w:rsidRDefault="00000000" w:rsidRPr="00000000" w14:paraId="00000E58">
            <w:pPr>
              <w:rPr/>
            </w:pPr>
            <w:r w:rsidDel="00000000" w:rsidR="00000000" w:rsidRPr="00000000">
              <w:rPr>
                <w:rtl w:val="0"/>
              </w:rPr>
              <w:t xml:space="preserve">CU 05 servicios</w:t>
            </w:r>
          </w:p>
          <w:p w:rsidR="00000000" w:rsidDel="00000000" w:rsidP="00000000" w:rsidRDefault="00000000" w:rsidRPr="00000000" w14:paraId="00000E59">
            <w:pPr>
              <w:rPr/>
            </w:pPr>
            <w:r w:rsidDel="00000000" w:rsidR="00000000" w:rsidRPr="00000000">
              <w:rPr>
                <w:rtl w:val="0"/>
              </w:rPr>
              <w:t xml:space="preserve">CU 05.2 Gestión empleados</w:t>
            </w:r>
          </w:p>
        </w:tc>
      </w:tr>
      <w:tr>
        <w:trPr>
          <w:cantSplit w:val="0"/>
          <w:tblHeader w:val="0"/>
        </w:trPr>
        <w:tc>
          <w:tcPr/>
          <w:p w:rsidR="00000000" w:rsidDel="00000000" w:rsidP="00000000" w:rsidRDefault="00000000" w:rsidRPr="00000000" w14:paraId="00000E5D">
            <w:pPr>
              <w:rPr/>
            </w:pPr>
            <w:r w:rsidDel="00000000" w:rsidR="00000000" w:rsidRPr="00000000">
              <w:rPr>
                <w:rtl w:val="0"/>
              </w:rPr>
              <w:t xml:space="preserve">Pre – Condiciones</w:t>
            </w:r>
          </w:p>
        </w:tc>
        <w:tc>
          <w:tcPr>
            <w:gridSpan w:val="4"/>
          </w:tcPr>
          <w:p w:rsidR="00000000" w:rsidDel="00000000" w:rsidP="00000000" w:rsidRDefault="00000000" w:rsidRPr="00000000" w14:paraId="00000E5E">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E62">
            <w:pPr>
              <w:rPr/>
            </w:pPr>
            <w:r w:rsidDel="00000000" w:rsidR="00000000" w:rsidRPr="00000000">
              <w:rPr>
                <w:rtl w:val="0"/>
              </w:rPr>
              <w:t xml:space="preserve">Descripción</w:t>
            </w:r>
          </w:p>
        </w:tc>
        <w:tc>
          <w:tcPr>
            <w:gridSpan w:val="4"/>
          </w:tcPr>
          <w:p w:rsidR="00000000" w:rsidDel="00000000" w:rsidP="00000000" w:rsidRDefault="00000000" w:rsidRPr="00000000" w14:paraId="00000E63">
            <w:pPr>
              <w:rPr/>
            </w:pPr>
            <w:r w:rsidDel="00000000" w:rsidR="00000000" w:rsidRPr="00000000">
              <w:rPr>
                <w:rtl w:val="0"/>
              </w:rPr>
              <w:t xml:space="preserve">El sistema deberá comportarse como se describe en el siguiente caso de uso para consultar información sobre los empleados.</w:t>
            </w:r>
          </w:p>
        </w:tc>
      </w:tr>
      <w:tr>
        <w:trPr>
          <w:cantSplit w:val="0"/>
          <w:tblHeader w:val="0"/>
        </w:trPr>
        <w:tc>
          <w:tcPr/>
          <w:p w:rsidR="00000000" w:rsidDel="00000000" w:rsidP="00000000" w:rsidRDefault="00000000" w:rsidRPr="00000000" w14:paraId="00000E67">
            <w:pPr>
              <w:rPr/>
            </w:pPr>
            <w:r w:rsidDel="00000000" w:rsidR="00000000" w:rsidRPr="00000000">
              <w:rPr>
                <w:rtl w:val="0"/>
              </w:rPr>
            </w:r>
          </w:p>
        </w:tc>
        <w:tc>
          <w:tcPr>
            <w:gridSpan w:val="4"/>
          </w:tcPr>
          <w:p w:rsidR="00000000" w:rsidDel="00000000" w:rsidP="00000000" w:rsidRDefault="00000000" w:rsidRPr="00000000" w14:paraId="00000E68">
            <w:pPr>
              <w:rPr/>
            </w:pPr>
            <w:r w:rsidDel="00000000" w:rsidR="00000000" w:rsidRPr="00000000">
              <w:rPr>
                <w:rtl w:val="0"/>
              </w:rPr>
            </w:r>
          </w:p>
        </w:tc>
      </w:tr>
      <w:tr>
        <w:trPr>
          <w:cantSplit w:val="0"/>
          <w:tblHeader w:val="0"/>
        </w:trPr>
        <w:tc>
          <w:tcPr/>
          <w:p w:rsidR="00000000" w:rsidDel="00000000" w:rsidP="00000000" w:rsidRDefault="00000000" w:rsidRPr="00000000" w14:paraId="00000E6C">
            <w:pPr>
              <w:rPr/>
            </w:pPr>
            <w:r w:rsidDel="00000000" w:rsidR="00000000" w:rsidRPr="00000000">
              <w:rPr>
                <w:rtl w:val="0"/>
              </w:rPr>
              <w:t xml:space="preserve">Actores</w:t>
            </w:r>
          </w:p>
        </w:tc>
        <w:tc>
          <w:tcPr>
            <w:gridSpan w:val="4"/>
          </w:tcPr>
          <w:p w:rsidR="00000000" w:rsidDel="00000000" w:rsidP="00000000" w:rsidRDefault="00000000" w:rsidRPr="00000000" w14:paraId="00000E6D">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E71">
            <w:pPr>
              <w:rPr/>
            </w:pPr>
            <w:r w:rsidDel="00000000" w:rsidR="00000000" w:rsidRPr="00000000">
              <w:rPr>
                <w:rtl w:val="0"/>
              </w:rPr>
              <w:t xml:space="preserve">Secuencia Normal</w:t>
            </w:r>
          </w:p>
        </w:tc>
        <w:tc>
          <w:tcPr/>
          <w:p w:rsidR="00000000" w:rsidDel="00000000" w:rsidP="00000000" w:rsidRDefault="00000000" w:rsidRPr="00000000" w14:paraId="00000E72">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E73">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E77">
            <w:pPr>
              <w:rPr/>
            </w:pPr>
            <w:r w:rsidDel="00000000" w:rsidR="00000000" w:rsidRPr="00000000">
              <w:rPr>
                <w:rtl w:val="0"/>
              </w:rPr>
              <w:t xml:space="preserve">1</w:t>
            </w:r>
          </w:p>
        </w:tc>
        <w:tc>
          <w:tcPr>
            <w:gridSpan w:val="3"/>
          </w:tcPr>
          <w:p w:rsidR="00000000" w:rsidDel="00000000" w:rsidP="00000000" w:rsidRDefault="00000000" w:rsidRPr="00000000" w14:paraId="00000E78">
            <w:pPr>
              <w:rPr/>
            </w:pPr>
            <w:r w:rsidDel="00000000" w:rsidR="00000000" w:rsidRPr="00000000">
              <w:rPr>
                <w:rtl w:val="0"/>
              </w:rPr>
              <w:t xml:space="preserve">El usuario ingresa a consultar información sobre los empleados</w:t>
            </w:r>
          </w:p>
        </w:tc>
      </w:tr>
      <w:tr>
        <w:trPr>
          <w:cantSplit w:val="0"/>
          <w:tblHeader w:val="0"/>
        </w:trPr>
        <w:tc>
          <w:tcPr>
            <w:vMerge w:val="continue"/>
          </w:tcPr>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7C">
            <w:pPr>
              <w:rPr/>
            </w:pPr>
            <w:r w:rsidDel="00000000" w:rsidR="00000000" w:rsidRPr="00000000">
              <w:rPr>
                <w:rtl w:val="0"/>
              </w:rPr>
              <w:t xml:space="preserve">2</w:t>
            </w:r>
          </w:p>
        </w:tc>
        <w:tc>
          <w:tcPr>
            <w:gridSpan w:val="3"/>
          </w:tcPr>
          <w:p w:rsidR="00000000" w:rsidDel="00000000" w:rsidP="00000000" w:rsidRDefault="00000000" w:rsidRPr="00000000" w14:paraId="00000E7D">
            <w:pPr>
              <w:rPr/>
            </w:pPr>
            <w:r w:rsidDel="00000000" w:rsidR="00000000" w:rsidRPr="00000000">
              <w:rPr>
                <w:rtl w:val="0"/>
              </w:rPr>
              <w:t xml:space="preserve">El sistema toma el dato de búsqueda</w:t>
            </w:r>
          </w:p>
        </w:tc>
      </w:tr>
      <w:tr>
        <w:trPr>
          <w:cantSplit w:val="0"/>
          <w:tblHeader w:val="0"/>
        </w:trPr>
        <w:tc>
          <w:tcPr>
            <w:vMerge w:val="continue"/>
          </w:tcPr>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81">
            <w:pPr>
              <w:rPr/>
            </w:pPr>
            <w:r w:rsidDel="00000000" w:rsidR="00000000" w:rsidRPr="00000000">
              <w:rPr>
                <w:rtl w:val="0"/>
              </w:rPr>
              <w:t xml:space="preserve">3</w:t>
            </w:r>
          </w:p>
        </w:tc>
        <w:tc>
          <w:tcPr>
            <w:gridSpan w:val="3"/>
          </w:tcPr>
          <w:p w:rsidR="00000000" w:rsidDel="00000000" w:rsidP="00000000" w:rsidRDefault="00000000" w:rsidRPr="00000000" w14:paraId="00000E82">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86">
            <w:pPr>
              <w:rPr/>
            </w:pPr>
            <w:r w:rsidDel="00000000" w:rsidR="00000000" w:rsidRPr="00000000">
              <w:rPr>
                <w:rtl w:val="0"/>
              </w:rPr>
              <w:t xml:space="preserve">4</w:t>
            </w:r>
          </w:p>
        </w:tc>
        <w:tc>
          <w:tcPr>
            <w:gridSpan w:val="3"/>
          </w:tcPr>
          <w:p w:rsidR="00000000" w:rsidDel="00000000" w:rsidP="00000000" w:rsidRDefault="00000000" w:rsidRPr="00000000" w14:paraId="00000E87">
            <w:pPr>
              <w:rPr/>
            </w:pPr>
            <w:r w:rsidDel="00000000" w:rsidR="00000000" w:rsidRPr="00000000">
              <w:rPr>
                <w:rtl w:val="0"/>
              </w:rPr>
              <w:t xml:space="preserve">El sistema ejecuta el CU05.2.2</w:t>
            </w:r>
          </w:p>
        </w:tc>
      </w:tr>
      <w:tr>
        <w:trPr>
          <w:cantSplit w:val="0"/>
          <w:tblHeader w:val="0"/>
        </w:trPr>
        <w:tc>
          <w:tcPr/>
          <w:p w:rsidR="00000000" w:rsidDel="00000000" w:rsidP="00000000" w:rsidRDefault="00000000" w:rsidRPr="00000000" w14:paraId="00000E8A">
            <w:pPr>
              <w:rPr/>
            </w:pPr>
            <w:r w:rsidDel="00000000" w:rsidR="00000000" w:rsidRPr="00000000">
              <w:rPr>
                <w:rtl w:val="0"/>
              </w:rPr>
              <w:t xml:space="preserve">Post - Condición</w:t>
            </w:r>
          </w:p>
        </w:tc>
        <w:tc>
          <w:tcPr>
            <w:gridSpan w:val="4"/>
          </w:tcPr>
          <w:p w:rsidR="00000000" w:rsidDel="00000000" w:rsidP="00000000" w:rsidRDefault="00000000" w:rsidRPr="00000000" w14:paraId="00000E8B">
            <w:pPr>
              <w:rPr/>
            </w:pPr>
            <w:r w:rsidDel="00000000" w:rsidR="00000000" w:rsidRPr="00000000">
              <w:rPr>
                <w:rtl w:val="0"/>
              </w:rPr>
              <w:t xml:space="preserve">Se ha mostrado la lista de los servicios de acuerdo al dato de consulta</w:t>
            </w:r>
          </w:p>
        </w:tc>
      </w:tr>
      <w:tr>
        <w:trPr>
          <w:cantSplit w:val="0"/>
          <w:tblHeader w:val="0"/>
        </w:trPr>
        <w:tc>
          <w:tcPr/>
          <w:p w:rsidR="00000000" w:rsidDel="00000000" w:rsidP="00000000" w:rsidRDefault="00000000" w:rsidRPr="00000000" w14:paraId="00000E8F">
            <w:pPr>
              <w:rPr/>
            </w:pPr>
            <w:r w:rsidDel="00000000" w:rsidR="00000000" w:rsidRPr="00000000">
              <w:rPr>
                <w:rtl w:val="0"/>
              </w:rPr>
              <w:t xml:space="preserve">Excepciones</w:t>
            </w:r>
          </w:p>
        </w:tc>
        <w:tc>
          <w:tcPr/>
          <w:p w:rsidR="00000000" w:rsidDel="00000000" w:rsidP="00000000" w:rsidRDefault="00000000" w:rsidRPr="00000000" w14:paraId="00000E90">
            <w:pPr>
              <w:rPr/>
            </w:pPr>
            <w:r w:rsidDel="00000000" w:rsidR="00000000" w:rsidRPr="00000000">
              <w:rPr>
                <w:rtl w:val="0"/>
              </w:rPr>
              <w:t xml:space="preserve">Paso</w:t>
            </w:r>
          </w:p>
        </w:tc>
        <w:tc>
          <w:tcPr>
            <w:gridSpan w:val="3"/>
          </w:tcPr>
          <w:p w:rsidR="00000000" w:rsidDel="00000000" w:rsidP="00000000" w:rsidRDefault="00000000" w:rsidRPr="00000000" w14:paraId="00000E91">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E94">
            <w:pPr>
              <w:rPr/>
            </w:pPr>
            <w:r w:rsidDel="00000000" w:rsidR="00000000" w:rsidRPr="00000000">
              <w:rPr>
                <w:rtl w:val="0"/>
              </w:rPr>
            </w:r>
          </w:p>
        </w:tc>
        <w:tc>
          <w:tcPr>
            <w:vMerge w:val="restart"/>
          </w:tcPr>
          <w:p w:rsidR="00000000" w:rsidDel="00000000" w:rsidP="00000000" w:rsidRDefault="00000000" w:rsidRPr="00000000" w14:paraId="00000E95">
            <w:pPr>
              <w:rPr/>
            </w:pPr>
            <w:r w:rsidDel="00000000" w:rsidR="00000000" w:rsidRPr="00000000">
              <w:rPr>
                <w:rtl w:val="0"/>
              </w:rPr>
            </w:r>
          </w:p>
        </w:tc>
        <w:tc>
          <w:tcPr>
            <w:gridSpan w:val="3"/>
          </w:tcPr>
          <w:p w:rsidR="00000000" w:rsidDel="00000000" w:rsidP="00000000" w:rsidRDefault="00000000" w:rsidRPr="00000000" w14:paraId="00000E96">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E9B">
            <w:pPr>
              <w:jc w:val="right"/>
              <w:rPr/>
            </w:pPr>
            <w:r w:rsidDel="00000000" w:rsidR="00000000" w:rsidRPr="00000000">
              <w:rPr>
                <w:rtl w:val="0"/>
              </w:rPr>
            </w:r>
          </w:p>
        </w:tc>
        <w:tc>
          <w:tcPr/>
          <w:p w:rsidR="00000000" w:rsidDel="00000000" w:rsidP="00000000" w:rsidRDefault="00000000" w:rsidRPr="00000000" w14:paraId="00000E9D">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EA0">
            <w:pPr>
              <w:jc w:val="right"/>
              <w:rPr/>
            </w:pPr>
            <w:r w:rsidDel="00000000" w:rsidR="00000000" w:rsidRPr="00000000">
              <w:rPr>
                <w:rtl w:val="0"/>
              </w:rPr>
            </w:r>
          </w:p>
        </w:tc>
        <w:tc>
          <w:tcPr/>
          <w:p w:rsidR="00000000" w:rsidDel="00000000" w:rsidP="00000000" w:rsidRDefault="00000000" w:rsidRPr="00000000" w14:paraId="00000EA2">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EA5">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AA">
            <w:pPr>
              <w:jc w:val="right"/>
              <w:rPr/>
            </w:pPr>
            <w:r w:rsidDel="00000000" w:rsidR="00000000" w:rsidRPr="00000000">
              <w:rPr>
                <w:rtl w:val="0"/>
              </w:rPr>
            </w:r>
          </w:p>
        </w:tc>
        <w:tc>
          <w:tcPr>
            <w:gridSpan w:val="2"/>
          </w:tcPr>
          <w:p w:rsidR="00000000" w:rsidDel="00000000" w:rsidP="00000000" w:rsidRDefault="00000000" w:rsidRPr="00000000" w14:paraId="00000EAB">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AF">
            <w:pPr>
              <w:jc w:val="center"/>
              <w:rPr/>
            </w:pPr>
            <w:r w:rsidDel="00000000" w:rsidR="00000000" w:rsidRPr="00000000">
              <w:rPr>
                <w:rtl w:val="0"/>
              </w:rPr>
            </w:r>
          </w:p>
        </w:tc>
        <w:tc>
          <w:tcPr>
            <w:gridSpan w:val="2"/>
          </w:tcPr>
          <w:p w:rsidR="00000000" w:rsidDel="00000000" w:rsidP="00000000" w:rsidRDefault="00000000" w:rsidRPr="00000000" w14:paraId="00000EB0">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EB2">
            <w:pPr>
              <w:rPr/>
            </w:pPr>
            <w:r w:rsidDel="00000000" w:rsidR="00000000" w:rsidRPr="00000000">
              <w:rPr>
                <w:rtl w:val="0"/>
              </w:rPr>
              <w:t xml:space="preserve">Documentación</w:t>
            </w:r>
          </w:p>
          <w:p w:rsidR="00000000" w:rsidDel="00000000" w:rsidP="00000000" w:rsidRDefault="00000000" w:rsidRPr="00000000" w14:paraId="00000EB3">
            <w:pPr>
              <w:rPr/>
            </w:pPr>
            <w:r w:rsidDel="00000000" w:rsidR="00000000" w:rsidRPr="00000000">
              <w:rPr>
                <w:rtl w:val="0"/>
              </w:rPr>
              <w:t xml:space="preserve">Regla de Negocio</w:t>
            </w:r>
          </w:p>
          <w:p w:rsidR="00000000" w:rsidDel="00000000" w:rsidP="00000000" w:rsidRDefault="00000000" w:rsidRPr="00000000" w14:paraId="00000EB4">
            <w:pPr>
              <w:rPr/>
            </w:pPr>
            <w:r w:rsidDel="00000000" w:rsidR="00000000" w:rsidRPr="00000000">
              <w:rPr>
                <w:rtl w:val="0"/>
              </w:rPr>
              <w:t xml:space="preserve">Normatividad</w:t>
            </w:r>
          </w:p>
        </w:tc>
        <w:tc>
          <w:tcPr>
            <w:gridSpan w:val="4"/>
          </w:tcPr>
          <w:p w:rsidR="00000000" w:rsidDel="00000000" w:rsidP="00000000" w:rsidRDefault="00000000" w:rsidRPr="00000000" w14:paraId="00000EB5">
            <w:pPr>
              <w:rPr/>
            </w:pPr>
            <w:r w:rsidDel="00000000" w:rsidR="00000000" w:rsidRPr="00000000">
              <w:rPr>
                <w:rtl w:val="0"/>
              </w:rPr>
              <w:t xml:space="preserve">CA_05.2.1.3</w:t>
              <w:tab/>
              <w:t xml:space="preserve">Se debe por lo menos ingresar un caractér o número para iniciar la busqueda.</w:t>
            </w:r>
          </w:p>
        </w:tc>
      </w:tr>
      <w:tr>
        <w:trPr>
          <w:cantSplit w:val="0"/>
          <w:tblHeader w:val="0"/>
        </w:trPr>
        <w:tc>
          <w:tcPr>
            <w:vMerge w:val="continue"/>
          </w:tcPr>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EBA">
            <w:pPr>
              <w:rPr/>
            </w:pPr>
            <w:r w:rsidDel="00000000" w:rsidR="00000000" w:rsidRPr="00000000">
              <w:rPr>
                <w:rtl w:val="0"/>
              </w:rPr>
              <w:t xml:space="preserve">CA_05.2.2.1</w:t>
              <w:tab/>
              <w:t xml:space="preserve">Se filtaran todos los registros que concuerden con el valor de la busqueda.</w:t>
            </w:r>
          </w:p>
        </w:tc>
      </w:tr>
      <w:tr>
        <w:trPr>
          <w:cantSplit w:val="0"/>
          <w:tblHeader w:val="0"/>
        </w:trPr>
        <w:tc>
          <w:tcPr/>
          <w:p w:rsidR="00000000" w:rsidDel="00000000" w:rsidP="00000000" w:rsidRDefault="00000000" w:rsidRPr="00000000" w14:paraId="00000EBE">
            <w:pPr>
              <w:rPr/>
            </w:pPr>
            <w:r w:rsidDel="00000000" w:rsidR="00000000" w:rsidRPr="00000000">
              <w:rPr>
                <w:rtl w:val="0"/>
              </w:rPr>
              <w:t xml:space="preserve">Comentarios</w:t>
            </w:r>
          </w:p>
        </w:tc>
        <w:tc>
          <w:tcPr>
            <w:gridSpan w:val="4"/>
          </w:tcPr>
          <w:p w:rsidR="00000000" w:rsidDel="00000000" w:rsidP="00000000" w:rsidRDefault="00000000" w:rsidRPr="00000000" w14:paraId="00000EBF">
            <w:pPr>
              <w:rPr/>
            </w:pPr>
            <w:r w:rsidDel="00000000" w:rsidR="00000000" w:rsidRPr="00000000">
              <w:rPr>
                <w:rtl w:val="0"/>
              </w:rPr>
            </w:r>
          </w:p>
        </w:tc>
      </w:tr>
      <w:tr>
        <w:trPr>
          <w:cantSplit w:val="0"/>
          <w:tblHeader w:val="0"/>
        </w:trPr>
        <w:tc>
          <w:tcPr/>
          <w:p w:rsidR="00000000" w:rsidDel="00000000" w:rsidP="00000000" w:rsidRDefault="00000000" w:rsidRPr="00000000" w14:paraId="00000EC3">
            <w:pPr>
              <w:rPr/>
            </w:pPr>
            <w:r w:rsidDel="00000000" w:rsidR="00000000" w:rsidRPr="00000000">
              <w:rPr>
                <w:rtl w:val="0"/>
              </w:rPr>
              <w:t xml:space="preserve">Responsables</w:t>
            </w:r>
          </w:p>
        </w:tc>
        <w:tc>
          <w:tcPr>
            <w:gridSpan w:val="4"/>
          </w:tcPr>
          <w:p w:rsidR="00000000" w:rsidDel="00000000" w:rsidP="00000000" w:rsidRDefault="00000000" w:rsidRPr="00000000" w14:paraId="00000EC4">
            <w:pPr>
              <w:rPr/>
            </w:pPr>
            <w:r w:rsidDel="00000000" w:rsidR="00000000" w:rsidRPr="00000000">
              <w:rPr>
                <w:rtl w:val="0"/>
              </w:rPr>
              <w:t xml:space="preserve">Joel Tuiran</w:t>
            </w:r>
          </w:p>
          <w:p w:rsidR="00000000" w:rsidDel="00000000" w:rsidP="00000000" w:rsidRDefault="00000000" w:rsidRPr="00000000" w14:paraId="00000EC5">
            <w:pPr>
              <w:rPr/>
            </w:pPr>
            <w:r w:rsidDel="00000000" w:rsidR="00000000" w:rsidRPr="00000000">
              <w:rPr>
                <w:rtl w:val="0"/>
              </w:rPr>
            </w:r>
          </w:p>
        </w:tc>
      </w:tr>
    </w:tbl>
    <w:p w:rsidR="00000000" w:rsidDel="00000000" w:rsidP="00000000" w:rsidRDefault="00000000" w:rsidRPr="00000000" w14:paraId="00000EC9">
      <w:pPr>
        <w:rPr>
          <w:b w:val="1"/>
        </w:rPr>
      </w:pPr>
      <w:r w:rsidDel="00000000" w:rsidR="00000000" w:rsidRPr="00000000">
        <w:rPr>
          <w:rtl w:val="0"/>
        </w:rPr>
      </w:r>
    </w:p>
    <w:p w:rsidR="00000000" w:rsidDel="00000000" w:rsidP="00000000" w:rsidRDefault="00000000" w:rsidRPr="00000000" w14:paraId="00000ECA">
      <w:pPr>
        <w:rPr>
          <w:b w:val="1"/>
        </w:rPr>
      </w:pPr>
      <w:r w:rsidDel="00000000" w:rsidR="00000000" w:rsidRPr="00000000">
        <w:rPr>
          <w:rtl w:val="0"/>
        </w:rPr>
      </w:r>
    </w:p>
    <w:p w:rsidR="00000000" w:rsidDel="00000000" w:rsidP="00000000" w:rsidRDefault="00000000" w:rsidRPr="00000000" w14:paraId="00000ECB">
      <w:pPr>
        <w:rPr>
          <w:b w:val="1"/>
        </w:rPr>
      </w:pPr>
      <w:r w:rsidDel="00000000" w:rsidR="00000000" w:rsidRPr="00000000">
        <w:rPr>
          <w:rtl w:val="0"/>
        </w:rPr>
      </w:r>
    </w:p>
    <w:tbl>
      <w:tblPr>
        <w:tblStyle w:val="Table3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ECC">
            <w:pPr>
              <w:rPr/>
            </w:pPr>
            <w:r w:rsidDel="00000000" w:rsidR="00000000" w:rsidRPr="00000000">
              <w:rPr>
                <w:rtl w:val="0"/>
              </w:rPr>
              <w:t xml:space="preserve">CU -</w:t>
            </w:r>
          </w:p>
        </w:tc>
        <w:tc>
          <w:tcPr>
            <w:gridSpan w:val="4"/>
          </w:tcPr>
          <w:p w:rsidR="00000000" w:rsidDel="00000000" w:rsidP="00000000" w:rsidRDefault="00000000" w:rsidRPr="00000000" w14:paraId="00000ECD">
            <w:pPr>
              <w:rPr/>
            </w:pPr>
            <w:r w:rsidDel="00000000" w:rsidR="00000000" w:rsidRPr="00000000">
              <w:rPr>
                <w:i w:val="1"/>
                <w:rtl w:val="0"/>
              </w:rPr>
              <w:t xml:space="preserve">CU.05.2.3 actualizar un empleado</w:t>
            </w:r>
            <w:r w:rsidDel="00000000" w:rsidR="00000000" w:rsidRPr="00000000">
              <w:rPr>
                <w:rtl w:val="0"/>
              </w:rPr>
            </w:r>
          </w:p>
        </w:tc>
      </w:tr>
      <w:tr>
        <w:trPr>
          <w:cantSplit w:val="0"/>
          <w:tblHeader w:val="0"/>
        </w:trPr>
        <w:tc>
          <w:tcPr/>
          <w:p w:rsidR="00000000" w:rsidDel="00000000" w:rsidP="00000000" w:rsidRDefault="00000000" w:rsidRPr="00000000" w14:paraId="00000ED1">
            <w:pPr>
              <w:rPr/>
            </w:pPr>
            <w:r w:rsidDel="00000000" w:rsidR="00000000" w:rsidRPr="00000000">
              <w:rPr>
                <w:rtl w:val="0"/>
              </w:rPr>
              <w:t xml:space="preserve">Dependencias</w:t>
            </w:r>
          </w:p>
        </w:tc>
        <w:tc>
          <w:tcPr>
            <w:gridSpan w:val="4"/>
          </w:tcPr>
          <w:p w:rsidR="00000000" w:rsidDel="00000000" w:rsidP="00000000" w:rsidRDefault="00000000" w:rsidRPr="00000000" w14:paraId="00000ED2">
            <w:pPr>
              <w:rPr/>
            </w:pPr>
            <w:r w:rsidDel="00000000" w:rsidR="00000000" w:rsidRPr="00000000">
              <w:rPr>
                <w:rtl w:val="0"/>
              </w:rPr>
              <w:t xml:space="preserve">CU 05 servicios.</w:t>
            </w:r>
          </w:p>
          <w:p w:rsidR="00000000" w:rsidDel="00000000" w:rsidP="00000000" w:rsidRDefault="00000000" w:rsidRPr="00000000" w14:paraId="00000ED3">
            <w:pPr>
              <w:rPr/>
            </w:pPr>
            <w:r w:rsidDel="00000000" w:rsidR="00000000" w:rsidRPr="00000000">
              <w:rPr>
                <w:rtl w:val="0"/>
              </w:rPr>
              <w:t xml:space="preserve">CU 05.2 Gestión empleado.</w:t>
            </w:r>
          </w:p>
          <w:p w:rsidR="00000000" w:rsidDel="00000000" w:rsidP="00000000" w:rsidRDefault="00000000" w:rsidRPr="00000000" w14:paraId="00000ED4">
            <w:pPr>
              <w:rPr/>
            </w:pPr>
            <w:r w:rsidDel="00000000" w:rsidR="00000000" w:rsidRPr="00000000">
              <w:rPr>
                <w:rtl w:val="0"/>
              </w:rPr>
              <w:t xml:space="preserve">CU 05.2.4 Listar empleado.</w:t>
            </w:r>
          </w:p>
        </w:tc>
      </w:tr>
      <w:tr>
        <w:trPr>
          <w:cantSplit w:val="0"/>
          <w:tblHeader w:val="0"/>
        </w:trPr>
        <w:tc>
          <w:tcPr/>
          <w:p w:rsidR="00000000" w:rsidDel="00000000" w:rsidP="00000000" w:rsidRDefault="00000000" w:rsidRPr="00000000" w14:paraId="00000ED8">
            <w:pPr>
              <w:rPr/>
            </w:pPr>
            <w:r w:rsidDel="00000000" w:rsidR="00000000" w:rsidRPr="00000000">
              <w:rPr>
                <w:rtl w:val="0"/>
              </w:rPr>
              <w:t xml:space="preserve">Pre – Condiciones</w:t>
            </w:r>
          </w:p>
        </w:tc>
        <w:tc>
          <w:tcPr>
            <w:gridSpan w:val="4"/>
          </w:tcPr>
          <w:p w:rsidR="00000000" w:rsidDel="00000000" w:rsidP="00000000" w:rsidRDefault="00000000" w:rsidRPr="00000000" w14:paraId="00000ED9">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EDD">
            <w:pPr>
              <w:rPr/>
            </w:pPr>
            <w:r w:rsidDel="00000000" w:rsidR="00000000" w:rsidRPr="00000000">
              <w:rPr>
                <w:rtl w:val="0"/>
              </w:rPr>
              <w:t xml:space="preserve">Descripción</w:t>
            </w:r>
          </w:p>
        </w:tc>
        <w:tc>
          <w:tcPr>
            <w:gridSpan w:val="4"/>
          </w:tcPr>
          <w:p w:rsidR="00000000" w:rsidDel="00000000" w:rsidP="00000000" w:rsidRDefault="00000000" w:rsidRPr="00000000" w14:paraId="00000EDE">
            <w:pPr>
              <w:rPr/>
            </w:pPr>
            <w:r w:rsidDel="00000000" w:rsidR="00000000" w:rsidRPr="00000000">
              <w:rPr>
                <w:rtl w:val="0"/>
              </w:rPr>
              <w:t xml:space="preserve">El sistema deberá comportarse como se describe en el siguiente caso de uso para actualizar un empleado</w:t>
            </w:r>
          </w:p>
        </w:tc>
      </w:tr>
      <w:tr>
        <w:trPr>
          <w:cantSplit w:val="0"/>
          <w:tblHeader w:val="0"/>
        </w:trPr>
        <w:tc>
          <w:tcPr/>
          <w:p w:rsidR="00000000" w:rsidDel="00000000" w:rsidP="00000000" w:rsidRDefault="00000000" w:rsidRPr="00000000" w14:paraId="00000EE2">
            <w:pPr>
              <w:rPr/>
            </w:pPr>
            <w:r w:rsidDel="00000000" w:rsidR="00000000" w:rsidRPr="00000000">
              <w:rPr>
                <w:rtl w:val="0"/>
              </w:rPr>
              <w:t xml:space="preserve">Actores</w:t>
            </w:r>
          </w:p>
        </w:tc>
        <w:tc>
          <w:tcPr>
            <w:gridSpan w:val="4"/>
          </w:tcPr>
          <w:p w:rsidR="00000000" w:rsidDel="00000000" w:rsidP="00000000" w:rsidRDefault="00000000" w:rsidRPr="00000000" w14:paraId="00000EE3">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EE7">
            <w:pPr>
              <w:rPr/>
            </w:pPr>
            <w:r w:rsidDel="00000000" w:rsidR="00000000" w:rsidRPr="00000000">
              <w:rPr>
                <w:rtl w:val="0"/>
              </w:rPr>
              <w:t xml:space="preserve">Secuencia Normal</w:t>
            </w:r>
          </w:p>
        </w:tc>
        <w:tc>
          <w:tcPr/>
          <w:p w:rsidR="00000000" w:rsidDel="00000000" w:rsidP="00000000" w:rsidRDefault="00000000" w:rsidRPr="00000000" w14:paraId="00000EE8">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EE9">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EED">
            <w:pPr>
              <w:rPr/>
            </w:pPr>
            <w:r w:rsidDel="00000000" w:rsidR="00000000" w:rsidRPr="00000000">
              <w:rPr>
                <w:rtl w:val="0"/>
              </w:rPr>
              <w:t xml:space="preserve">1</w:t>
            </w:r>
          </w:p>
        </w:tc>
        <w:tc>
          <w:tcPr>
            <w:gridSpan w:val="3"/>
          </w:tcPr>
          <w:p w:rsidR="00000000" w:rsidDel="00000000" w:rsidP="00000000" w:rsidRDefault="00000000" w:rsidRPr="00000000" w14:paraId="00000EEE">
            <w:pPr>
              <w:rPr/>
            </w:pPr>
            <w:r w:rsidDel="00000000" w:rsidR="00000000" w:rsidRPr="00000000">
              <w:rPr>
                <w:rtl w:val="0"/>
              </w:rPr>
              <w:t xml:space="preserve">Usuario ingresa a editar un empleadp</w:t>
            </w:r>
          </w:p>
        </w:tc>
      </w:tr>
      <w:tr>
        <w:trPr>
          <w:cantSplit w:val="0"/>
          <w:tblHeader w:val="0"/>
        </w:trPr>
        <w:tc>
          <w:tcPr>
            <w:vMerge w:val="continue"/>
          </w:tcPr>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F2">
            <w:pPr>
              <w:rPr/>
            </w:pPr>
            <w:r w:rsidDel="00000000" w:rsidR="00000000" w:rsidRPr="00000000">
              <w:rPr>
                <w:rtl w:val="0"/>
              </w:rPr>
              <w:t xml:space="preserve">2</w:t>
            </w:r>
          </w:p>
        </w:tc>
        <w:tc>
          <w:tcPr>
            <w:gridSpan w:val="3"/>
          </w:tcPr>
          <w:p w:rsidR="00000000" w:rsidDel="00000000" w:rsidP="00000000" w:rsidRDefault="00000000" w:rsidRPr="00000000" w14:paraId="00000EF3">
            <w:pPr>
              <w:rPr/>
            </w:pPr>
            <w:r w:rsidDel="00000000" w:rsidR="00000000" w:rsidRPr="00000000">
              <w:rPr>
                <w:rtl w:val="0"/>
              </w:rPr>
              <w:t xml:space="preserve">El sistema toma el idempleado(select)</w:t>
            </w:r>
          </w:p>
        </w:tc>
      </w:tr>
      <w:tr>
        <w:trPr>
          <w:cantSplit w:val="0"/>
          <w:tblHeader w:val="0"/>
        </w:trPr>
        <w:tc>
          <w:tcPr>
            <w:vMerge w:val="continue"/>
          </w:tcPr>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F7">
            <w:pPr>
              <w:rPr/>
            </w:pPr>
            <w:r w:rsidDel="00000000" w:rsidR="00000000" w:rsidRPr="00000000">
              <w:rPr>
                <w:rtl w:val="0"/>
              </w:rPr>
              <w:t xml:space="preserve">3</w:t>
            </w:r>
          </w:p>
        </w:tc>
        <w:tc>
          <w:tcPr>
            <w:gridSpan w:val="3"/>
          </w:tcPr>
          <w:p w:rsidR="00000000" w:rsidDel="00000000" w:rsidP="00000000" w:rsidRDefault="00000000" w:rsidRPr="00000000" w14:paraId="00000EF8">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EFC">
            <w:pPr>
              <w:rPr/>
            </w:pPr>
            <w:r w:rsidDel="00000000" w:rsidR="00000000" w:rsidRPr="00000000">
              <w:rPr>
                <w:rtl w:val="0"/>
              </w:rPr>
              <w:t xml:space="preserve">4</w:t>
            </w:r>
          </w:p>
        </w:tc>
        <w:tc>
          <w:tcPr>
            <w:gridSpan w:val="3"/>
          </w:tcPr>
          <w:p w:rsidR="00000000" w:rsidDel="00000000" w:rsidP="00000000" w:rsidRDefault="00000000" w:rsidRPr="00000000" w14:paraId="00000EFD">
            <w:pPr>
              <w:rPr/>
            </w:pPr>
            <w:r w:rsidDel="00000000" w:rsidR="00000000" w:rsidRPr="00000000">
              <w:rPr>
                <w:rtl w:val="0"/>
              </w:rPr>
              <w:t xml:space="preserve">El sistema genera un objeto del empleado(select)</w:t>
            </w:r>
          </w:p>
        </w:tc>
      </w:tr>
      <w:tr>
        <w:trPr>
          <w:cantSplit w:val="0"/>
          <w:tblHeader w:val="0"/>
        </w:trPr>
        <w:tc>
          <w:tcPr>
            <w:vMerge w:val="continue"/>
          </w:tcPr>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01">
            <w:pPr>
              <w:rPr/>
            </w:pPr>
            <w:r w:rsidDel="00000000" w:rsidR="00000000" w:rsidRPr="00000000">
              <w:rPr>
                <w:rtl w:val="0"/>
              </w:rPr>
              <w:t xml:space="preserve">5</w:t>
            </w:r>
          </w:p>
        </w:tc>
        <w:tc>
          <w:tcPr>
            <w:gridSpan w:val="3"/>
          </w:tcPr>
          <w:p w:rsidR="00000000" w:rsidDel="00000000" w:rsidP="00000000" w:rsidRDefault="00000000" w:rsidRPr="00000000" w14:paraId="00000F02">
            <w:pPr>
              <w:rPr/>
            </w:pPr>
            <w:r w:rsidDel="00000000" w:rsidR="00000000" w:rsidRPr="00000000">
              <w:rPr>
                <w:rtl w:val="0"/>
              </w:rPr>
              <w:t xml:space="preserve">El sistema despliega formulario</w:t>
            </w:r>
          </w:p>
        </w:tc>
      </w:tr>
      <w:tr>
        <w:trPr>
          <w:cantSplit w:val="0"/>
          <w:tblHeader w:val="0"/>
        </w:trPr>
        <w:tc>
          <w:tcPr>
            <w:vMerge w:val="continue"/>
          </w:tcPr>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06">
            <w:pPr>
              <w:rPr/>
            </w:pPr>
            <w:r w:rsidDel="00000000" w:rsidR="00000000" w:rsidRPr="00000000">
              <w:rPr>
                <w:rtl w:val="0"/>
              </w:rPr>
              <w:t xml:space="preserve">6</w:t>
            </w:r>
          </w:p>
        </w:tc>
        <w:tc>
          <w:tcPr>
            <w:gridSpan w:val="3"/>
          </w:tcPr>
          <w:p w:rsidR="00000000" w:rsidDel="00000000" w:rsidP="00000000" w:rsidRDefault="00000000" w:rsidRPr="00000000" w14:paraId="00000F07">
            <w:pPr>
              <w:rPr/>
            </w:pPr>
            <w:r w:rsidDel="00000000" w:rsidR="00000000" w:rsidRPr="00000000">
              <w:rPr>
                <w:rtl w:val="0"/>
              </w:rPr>
              <w:t xml:space="preserve">El usuario diligencia el formulario</w:t>
            </w:r>
          </w:p>
        </w:tc>
      </w:tr>
      <w:tr>
        <w:trPr>
          <w:cantSplit w:val="0"/>
          <w:tblHeader w:val="0"/>
        </w:trPr>
        <w:tc>
          <w:tcPr>
            <w:vMerge w:val="continue"/>
          </w:tcPr>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0B">
            <w:pPr>
              <w:rPr/>
            </w:pPr>
            <w:r w:rsidDel="00000000" w:rsidR="00000000" w:rsidRPr="00000000">
              <w:rPr>
                <w:rtl w:val="0"/>
              </w:rPr>
              <w:t xml:space="preserve">7</w:t>
            </w:r>
          </w:p>
        </w:tc>
        <w:tc>
          <w:tcPr>
            <w:gridSpan w:val="3"/>
          </w:tcPr>
          <w:p w:rsidR="00000000" w:rsidDel="00000000" w:rsidP="00000000" w:rsidRDefault="00000000" w:rsidRPr="00000000" w14:paraId="00000F0C">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10">
            <w:pPr>
              <w:rPr/>
            </w:pPr>
            <w:r w:rsidDel="00000000" w:rsidR="00000000" w:rsidRPr="00000000">
              <w:rPr>
                <w:rtl w:val="0"/>
              </w:rPr>
              <w:t xml:space="preserve">8</w:t>
            </w:r>
          </w:p>
        </w:tc>
        <w:tc>
          <w:tcPr>
            <w:gridSpan w:val="3"/>
          </w:tcPr>
          <w:p w:rsidR="00000000" w:rsidDel="00000000" w:rsidP="00000000" w:rsidRDefault="00000000" w:rsidRPr="00000000" w14:paraId="00000F11">
            <w:pPr>
              <w:rPr/>
            </w:pPr>
            <w:r w:rsidDel="00000000" w:rsidR="00000000" w:rsidRPr="00000000">
              <w:rPr>
                <w:rtl w:val="0"/>
              </w:rPr>
              <w:t xml:space="preserve">El sistema edita el nuevo empleado</w:t>
            </w:r>
          </w:p>
        </w:tc>
      </w:tr>
      <w:tr>
        <w:trPr>
          <w:cantSplit w:val="0"/>
          <w:tblHeader w:val="0"/>
        </w:trPr>
        <w:tc>
          <w:tcPr>
            <w:vMerge w:val="continue"/>
          </w:tcPr>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15">
            <w:pPr>
              <w:rPr/>
            </w:pPr>
            <w:r w:rsidDel="00000000" w:rsidR="00000000" w:rsidRPr="00000000">
              <w:rPr>
                <w:rtl w:val="0"/>
              </w:rPr>
              <w:t xml:space="preserve">9</w:t>
            </w:r>
          </w:p>
        </w:tc>
        <w:tc>
          <w:tcPr>
            <w:gridSpan w:val="3"/>
          </w:tcPr>
          <w:p w:rsidR="00000000" w:rsidDel="00000000" w:rsidP="00000000" w:rsidRDefault="00000000" w:rsidRPr="00000000" w14:paraId="00000F16">
            <w:pPr>
              <w:rPr/>
            </w:pPr>
            <w:r w:rsidDel="00000000" w:rsidR="00000000" w:rsidRPr="00000000">
              <w:rPr>
                <w:rtl w:val="0"/>
              </w:rPr>
              <w:t xml:space="preserve">El sistema despliega msj “empleado editado con Éxito”</w:t>
            </w:r>
          </w:p>
        </w:tc>
      </w:tr>
      <w:tr>
        <w:trPr>
          <w:cantSplit w:val="0"/>
          <w:tblHeader w:val="0"/>
        </w:trPr>
        <w:tc>
          <w:tcPr>
            <w:vMerge w:val="continue"/>
          </w:tcPr>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1A">
            <w:pPr>
              <w:rPr/>
            </w:pPr>
            <w:r w:rsidDel="00000000" w:rsidR="00000000" w:rsidRPr="00000000">
              <w:rPr>
                <w:rtl w:val="0"/>
              </w:rPr>
              <w:t xml:space="preserve">10</w:t>
            </w:r>
          </w:p>
        </w:tc>
        <w:tc>
          <w:tcPr>
            <w:gridSpan w:val="3"/>
          </w:tcPr>
          <w:p w:rsidR="00000000" w:rsidDel="00000000" w:rsidP="00000000" w:rsidRDefault="00000000" w:rsidRPr="00000000" w14:paraId="00000F1B">
            <w:pPr>
              <w:rPr/>
            </w:pPr>
            <w:r w:rsidDel="00000000" w:rsidR="00000000" w:rsidRPr="00000000">
              <w:rPr>
                <w:rtl w:val="0"/>
              </w:rPr>
              <w:t xml:space="preserve">El sistema ejecuta el CU05.2.4 Listar empleado</w:t>
            </w:r>
          </w:p>
        </w:tc>
      </w:tr>
      <w:tr>
        <w:trPr>
          <w:cantSplit w:val="0"/>
          <w:tblHeader w:val="0"/>
        </w:trPr>
        <w:tc>
          <w:tcPr/>
          <w:p w:rsidR="00000000" w:rsidDel="00000000" w:rsidP="00000000" w:rsidRDefault="00000000" w:rsidRPr="00000000" w14:paraId="00000F1E">
            <w:pPr>
              <w:rPr/>
            </w:pPr>
            <w:r w:rsidDel="00000000" w:rsidR="00000000" w:rsidRPr="00000000">
              <w:rPr>
                <w:rtl w:val="0"/>
              </w:rPr>
              <w:t xml:space="preserve">Post - Condición</w:t>
            </w:r>
          </w:p>
        </w:tc>
        <w:tc>
          <w:tcPr>
            <w:gridSpan w:val="4"/>
          </w:tcPr>
          <w:p w:rsidR="00000000" w:rsidDel="00000000" w:rsidP="00000000" w:rsidRDefault="00000000" w:rsidRPr="00000000" w14:paraId="00000F1F">
            <w:pPr>
              <w:rPr/>
            </w:pPr>
            <w:r w:rsidDel="00000000" w:rsidR="00000000" w:rsidRPr="00000000">
              <w:rPr>
                <w:rtl w:val="0"/>
              </w:rPr>
              <w:t xml:space="preserve">Se ha editado un empleado</w:t>
            </w:r>
          </w:p>
        </w:tc>
      </w:tr>
      <w:tr>
        <w:trPr>
          <w:cantSplit w:val="0"/>
          <w:tblHeader w:val="0"/>
        </w:trPr>
        <w:tc>
          <w:tcPr/>
          <w:p w:rsidR="00000000" w:rsidDel="00000000" w:rsidP="00000000" w:rsidRDefault="00000000" w:rsidRPr="00000000" w14:paraId="00000F23">
            <w:pPr>
              <w:rPr/>
            </w:pPr>
            <w:r w:rsidDel="00000000" w:rsidR="00000000" w:rsidRPr="00000000">
              <w:rPr>
                <w:rtl w:val="0"/>
              </w:rPr>
              <w:t xml:space="preserve">Excepciones</w:t>
            </w:r>
          </w:p>
        </w:tc>
        <w:tc>
          <w:tcPr/>
          <w:p w:rsidR="00000000" w:rsidDel="00000000" w:rsidP="00000000" w:rsidRDefault="00000000" w:rsidRPr="00000000" w14:paraId="00000F24">
            <w:pPr>
              <w:rPr/>
            </w:pPr>
            <w:r w:rsidDel="00000000" w:rsidR="00000000" w:rsidRPr="00000000">
              <w:rPr>
                <w:rtl w:val="0"/>
              </w:rPr>
              <w:t xml:space="preserve">Paso</w:t>
            </w:r>
          </w:p>
        </w:tc>
        <w:tc>
          <w:tcPr>
            <w:gridSpan w:val="3"/>
          </w:tcPr>
          <w:p w:rsidR="00000000" w:rsidDel="00000000" w:rsidP="00000000" w:rsidRDefault="00000000" w:rsidRPr="00000000" w14:paraId="00000F25">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F28">
            <w:pPr>
              <w:rPr/>
            </w:pPr>
            <w:r w:rsidDel="00000000" w:rsidR="00000000" w:rsidRPr="00000000">
              <w:rPr>
                <w:rtl w:val="0"/>
              </w:rPr>
            </w:r>
          </w:p>
        </w:tc>
        <w:tc>
          <w:tcPr>
            <w:vMerge w:val="restart"/>
          </w:tcPr>
          <w:p w:rsidR="00000000" w:rsidDel="00000000" w:rsidP="00000000" w:rsidRDefault="00000000" w:rsidRPr="00000000" w14:paraId="00000F29">
            <w:pPr>
              <w:rPr/>
            </w:pPr>
            <w:r w:rsidDel="00000000" w:rsidR="00000000" w:rsidRPr="00000000">
              <w:rPr>
                <w:rtl w:val="0"/>
              </w:rPr>
              <w:t xml:space="preserve">7</w:t>
            </w:r>
          </w:p>
        </w:tc>
        <w:tc>
          <w:tcPr>
            <w:gridSpan w:val="3"/>
          </w:tcPr>
          <w:p w:rsidR="00000000" w:rsidDel="00000000" w:rsidP="00000000" w:rsidRDefault="00000000" w:rsidRPr="00000000" w14:paraId="00000F2A">
            <w:pPr>
              <w:rPr/>
            </w:pPr>
            <w:r w:rsidDel="00000000" w:rsidR="00000000" w:rsidRPr="00000000">
              <w:rPr>
                <w:rtl w:val="0"/>
              </w:rPr>
              <w:t xml:space="preserve">7.1 Si el nombre del empleado ya esta registrado?</w:t>
            </w:r>
          </w:p>
        </w:tc>
      </w:tr>
      <w:tr>
        <w:trPr>
          <w:cantSplit w:val="0"/>
          <w:trHeight w:val="66" w:hRule="atLeast"/>
          <w:tblHeader w:val="0"/>
        </w:trPr>
        <w:tc>
          <w:tcPr>
            <w:vMerge w:val="continue"/>
          </w:tcPr>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F2F">
            <w:pPr>
              <w:jc w:val="right"/>
              <w:rPr/>
            </w:pPr>
            <w:r w:rsidDel="00000000" w:rsidR="00000000" w:rsidRPr="00000000">
              <w:rPr>
                <w:rtl w:val="0"/>
              </w:rPr>
              <w:t xml:space="preserve">1</w:t>
            </w:r>
          </w:p>
        </w:tc>
        <w:tc>
          <w:tcPr/>
          <w:p w:rsidR="00000000" w:rsidDel="00000000" w:rsidP="00000000" w:rsidRDefault="00000000" w:rsidRPr="00000000" w14:paraId="00000F31">
            <w:pPr>
              <w:rPr/>
            </w:pPr>
            <w:r w:rsidDel="00000000" w:rsidR="00000000" w:rsidRPr="00000000">
              <w:rPr>
                <w:rtl w:val="0"/>
              </w:rPr>
              <w:t xml:space="preserve">El sistema despliega Msj “El empleado ya existe”</w:t>
            </w:r>
          </w:p>
        </w:tc>
      </w:tr>
      <w:tr>
        <w:trPr>
          <w:cantSplit w:val="0"/>
          <w:trHeight w:val="66" w:hRule="atLeast"/>
          <w:tblHeader w:val="0"/>
        </w:trPr>
        <w:tc>
          <w:tcPr>
            <w:vMerge w:val="continue"/>
          </w:tcPr>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F34">
            <w:pPr>
              <w:jc w:val="right"/>
              <w:rPr/>
            </w:pPr>
            <w:r w:rsidDel="00000000" w:rsidR="00000000" w:rsidRPr="00000000">
              <w:rPr>
                <w:rtl w:val="0"/>
              </w:rPr>
              <w:t xml:space="preserve">2</w:t>
            </w:r>
          </w:p>
        </w:tc>
        <w:tc>
          <w:tcPr/>
          <w:p w:rsidR="00000000" w:rsidDel="00000000" w:rsidP="00000000" w:rsidRDefault="00000000" w:rsidRPr="00000000" w14:paraId="00000F36">
            <w:pPr>
              <w:rPr/>
            </w:pPr>
            <w:r w:rsidDel="00000000" w:rsidR="00000000" w:rsidRPr="00000000">
              <w:rPr>
                <w:rtl w:val="0"/>
              </w:rPr>
              <w:t xml:space="preserve">El sistema redirige al administrador al paso Nro.6</w:t>
            </w:r>
          </w:p>
        </w:tc>
      </w:tr>
      <w:tr>
        <w:trPr>
          <w:cantSplit w:val="0"/>
          <w:tblHeader w:val="0"/>
        </w:trPr>
        <w:tc>
          <w:tcPr>
            <w:vMerge w:val="continue"/>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F39">
            <w:pPr>
              <w:rPr/>
            </w:pPr>
            <w:r w:rsidDel="00000000" w:rsidR="00000000" w:rsidRPr="00000000">
              <w:rPr>
                <w:rtl w:val="0"/>
              </w:rPr>
            </w:r>
          </w:p>
        </w:tc>
      </w:tr>
      <w:tr>
        <w:trPr>
          <w:cantSplit w:val="0"/>
          <w:trHeight w:val="430" w:hRule="atLeast"/>
          <w:tblHeader w:val="0"/>
        </w:trPr>
        <w:tc>
          <w:tcPr>
            <w:vMerge w:val="continue"/>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3E">
            <w:pPr>
              <w:jc w:val="right"/>
              <w:rPr/>
            </w:pPr>
            <w:r w:rsidDel="00000000" w:rsidR="00000000" w:rsidRPr="00000000">
              <w:rPr>
                <w:rtl w:val="0"/>
              </w:rPr>
            </w:r>
          </w:p>
        </w:tc>
        <w:tc>
          <w:tcPr>
            <w:gridSpan w:val="2"/>
          </w:tcPr>
          <w:p w:rsidR="00000000" w:rsidDel="00000000" w:rsidP="00000000" w:rsidRDefault="00000000" w:rsidRPr="00000000" w14:paraId="00000F3F">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43">
            <w:pPr>
              <w:jc w:val="right"/>
              <w:rPr/>
            </w:pPr>
            <w:r w:rsidDel="00000000" w:rsidR="00000000" w:rsidRPr="00000000">
              <w:rPr>
                <w:rtl w:val="0"/>
              </w:rPr>
            </w:r>
          </w:p>
        </w:tc>
        <w:tc>
          <w:tcPr>
            <w:gridSpan w:val="2"/>
          </w:tcPr>
          <w:p w:rsidR="00000000" w:rsidDel="00000000" w:rsidP="00000000" w:rsidRDefault="00000000" w:rsidRPr="00000000" w14:paraId="00000F44">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F46">
            <w:pPr>
              <w:rPr/>
            </w:pPr>
            <w:r w:rsidDel="00000000" w:rsidR="00000000" w:rsidRPr="00000000">
              <w:rPr>
                <w:rtl w:val="0"/>
              </w:rPr>
              <w:t xml:space="preserve">Documentación</w:t>
            </w:r>
          </w:p>
          <w:p w:rsidR="00000000" w:rsidDel="00000000" w:rsidP="00000000" w:rsidRDefault="00000000" w:rsidRPr="00000000" w14:paraId="00000F47">
            <w:pPr>
              <w:rPr/>
            </w:pPr>
            <w:r w:rsidDel="00000000" w:rsidR="00000000" w:rsidRPr="00000000">
              <w:rPr>
                <w:rtl w:val="0"/>
              </w:rPr>
              <w:t xml:space="preserve">Regla de Negocio</w:t>
            </w:r>
          </w:p>
          <w:p w:rsidR="00000000" w:rsidDel="00000000" w:rsidP="00000000" w:rsidRDefault="00000000" w:rsidRPr="00000000" w14:paraId="00000F48">
            <w:pPr>
              <w:rPr/>
            </w:pPr>
            <w:r w:rsidDel="00000000" w:rsidR="00000000" w:rsidRPr="00000000">
              <w:rPr>
                <w:rtl w:val="0"/>
              </w:rPr>
              <w:t xml:space="preserve">Normatividad</w:t>
            </w:r>
          </w:p>
        </w:tc>
        <w:tc>
          <w:tcPr>
            <w:gridSpan w:val="4"/>
          </w:tcPr>
          <w:p w:rsidR="00000000" w:rsidDel="00000000" w:rsidP="00000000" w:rsidRDefault="00000000" w:rsidRPr="00000000" w14:paraId="00000F49">
            <w:pPr>
              <w:rPr/>
            </w:pPr>
            <w:r w:rsidDel="00000000" w:rsidR="00000000" w:rsidRPr="00000000">
              <w:rPr>
                <w:rtl w:val="0"/>
              </w:rPr>
              <w:t xml:space="preserve">CA_05.2.2.3</w:t>
              <w:tab/>
              <w:t xml:space="preserve">Los campos registrados que se permitiran modificar son:Nombre del empleado y servicio.</w:t>
            </w:r>
          </w:p>
        </w:tc>
      </w:tr>
      <w:tr>
        <w:trPr>
          <w:cantSplit w:val="0"/>
          <w:tblHeader w:val="0"/>
        </w:trPr>
        <w:tc>
          <w:tcPr>
            <w:vMerge w:val="continue"/>
          </w:tcPr>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F4E">
            <w:pPr>
              <w:rPr/>
            </w:pPr>
            <w:r w:rsidDel="00000000" w:rsidR="00000000" w:rsidRPr="00000000">
              <w:rPr>
                <w:rtl w:val="0"/>
              </w:rPr>
              <w:t xml:space="preserve">CA_05.2.3.1</w:t>
              <w:tab/>
              <w:t xml:space="preserve">No se permitira modificar con un nombre de empleado ya existente y se lanzara un mensaje de alerta de que el empleado ya se encuentra registrado</w:t>
            </w:r>
          </w:p>
        </w:tc>
      </w:tr>
      <w:tr>
        <w:trPr>
          <w:cantSplit w:val="0"/>
          <w:tblHeader w:val="0"/>
        </w:trPr>
        <w:tc>
          <w:tcPr>
            <w:vMerge w:val="continue"/>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F53">
            <w:pPr>
              <w:rPr/>
            </w:pPr>
            <w:r w:rsidDel="00000000" w:rsidR="00000000" w:rsidRPr="00000000">
              <w:rPr>
                <w:rtl w:val="0"/>
              </w:rPr>
              <w:t xml:space="preserve">CA_05.2.3.2</w:t>
              <w:tab/>
              <w:t xml:space="preserve">El sistema mandara un mensaje de error o exito al modificar un empleado</w:t>
            </w:r>
          </w:p>
        </w:tc>
      </w:tr>
      <w:tr>
        <w:trPr>
          <w:cantSplit w:val="0"/>
          <w:tblHeader w:val="0"/>
        </w:trPr>
        <w:tc>
          <w:tcPr/>
          <w:p w:rsidR="00000000" w:rsidDel="00000000" w:rsidP="00000000" w:rsidRDefault="00000000" w:rsidRPr="00000000" w14:paraId="00000F57">
            <w:pPr>
              <w:rPr/>
            </w:pPr>
            <w:r w:rsidDel="00000000" w:rsidR="00000000" w:rsidRPr="00000000">
              <w:rPr>
                <w:rtl w:val="0"/>
              </w:rPr>
              <w:t xml:space="preserve">Comentarios</w:t>
            </w:r>
          </w:p>
        </w:tc>
        <w:tc>
          <w:tcPr>
            <w:gridSpan w:val="4"/>
          </w:tcPr>
          <w:p w:rsidR="00000000" w:rsidDel="00000000" w:rsidP="00000000" w:rsidRDefault="00000000" w:rsidRPr="00000000" w14:paraId="00000F58">
            <w:pPr>
              <w:rPr/>
            </w:pPr>
            <w:r w:rsidDel="00000000" w:rsidR="00000000" w:rsidRPr="00000000">
              <w:rPr>
                <w:rtl w:val="0"/>
              </w:rPr>
            </w:r>
          </w:p>
        </w:tc>
      </w:tr>
      <w:tr>
        <w:trPr>
          <w:cantSplit w:val="0"/>
          <w:tblHeader w:val="0"/>
        </w:trPr>
        <w:tc>
          <w:tcPr/>
          <w:p w:rsidR="00000000" w:rsidDel="00000000" w:rsidP="00000000" w:rsidRDefault="00000000" w:rsidRPr="00000000" w14:paraId="00000F5C">
            <w:pPr>
              <w:rPr/>
            </w:pPr>
            <w:r w:rsidDel="00000000" w:rsidR="00000000" w:rsidRPr="00000000">
              <w:rPr>
                <w:rtl w:val="0"/>
              </w:rPr>
              <w:t xml:space="preserve">Responsables</w:t>
            </w:r>
          </w:p>
        </w:tc>
        <w:tc>
          <w:tcPr>
            <w:gridSpan w:val="4"/>
          </w:tcPr>
          <w:p w:rsidR="00000000" w:rsidDel="00000000" w:rsidP="00000000" w:rsidRDefault="00000000" w:rsidRPr="00000000" w14:paraId="00000F5D">
            <w:pPr>
              <w:rPr/>
            </w:pPr>
            <w:r w:rsidDel="00000000" w:rsidR="00000000" w:rsidRPr="00000000">
              <w:rPr>
                <w:rtl w:val="0"/>
              </w:rPr>
              <w:t xml:space="preserve">Joel Tuiran</w:t>
            </w:r>
          </w:p>
        </w:tc>
      </w:tr>
    </w:tbl>
    <w:p w:rsidR="00000000" w:rsidDel="00000000" w:rsidP="00000000" w:rsidRDefault="00000000" w:rsidRPr="00000000" w14:paraId="00000F61">
      <w:pPr>
        <w:rPr/>
      </w:pPr>
      <w:r w:rsidDel="00000000" w:rsidR="00000000" w:rsidRPr="00000000">
        <w:rPr>
          <w:rtl w:val="0"/>
        </w:rPr>
      </w:r>
    </w:p>
    <w:p w:rsidR="00000000" w:rsidDel="00000000" w:rsidP="00000000" w:rsidRDefault="00000000" w:rsidRPr="00000000" w14:paraId="00000F62">
      <w:pPr>
        <w:rPr>
          <w:b w:val="1"/>
        </w:rPr>
      </w:pPr>
      <w:r w:rsidDel="00000000" w:rsidR="00000000" w:rsidRPr="00000000">
        <w:rPr>
          <w:rtl w:val="0"/>
        </w:rPr>
      </w:r>
    </w:p>
    <w:tbl>
      <w:tblPr>
        <w:tblStyle w:val="Table3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F63">
            <w:pPr>
              <w:rPr/>
            </w:pPr>
            <w:r w:rsidDel="00000000" w:rsidR="00000000" w:rsidRPr="00000000">
              <w:rPr>
                <w:rtl w:val="0"/>
              </w:rPr>
              <w:t xml:space="preserve">CU -</w:t>
            </w:r>
          </w:p>
        </w:tc>
        <w:tc>
          <w:tcPr>
            <w:gridSpan w:val="4"/>
          </w:tcPr>
          <w:p w:rsidR="00000000" w:rsidDel="00000000" w:rsidP="00000000" w:rsidRDefault="00000000" w:rsidRPr="00000000" w14:paraId="00000F64">
            <w:pPr>
              <w:rPr/>
            </w:pPr>
            <w:r w:rsidDel="00000000" w:rsidR="00000000" w:rsidRPr="00000000">
              <w:rPr>
                <w:i w:val="1"/>
                <w:rtl w:val="0"/>
              </w:rPr>
              <w:t xml:space="preserve">CU.05.2.4 Listar los empleados</w:t>
            </w:r>
            <w:r w:rsidDel="00000000" w:rsidR="00000000" w:rsidRPr="00000000">
              <w:rPr>
                <w:rtl w:val="0"/>
              </w:rPr>
            </w:r>
          </w:p>
        </w:tc>
      </w:tr>
      <w:tr>
        <w:trPr>
          <w:cantSplit w:val="0"/>
          <w:tblHeader w:val="0"/>
        </w:trPr>
        <w:tc>
          <w:tcPr/>
          <w:p w:rsidR="00000000" w:rsidDel="00000000" w:rsidP="00000000" w:rsidRDefault="00000000" w:rsidRPr="00000000" w14:paraId="00000F68">
            <w:pPr>
              <w:rPr/>
            </w:pPr>
            <w:r w:rsidDel="00000000" w:rsidR="00000000" w:rsidRPr="00000000">
              <w:rPr>
                <w:rtl w:val="0"/>
              </w:rPr>
              <w:t xml:space="preserve">Dependencias</w:t>
            </w:r>
          </w:p>
        </w:tc>
        <w:tc>
          <w:tcPr>
            <w:gridSpan w:val="4"/>
          </w:tcPr>
          <w:p w:rsidR="00000000" w:rsidDel="00000000" w:rsidP="00000000" w:rsidRDefault="00000000" w:rsidRPr="00000000" w14:paraId="00000F69">
            <w:pPr>
              <w:rPr/>
            </w:pPr>
            <w:r w:rsidDel="00000000" w:rsidR="00000000" w:rsidRPr="00000000">
              <w:rPr>
                <w:rtl w:val="0"/>
              </w:rPr>
              <w:t xml:space="preserve">CU 05 servicios</w:t>
            </w:r>
          </w:p>
          <w:p w:rsidR="00000000" w:rsidDel="00000000" w:rsidP="00000000" w:rsidRDefault="00000000" w:rsidRPr="00000000" w14:paraId="00000F6A">
            <w:pPr>
              <w:rPr/>
            </w:pPr>
            <w:r w:rsidDel="00000000" w:rsidR="00000000" w:rsidRPr="00000000">
              <w:rPr>
                <w:rtl w:val="0"/>
              </w:rPr>
              <w:t xml:space="preserve">CU 05.2 Gestión empleados</w:t>
            </w:r>
          </w:p>
        </w:tc>
      </w:tr>
      <w:tr>
        <w:trPr>
          <w:cantSplit w:val="0"/>
          <w:tblHeader w:val="0"/>
        </w:trPr>
        <w:tc>
          <w:tcPr/>
          <w:p w:rsidR="00000000" w:rsidDel="00000000" w:rsidP="00000000" w:rsidRDefault="00000000" w:rsidRPr="00000000" w14:paraId="00000F6E">
            <w:pPr>
              <w:rPr/>
            </w:pPr>
            <w:r w:rsidDel="00000000" w:rsidR="00000000" w:rsidRPr="00000000">
              <w:rPr>
                <w:rtl w:val="0"/>
              </w:rPr>
              <w:t xml:space="preserve">Pre – Condiciones</w:t>
            </w:r>
          </w:p>
        </w:tc>
        <w:tc>
          <w:tcPr>
            <w:gridSpan w:val="4"/>
          </w:tcPr>
          <w:p w:rsidR="00000000" w:rsidDel="00000000" w:rsidP="00000000" w:rsidRDefault="00000000" w:rsidRPr="00000000" w14:paraId="00000F6F">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F73">
            <w:pPr>
              <w:rPr/>
            </w:pPr>
            <w:r w:rsidDel="00000000" w:rsidR="00000000" w:rsidRPr="00000000">
              <w:rPr>
                <w:rtl w:val="0"/>
              </w:rPr>
              <w:t xml:space="preserve">Descripción</w:t>
            </w:r>
          </w:p>
        </w:tc>
        <w:tc>
          <w:tcPr>
            <w:gridSpan w:val="4"/>
          </w:tcPr>
          <w:p w:rsidR="00000000" w:rsidDel="00000000" w:rsidP="00000000" w:rsidRDefault="00000000" w:rsidRPr="00000000" w14:paraId="00000F74">
            <w:pPr>
              <w:rPr/>
            </w:pPr>
            <w:r w:rsidDel="00000000" w:rsidR="00000000" w:rsidRPr="00000000">
              <w:rPr>
                <w:rtl w:val="0"/>
              </w:rPr>
              <w:t xml:space="preserve">El sistema deberá comportarse como se describe en el siguiente caso de uso para visualizar la lista de los empleados registrados</w:t>
            </w:r>
          </w:p>
        </w:tc>
      </w:tr>
      <w:tr>
        <w:trPr>
          <w:cantSplit w:val="0"/>
          <w:tblHeader w:val="0"/>
        </w:trPr>
        <w:tc>
          <w:tcPr/>
          <w:p w:rsidR="00000000" w:rsidDel="00000000" w:rsidP="00000000" w:rsidRDefault="00000000" w:rsidRPr="00000000" w14:paraId="00000F78">
            <w:pPr>
              <w:rPr/>
            </w:pPr>
            <w:r w:rsidDel="00000000" w:rsidR="00000000" w:rsidRPr="00000000">
              <w:rPr>
                <w:rtl w:val="0"/>
              </w:rPr>
              <w:t xml:space="preserve">Actores</w:t>
            </w:r>
          </w:p>
        </w:tc>
        <w:tc>
          <w:tcPr>
            <w:gridSpan w:val="4"/>
          </w:tcPr>
          <w:p w:rsidR="00000000" w:rsidDel="00000000" w:rsidP="00000000" w:rsidRDefault="00000000" w:rsidRPr="00000000" w14:paraId="00000F79">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F7D">
            <w:pPr>
              <w:rPr/>
            </w:pPr>
            <w:r w:rsidDel="00000000" w:rsidR="00000000" w:rsidRPr="00000000">
              <w:rPr>
                <w:rtl w:val="0"/>
              </w:rPr>
              <w:t xml:space="preserve">Secuencia Normal</w:t>
            </w:r>
          </w:p>
        </w:tc>
        <w:tc>
          <w:tcPr/>
          <w:p w:rsidR="00000000" w:rsidDel="00000000" w:rsidP="00000000" w:rsidRDefault="00000000" w:rsidRPr="00000000" w14:paraId="00000F7E">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F7F">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F83">
            <w:pPr>
              <w:rPr/>
            </w:pPr>
            <w:r w:rsidDel="00000000" w:rsidR="00000000" w:rsidRPr="00000000">
              <w:rPr>
                <w:rtl w:val="0"/>
              </w:rPr>
              <w:t xml:space="preserve">1</w:t>
            </w:r>
          </w:p>
        </w:tc>
        <w:tc>
          <w:tcPr>
            <w:gridSpan w:val="3"/>
          </w:tcPr>
          <w:p w:rsidR="00000000" w:rsidDel="00000000" w:rsidP="00000000" w:rsidRDefault="00000000" w:rsidRPr="00000000" w14:paraId="00000F84">
            <w:pPr>
              <w:rPr/>
            </w:pPr>
            <w:r w:rsidDel="00000000" w:rsidR="00000000" w:rsidRPr="00000000">
              <w:rPr>
                <w:rtl w:val="0"/>
              </w:rPr>
              <w:t xml:space="preserve">El usuario ingresa al módulo de empleados</w:t>
            </w:r>
          </w:p>
        </w:tc>
      </w:tr>
      <w:tr>
        <w:trPr>
          <w:cantSplit w:val="0"/>
          <w:tblHeader w:val="0"/>
        </w:trPr>
        <w:tc>
          <w:tcPr>
            <w:vMerge w:val="continue"/>
          </w:tcPr>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88">
            <w:pPr>
              <w:rPr/>
            </w:pPr>
            <w:r w:rsidDel="00000000" w:rsidR="00000000" w:rsidRPr="00000000">
              <w:rPr>
                <w:rtl w:val="0"/>
              </w:rPr>
              <w:t xml:space="preserve">2</w:t>
            </w:r>
          </w:p>
        </w:tc>
        <w:tc>
          <w:tcPr>
            <w:gridSpan w:val="3"/>
          </w:tcPr>
          <w:p w:rsidR="00000000" w:rsidDel="00000000" w:rsidP="00000000" w:rsidRDefault="00000000" w:rsidRPr="00000000" w14:paraId="00000F89">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8D">
            <w:pPr>
              <w:rPr/>
            </w:pPr>
            <w:r w:rsidDel="00000000" w:rsidR="00000000" w:rsidRPr="00000000">
              <w:rPr>
                <w:rtl w:val="0"/>
              </w:rPr>
              <w:t xml:space="preserve">3</w:t>
            </w:r>
          </w:p>
        </w:tc>
        <w:tc>
          <w:tcPr>
            <w:gridSpan w:val="3"/>
          </w:tcPr>
          <w:p w:rsidR="00000000" w:rsidDel="00000000" w:rsidP="00000000" w:rsidRDefault="00000000" w:rsidRPr="00000000" w14:paraId="00000F8E">
            <w:pPr>
              <w:rPr/>
            </w:pPr>
            <w:r w:rsidDel="00000000" w:rsidR="00000000" w:rsidRPr="00000000">
              <w:rPr>
                <w:rtl w:val="0"/>
              </w:rPr>
              <w:t xml:space="preserve">El sistema genera el objeto de lista de empleados</w:t>
            </w:r>
          </w:p>
        </w:tc>
      </w:tr>
      <w:tr>
        <w:trPr>
          <w:cantSplit w:val="0"/>
          <w:tblHeader w:val="0"/>
        </w:trPr>
        <w:tc>
          <w:tcPr>
            <w:vMerge w:val="continue"/>
          </w:tcPr>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92">
            <w:pPr>
              <w:rPr/>
            </w:pPr>
            <w:r w:rsidDel="00000000" w:rsidR="00000000" w:rsidRPr="00000000">
              <w:rPr>
                <w:rtl w:val="0"/>
              </w:rPr>
              <w:t xml:space="preserve">4</w:t>
            </w:r>
          </w:p>
        </w:tc>
        <w:tc>
          <w:tcPr>
            <w:gridSpan w:val="3"/>
          </w:tcPr>
          <w:p w:rsidR="00000000" w:rsidDel="00000000" w:rsidP="00000000" w:rsidRDefault="00000000" w:rsidRPr="00000000" w14:paraId="00000F93">
            <w:pPr>
              <w:rPr/>
            </w:pPr>
            <w:r w:rsidDel="00000000" w:rsidR="00000000" w:rsidRPr="00000000">
              <w:rPr>
                <w:rtl w:val="0"/>
              </w:rPr>
              <w:t xml:space="preserve">El sistema despliega la lista de los empleados</w:t>
            </w:r>
          </w:p>
          <w:p w:rsidR="00000000" w:rsidDel="00000000" w:rsidP="00000000" w:rsidRDefault="00000000" w:rsidRPr="00000000" w14:paraId="00000F94">
            <w:pPr>
              <w:rPr/>
            </w:pPr>
            <w:r w:rsidDel="00000000" w:rsidR="00000000" w:rsidRPr="00000000">
              <w:rPr>
                <w:rtl w:val="0"/>
              </w:rPr>
              <w:t xml:space="preserve">CU05.2.6 Cambiar estado de un empleado</w:t>
            </w:r>
          </w:p>
          <w:p w:rsidR="00000000" w:rsidDel="00000000" w:rsidP="00000000" w:rsidRDefault="00000000" w:rsidRPr="00000000" w14:paraId="00000F95">
            <w:pPr>
              <w:rPr/>
            </w:pPr>
            <w:r w:rsidDel="00000000" w:rsidR="00000000" w:rsidRPr="00000000">
              <w:rPr>
                <w:rtl w:val="0"/>
              </w:rPr>
              <w:t xml:space="preserve">CU05.2.3 Editar un empleado</w:t>
            </w:r>
          </w:p>
        </w:tc>
      </w:tr>
      <w:tr>
        <w:trPr>
          <w:cantSplit w:val="0"/>
          <w:tblHeader w:val="0"/>
        </w:trPr>
        <w:tc>
          <w:tcPr/>
          <w:p w:rsidR="00000000" w:rsidDel="00000000" w:rsidP="00000000" w:rsidRDefault="00000000" w:rsidRPr="00000000" w14:paraId="00000F98">
            <w:pPr>
              <w:rPr/>
            </w:pPr>
            <w:r w:rsidDel="00000000" w:rsidR="00000000" w:rsidRPr="00000000">
              <w:rPr>
                <w:rtl w:val="0"/>
              </w:rPr>
              <w:t xml:space="preserve">Post - Condición</w:t>
            </w:r>
          </w:p>
        </w:tc>
        <w:tc>
          <w:tcPr>
            <w:gridSpan w:val="4"/>
          </w:tcPr>
          <w:p w:rsidR="00000000" w:rsidDel="00000000" w:rsidP="00000000" w:rsidRDefault="00000000" w:rsidRPr="00000000" w14:paraId="00000F99">
            <w:pPr>
              <w:rPr/>
            </w:pPr>
            <w:r w:rsidDel="00000000" w:rsidR="00000000" w:rsidRPr="00000000">
              <w:rPr>
                <w:rtl w:val="0"/>
              </w:rPr>
              <w:t xml:space="preserve">Se ha mostrado la lista de los empleados </w:t>
            </w:r>
          </w:p>
        </w:tc>
      </w:tr>
      <w:tr>
        <w:trPr>
          <w:cantSplit w:val="0"/>
          <w:tblHeader w:val="0"/>
        </w:trPr>
        <w:tc>
          <w:tcPr/>
          <w:p w:rsidR="00000000" w:rsidDel="00000000" w:rsidP="00000000" w:rsidRDefault="00000000" w:rsidRPr="00000000" w14:paraId="00000F9D">
            <w:pPr>
              <w:rPr/>
            </w:pPr>
            <w:r w:rsidDel="00000000" w:rsidR="00000000" w:rsidRPr="00000000">
              <w:rPr>
                <w:rtl w:val="0"/>
              </w:rPr>
              <w:t xml:space="preserve">Excepciones</w:t>
            </w:r>
          </w:p>
        </w:tc>
        <w:tc>
          <w:tcPr/>
          <w:p w:rsidR="00000000" w:rsidDel="00000000" w:rsidP="00000000" w:rsidRDefault="00000000" w:rsidRPr="00000000" w14:paraId="00000F9E">
            <w:pPr>
              <w:rPr/>
            </w:pPr>
            <w:r w:rsidDel="00000000" w:rsidR="00000000" w:rsidRPr="00000000">
              <w:rPr>
                <w:rtl w:val="0"/>
              </w:rPr>
              <w:t xml:space="preserve">Paso</w:t>
            </w:r>
          </w:p>
        </w:tc>
        <w:tc>
          <w:tcPr>
            <w:gridSpan w:val="3"/>
          </w:tcPr>
          <w:p w:rsidR="00000000" w:rsidDel="00000000" w:rsidP="00000000" w:rsidRDefault="00000000" w:rsidRPr="00000000" w14:paraId="00000F9F">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FA2">
            <w:pPr>
              <w:rPr/>
            </w:pPr>
            <w:r w:rsidDel="00000000" w:rsidR="00000000" w:rsidRPr="00000000">
              <w:rPr>
                <w:rtl w:val="0"/>
              </w:rPr>
            </w:r>
          </w:p>
        </w:tc>
        <w:tc>
          <w:tcPr>
            <w:vMerge w:val="restart"/>
          </w:tcPr>
          <w:p w:rsidR="00000000" w:rsidDel="00000000" w:rsidP="00000000" w:rsidRDefault="00000000" w:rsidRPr="00000000" w14:paraId="00000FA3">
            <w:pPr>
              <w:rPr/>
            </w:pPr>
            <w:r w:rsidDel="00000000" w:rsidR="00000000" w:rsidRPr="00000000">
              <w:rPr>
                <w:rtl w:val="0"/>
              </w:rPr>
            </w:r>
          </w:p>
        </w:tc>
        <w:tc>
          <w:tcPr>
            <w:gridSpan w:val="3"/>
          </w:tcPr>
          <w:p w:rsidR="00000000" w:rsidDel="00000000" w:rsidP="00000000" w:rsidRDefault="00000000" w:rsidRPr="00000000" w14:paraId="00000FA4">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FA9">
            <w:pPr>
              <w:jc w:val="right"/>
              <w:rPr/>
            </w:pPr>
            <w:r w:rsidDel="00000000" w:rsidR="00000000" w:rsidRPr="00000000">
              <w:rPr>
                <w:rtl w:val="0"/>
              </w:rPr>
            </w:r>
          </w:p>
        </w:tc>
        <w:tc>
          <w:tcPr/>
          <w:p w:rsidR="00000000" w:rsidDel="00000000" w:rsidP="00000000" w:rsidRDefault="00000000" w:rsidRPr="00000000" w14:paraId="00000FAB">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FAE">
            <w:pPr>
              <w:jc w:val="right"/>
              <w:rPr/>
            </w:pPr>
            <w:r w:rsidDel="00000000" w:rsidR="00000000" w:rsidRPr="00000000">
              <w:rPr>
                <w:rtl w:val="0"/>
              </w:rPr>
            </w:r>
          </w:p>
        </w:tc>
        <w:tc>
          <w:tcPr/>
          <w:p w:rsidR="00000000" w:rsidDel="00000000" w:rsidP="00000000" w:rsidRDefault="00000000" w:rsidRPr="00000000" w14:paraId="00000FB0">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0FB3">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B8">
            <w:pPr>
              <w:jc w:val="right"/>
              <w:rPr/>
            </w:pPr>
            <w:r w:rsidDel="00000000" w:rsidR="00000000" w:rsidRPr="00000000">
              <w:rPr>
                <w:rtl w:val="0"/>
              </w:rPr>
            </w:r>
          </w:p>
        </w:tc>
        <w:tc>
          <w:tcPr>
            <w:gridSpan w:val="2"/>
          </w:tcPr>
          <w:p w:rsidR="00000000" w:rsidDel="00000000" w:rsidP="00000000" w:rsidRDefault="00000000" w:rsidRPr="00000000" w14:paraId="00000FB9">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FBD">
            <w:pPr>
              <w:jc w:val="right"/>
              <w:rPr/>
            </w:pPr>
            <w:r w:rsidDel="00000000" w:rsidR="00000000" w:rsidRPr="00000000">
              <w:rPr>
                <w:rtl w:val="0"/>
              </w:rPr>
            </w:r>
          </w:p>
        </w:tc>
        <w:tc>
          <w:tcPr>
            <w:gridSpan w:val="2"/>
          </w:tcPr>
          <w:p w:rsidR="00000000" w:rsidDel="00000000" w:rsidP="00000000" w:rsidRDefault="00000000" w:rsidRPr="00000000" w14:paraId="00000FBE">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FC0">
            <w:pPr>
              <w:rPr/>
            </w:pPr>
            <w:r w:rsidDel="00000000" w:rsidR="00000000" w:rsidRPr="00000000">
              <w:rPr>
                <w:rtl w:val="0"/>
              </w:rPr>
              <w:t xml:space="preserve">Documentación</w:t>
            </w:r>
          </w:p>
          <w:p w:rsidR="00000000" w:rsidDel="00000000" w:rsidP="00000000" w:rsidRDefault="00000000" w:rsidRPr="00000000" w14:paraId="00000FC1">
            <w:pPr>
              <w:rPr/>
            </w:pPr>
            <w:r w:rsidDel="00000000" w:rsidR="00000000" w:rsidRPr="00000000">
              <w:rPr>
                <w:rtl w:val="0"/>
              </w:rPr>
              <w:t xml:space="preserve">Regla de Negocio</w:t>
            </w:r>
          </w:p>
          <w:p w:rsidR="00000000" w:rsidDel="00000000" w:rsidP="00000000" w:rsidRDefault="00000000" w:rsidRPr="00000000" w14:paraId="00000FC2">
            <w:pPr>
              <w:rPr/>
            </w:pPr>
            <w:r w:rsidDel="00000000" w:rsidR="00000000" w:rsidRPr="00000000">
              <w:rPr>
                <w:rtl w:val="0"/>
              </w:rPr>
              <w:t xml:space="preserve">Normatividad</w:t>
            </w:r>
          </w:p>
        </w:tc>
        <w:tc>
          <w:tcPr>
            <w:gridSpan w:val="4"/>
          </w:tcPr>
          <w:p w:rsidR="00000000" w:rsidDel="00000000" w:rsidP="00000000" w:rsidRDefault="00000000" w:rsidRPr="00000000" w14:paraId="00000FC3">
            <w:pPr>
              <w:rPr/>
            </w:pPr>
            <w:r w:rsidDel="00000000" w:rsidR="00000000" w:rsidRPr="00000000">
              <w:rPr>
                <w:rtl w:val="0"/>
              </w:rPr>
              <w:t xml:space="preserve">CA_05.2.3.3</w:t>
              <w:tab/>
              <w:t xml:space="preserve">Se mostraran los empleados que estan registrados.</w:t>
            </w:r>
          </w:p>
        </w:tc>
      </w:tr>
      <w:tr>
        <w:trPr>
          <w:cantSplit w:val="0"/>
          <w:tblHeader w:val="0"/>
        </w:trPr>
        <w:tc>
          <w:tcPr>
            <w:vMerge w:val="continue"/>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0FC8">
            <w:pPr>
              <w:rPr/>
            </w:pPr>
            <w:r w:rsidDel="00000000" w:rsidR="00000000" w:rsidRPr="00000000">
              <w:rPr>
                <w:rtl w:val="0"/>
              </w:rPr>
              <w:t xml:space="preserve">CA_05.2.4.1</w:t>
              <w:tab/>
              <w:t xml:space="preserve">No se mostraran registros en los que algun campo este vacío.</w:t>
            </w:r>
          </w:p>
        </w:tc>
      </w:tr>
      <w:tr>
        <w:trPr>
          <w:cantSplit w:val="0"/>
          <w:tblHeader w:val="0"/>
        </w:trPr>
        <w:tc>
          <w:tcPr/>
          <w:p w:rsidR="00000000" w:rsidDel="00000000" w:rsidP="00000000" w:rsidRDefault="00000000" w:rsidRPr="00000000" w14:paraId="00000FCC">
            <w:pPr>
              <w:rPr/>
            </w:pPr>
            <w:r w:rsidDel="00000000" w:rsidR="00000000" w:rsidRPr="00000000">
              <w:rPr>
                <w:rtl w:val="0"/>
              </w:rPr>
              <w:t xml:space="preserve">Comentarios</w:t>
            </w:r>
          </w:p>
        </w:tc>
        <w:tc>
          <w:tcPr>
            <w:gridSpan w:val="4"/>
          </w:tcPr>
          <w:p w:rsidR="00000000" w:rsidDel="00000000" w:rsidP="00000000" w:rsidRDefault="00000000" w:rsidRPr="00000000" w14:paraId="00000FCD">
            <w:pPr>
              <w:rPr/>
            </w:pPr>
            <w:r w:rsidDel="00000000" w:rsidR="00000000" w:rsidRPr="00000000">
              <w:rPr>
                <w:rtl w:val="0"/>
              </w:rPr>
            </w:r>
          </w:p>
        </w:tc>
      </w:tr>
      <w:tr>
        <w:trPr>
          <w:cantSplit w:val="0"/>
          <w:tblHeader w:val="0"/>
        </w:trPr>
        <w:tc>
          <w:tcPr/>
          <w:p w:rsidR="00000000" w:rsidDel="00000000" w:rsidP="00000000" w:rsidRDefault="00000000" w:rsidRPr="00000000" w14:paraId="00000FD1">
            <w:pPr>
              <w:rPr/>
            </w:pPr>
            <w:r w:rsidDel="00000000" w:rsidR="00000000" w:rsidRPr="00000000">
              <w:rPr>
                <w:rtl w:val="0"/>
              </w:rPr>
              <w:t xml:space="preserve">Responsables</w:t>
            </w:r>
          </w:p>
        </w:tc>
        <w:tc>
          <w:tcPr>
            <w:gridSpan w:val="4"/>
          </w:tcPr>
          <w:p w:rsidR="00000000" w:rsidDel="00000000" w:rsidP="00000000" w:rsidRDefault="00000000" w:rsidRPr="00000000" w14:paraId="00000FD2">
            <w:pPr>
              <w:rPr/>
            </w:pPr>
            <w:r w:rsidDel="00000000" w:rsidR="00000000" w:rsidRPr="00000000">
              <w:rPr>
                <w:rtl w:val="0"/>
              </w:rPr>
              <w:t xml:space="preserve">Joel Tuiran</w:t>
            </w:r>
          </w:p>
        </w:tc>
      </w:tr>
    </w:tbl>
    <w:p w:rsidR="00000000" w:rsidDel="00000000" w:rsidP="00000000" w:rsidRDefault="00000000" w:rsidRPr="00000000" w14:paraId="00000FD6">
      <w:pPr>
        <w:rPr>
          <w:b w:val="1"/>
        </w:rPr>
      </w:pPr>
      <w:r w:rsidDel="00000000" w:rsidR="00000000" w:rsidRPr="00000000">
        <w:rPr>
          <w:rtl w:val="0"/>
        </w:rPr>
      </w:r>
    </w:p>
    <w:p w:rsidR="00000000" w:rsidDel="00000000" w:rsidP="00000000" w:rsidRDefault="00000000" w:rsidRPr="00000000" w14:paraId="00000FD7">
      <w:pPr>
        <w:rPr>
          <w:b w:val="1"/>
        </w:rPr>
      </w:pPr>
      <w:r w:rsidDel="00000000" w:rsidR="00000000" w:rsidRPr="00000000">
        <w:rPr>
          <w:rtl w:val="0"/>
        </w:rPr>
      </w:r>
    </w:p>
    <w:p w:rsidR="00000000" w:rsidDel="00000000" w:rsidP="00000000" w:rsidRDefault="00000000" w:rsidRPr="00000000" w14:paraId="00000FD8">
      <w:pPr>
        <w:rPr/>
      </w:pPr>
      <w:r w:rsidDel="00000000" w:rsidR="00000000" w:rsidRPr="00000000">
        <w:rPr>
          <w:rtl w:val="0"/>
        </w:rPr>
      </w:r>
    </w:p>
    <w:p w:rsidR="00000000" w:rsidDel="00000000" w:rsidP="00000000" w:rsidRDefault="00000000" w:rsidRPr="00000000" w14:paraId="00000FD9">
      <w:pPr>
        <w:rPr/>
      </w:pPr>
      <w:r w:rsidDel="00000000" w:rsidR="00000000" w:rsidRPr="00000000">
        <w:rPr>
          <w:rtl w:val="0"/>
        </w:rPr>
      </w:r>
    </w:p>
    <w:p w:rsidR="00000000" w:rsidDel="00000000" w:rsidP="00000000" w:rsidRDefault="00000000" w:rsidRPr="00000000" w14:paraId="00000FDA">
      <w:pPr>
        <w:rPr/>
      </w:pPr>
      <w:r w:rsidDel="00000000" w:rsidR="00000000" w:rsidRPr="00000000">
        <w:rPr>
          <w:rtl w:val="0"/>
        </w:rPr>
      </w:r>
    </w:p>
    <w:p w:rsidR="00000000" w:rsidDel="00000000" w:rsidP="00000000" w:rsidRDefault="00000000" w:rsidRPr="00000000" w14:paraId="00000FDB">
      <w:pPr>
        <w:rPr/>
      </w:pPr>
      <w:r w:rsidDel="00000000" w:rsidR="00000000" w:rsidRPr="00000000">
        <w:rPr>
          <w:rtl w:val="0"/>
        </w:rPr>
      </w:r>
    </w:p>
    <w:p w:rsidR="00000000" w:rsidDel="00000000" w:rsidP="00000000" w:rsidRDefault="00000000" w:rsidRPr="00000000" w14:paraId="00000FDC">
      <w:pPr>
        <w:rPr/>
      </w:pPr>
      <w:r w:rsidDel="00000000" w:rsidR="00000000" w:rsidRPr="00000000">
        <w:rPr>
          <w:rtl w:val="0"/>
        </w:rPr>
      </w:r>
    </w:p>
    <w:tbl>
      <w:tblPr>
        <w:tblStyle w:val="Table3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0FDD">
            <w:pPr>
              <w:rPr/>
            </w:pPr>
            <w:r w:rsidDel="00000000" w:rsidR="00000000" w:rsidRPr="00000000">
              <w:rPr>
                <w:rtl w:val="0"/>
              </w:rPr>
              <w:t xml:space="preserve">CU -</w:t>
            </w:r>
          </w:p>
        </w:tc>
        <w:tc>
          <w:tcPr>
            <w:gridSpan w:val="4"/>
          </w:tcPr>
          <w:p w:rsidR="00000000" w:rsidDel="00000000" w:rsidP="00000000" w:rsidRDefault="00000000" w:rsidRPr="00000000" w14:paraId="00000FDE">
            <w:pPr>
              <w:rPr/>
            </w:pPr>
            <w:r w:rsidDel="00000000" w:rsidR="00000000" w:rsidRPr="00000000">
              <w:rPr>
                <w:i w:val="1"/>
                <w:rtl w:val="0"/>
              </w:rPr>
              <w:t xml:space="preserve">CU.05.2.5 buscar los empleados</w:t>
            </w:r>
            <w:r w:rsidDel="00000000" w:rsidR="00000000" w:rsidRPr="00000000">
              <w:rPr>
                <w:rtl w:val="0"/>
              </w:rPr>
            </w:r>
          </w:p>
        </w:tc>
      </w:tr>
      <w:tr>
        <w:trPr>
          <w:cantSplit w:val="0"/>
          <w:tblHeader w:val="0"/>
        </w:trPr>
        <w:tc>
          <w:tcPr/>
          <w:p w:rsidR="00000000" w:rsidDel="00000000" w:rsidP="00000000" w:rsidRDefault="00000000" w:rsidRPr="00000000" w14:paraId="00000FE2">
            <w:pPr>
              <w:rPr/>
            </w:pPr>
            <w:r w:rsidDel="00000000" w:rsidR="00000000" w:rsidRPr="00000000">
              <w:rPr>
                <w:rtl w:val="0"/>
              </w:rPr>
              <w:t xml:space="preserve">Dependencias</w:t>
            </w:r>
          </w:p>
        </w:tc>
        <w:tc>
          <w:tcPr>
            <w:gridSpan w:val="4"/>
          </w:tcPr>
          <w:p w:rsidR="00000000" w:rsidDel="00000000" w:rsidP="00000000" w:rsidRDefault="00000000" w:rsidRPr="00000000" w14:paraId="00000FE3">
            <w:pPr>
              <w:rPr/>
            </w:pPr>
            <w:r w:rsidDel="00000000" w:rsidR="00000000" w:rsidRPr="00000000">
              <w:rPr>
                <w:rtl w:val="0"/>
              </w:rPr>
              <w:t xml:space="preserve">CU 05 servicios</w:t>
            </w:r>
          </w:p>
          <w:p w:rsidR="00000000" w:rsidDel="00000000" w:rsidP="00000000" w:rsidRDefault="00000000" w:rsidRPr="00000000" w14:paraId="00000FE4">
            <w:pPr>
              <w:rPr/>
            </w:pPr>
            <w:r w:rsidDel="00000000" w:rsidR="00000000" w:rsidRPr="00000000">
              <w:rPr>
                <w:rtl w:val="0"/>
              </w:rPr>
              <w:t xml:space="preserve">CU 05.2 Gestión empleados</w:t>
            </w:r>
          </w:p>
        </w:tc>
      </w:tr>
      <w:tr>
        <w:trPr>
          <w:cantSplit w:val="0"/>
          <w:tblHeader w:val="0"/>
        </w:trPr>
        <w:tc>
          <w:tcPr/>
          <w:p w:rsidR="00000000" w:rsidDel="00000000" w:rsidP="00000000" w:rsidRDefault="00000000" w:rsidRPr="00000000" w14:paraId="00000FE8">
            <w:pPr>
              <w:rPr/>
            </w:pPr>
            <w:r w:rsidDel="00000000" w:rsidR="00000000" w:rsidRPr="00000000">
              <w:rPr>
                <w:rtl w:val="0"/>
              </w:rPr>
              <w:t xml:space="preserve">Pre – Condiciones</w:t>
            </w:r>
          </w:p>
        </w:tc>
        <w:tc>
          <w:tcPr>
            <w:gridSpan w:val="4"/>
          </w:tcPr>
          <w:p w:rsidR="00000000" w:rsidDel="00000000" w:rsidP="00000000" w:rsidRDefault="00000000" w:rsidRPr="00000000" w14:paraId="00000FE9">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0FED">
            <w:pPr>
              <w:rPr/>
            </w:pPr>
            <w:r w:rsidDel="00000000" w:rsidR="00000000" w:rsidRPr="00000000">
              <w:rPr>
                <w:rtl w:val="0"/>
              </w:rPr>
              <w:t xml:space="preserve">Descripción</w:t>
            </w:r>
          </w:p>
        </w:tc>
        <w:tc>
          <w:tcPr>
            <w:gridSpan w:val="4"/>
          </w:tcPr>
          <w:p w:rsidR="00000000" w:rsidDel="00000000" w:rsidP="00000000" w:rsidRDefault="00000000" w:rsidRPr="00000000" w14:paraId="00000FEE">
            <w:pPr>
              <w:rPr/>
            </w:pPr>
            <w:r w:rsidDel="00000000" w:rsidR="00000000" w:rsidRPr="00000000">
              <w:rPr>
                <w:rtl w:val="0"/>
              </w:rPr>
              <w:t xml:space="preserve">El sistema deberá comportarse como se describe en el siguiente caso de uso para buscar información sobre los servicios.</w:t>
            </w:r>
          </w:p>
        </w:tc>
      </w:tr>
      <w:tr>
        <w:trPr>
          <w:cantSplit w:val="0"/>
          <w:tblHeader w:val="0"/>
        </w:trPr>
        <w:tc>
          <w:tcPr/>
          <w:p w:rsidR="00000000" w:rsidDel="00000000" w:rsidP="00000000" w:rsidRDefault="00000000" w:rsidRPr="00000000" w14:paraId="00000FF2">
            <w:pPr>
              <w:rPr/>
            </w:pPr>
            <w:r w:rsidDel="00000000" w:rsidR="00000000" w:rsidRPr="00000000">
              <w:rPr>
                <w:rtl w:val="0"/>
              </w:rPr>
            </w:r>
          </w:p>
        </w:tc>
        <w:tc>
          <w:tcPr>
            <w:gridSpan w:val="4"/>
          </w:tcPr>
          <w:p w:rsidR="00000000" w:rsidDel="00000000" w:rsidP="00000000" w:rsidRDefault="00000000" w:rsidRPr="00000000" w14:paraId="00000FF3">
            <w:pPr>
              <w:rPr/>
            </w:pPr>
            <w:r w:rsidDel="00000000" w:rsidR="00000000" w:rsidRPr="00000000">
              <w:rPr>
                <w:rtl w:val="0"/>
              </w:rPr>
            </w:r>
          </w:p>
        </w:tc>
      </w:tr>
      <w:tr>
        <w:trPr>
          <w:cantSplit w:val="0"/>
          <w:tblHeader w:val="0"/>
        </w:trPr>
        <w:tc>
          <w:tcPr/>
          <w:p w:rsidR="00000000" w:rsidDel="00000000" w:rsidP="00000000" w:rsidRDefault="00000000" w:rsidRPr="00000000" w14:paraId="00000FF7">
            <w:pPr>
              <w:rPr/>
            </w:pPr>
            <w:r w:rsidDel="00000000" w:rsidR="00000000" w:rsidRPr="00000000">
              <w:rPr>
                <w:rtl w:val="0"/>
              </w:rPr>
              <w:t xml:space="preserve">Actores</w:t>
            </w:r>
          </w:p>
        </w:tc>
        <w:tc>
          <w:tcPr>
            <w:gridSpan w:val="4"/>
          </w:tcPr>
          <w:p w:rsidR="00000000" w:rsidDel="00000000" w:rsidP="00000000" w:rsidRDefault="00000000" w:rsidRPr="00000000" w14:paraId="00000FF8">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0FFC">
            <w:pPr>
              <w:rPr/>
            </w:pPr>
            <w:r w:rsidDel="00000000" w:rsidR="00000000" w:rsidRPr="00000000">
              <w:rPr>
                <w:rtl w:val="0"/>
              </w:rPr>
              <w:t xml:space="preserve">Secuencia Normal</w:t>
            </w:r>
          </w:p>
        </w:tc>
        <w:tc>
          <w:tcPr/>
          <w:p w:rsidR="00000000" w:rsidDel="00000000" w:rsidP="00000000" w:rsidRDefault="00000000" w:rsidRPr="00000000" w14:paraId="00000FFD">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0FFE">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002">
            <w:pPr>
              <w:rPr/>
            </w:pPr>
            <w:r w:rsidDel="00000000" w:rsidR="00000000" w:rsidRPr="00000000">
              <w:rPr>
                <w:rtl w:val="0"/>
              </w:rPr>
              <w:t xml:space="preserve">1</w:t>
            </w:r>
          </w:p>
        </w:tc>
        <w:tc>
          <w:tcPr>
            <w:gridSpan w:val="3"/>
          </w:tcPr>
          <w:p w:rsidR="00000000" w:rsidDel="00000000" w:rsidP="00000000" w:rsidRDefault="00000000" w:rsidRPr="00000000" w14:paraId="00001003">
            <w:pPr>
              <w:rPr/>
            </w:pPr>
            <w:r w:rsidDel="00000000" w:rsidR="00000000" w:rsidRPr="00000000">
              <w:rPr>
                <w:rtl w:val="0"/>
              </w:rPr>
              <w:t xml:space="preserve">El usuario ingresa a buscar información sobre los empleados</w:t>
            </w:r>
          </w:p>
        </w:tc>
      </w:tr>
      <w:tr>
        <w:trPr>
          <w:cantSplit w:val="0"/>
          <w:tblHeader w:val="0"/>
        </w:trPr>
        <w:tc>
          <w:tcPr>
            <w:vMerge w:val="continue"/>
          </w:tcPr>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07">
            <w:pPr>
              <w:rPr/>
            </w:pPr>
            <w:r w:rsidDel="00000000" w:rsidR="00000000" w:rsidRPr="00000000">
              <w:rPr>
                <w:rtl w:val="0"/>
              </w:rPr>
              <w:t xml:space="preserve">2</w:t>
            </w:r>
          </w:p>
        </w:tc>
        <w:tc>
          <w:tcPr>
            <w:gridSpan w:val="3"/>
          </w:tcPr>
          <w:p w:rsidR="00000000" w:rsidDel="00000000" w:rsidP="00000000" w:rsidRDefault="00000000" w:rsidRPr="00000000" w14:paraId="00001008">
            <w:pPr>
              <w:rPr/>
            </w:pPr>
            <w:r w:rsidDel="00000000" w:rsidR="00000000" w:rsidRPr="00000000">
              <w:rPr>
                <w:rtl w:val="0"/>
              </w:rPr>
              <w:t xml:space="preserve">El sistema toma el dato de búsqueda</w:t>
            </w:r>
          </w:p>
        </w:tc>
      </w:tr>
      <w:tr>
        <w:trPr>
          <w:cantSplit w:val="0"/>
          <w:tblHeader w:val="0"/>
        </w:trPr>
        <w:tc>
          <w:tcPr>
            <w:vMerge w:val="continue"/>
          </w:tcPr>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0C">
            <w:pPr>
              <w:rPr/>
            </w:pPr>
            <w:r w:rsidDel="00000000" w:rsidR="00000000" w:rsidRPr="00000000">
              <w:rPr>
                <w:rtl w:val="0"/>
              </w:rPr>
              <w:t xml:space="preserve">3</w:t>
            </w:r>
          </w:p>
        </w:tc>
        <w:tc>
          <w:tcPr>
            <w:gridSpan w:val="3"/>
          </w:tcPr>
          <w:p w:rsidR="00000000" w:rsidDel="00000000" w:rsidP="00000000" w:rsidRDefault="00000000" w:rsidRPr="00000000" w14:paraId="0000100D">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11">
            <w:pPr>
              <w:rPr/>
            </w:pPr>
            <w:r w:rsidDel="00000000" w:rsidR="00000000" w:rsidRPr="00000000">
              <w:rPr>
                <w:rtl w:val="0"/>
              </w:rPr>
              <w:t xml:space="preserve">4</w:t>
            </w:r>
          </w:p>
        </w:tc>
        <w:tc>
          <w:tcPr>
            <w:gridSpan w:val="3"/>
          </w:tcPr>
          <w:p w:rsidR="00000000" w:rsidDel="00000000" w:rsidP="00000000" w:rsidRDefault="00000000" w:rsidRPr="00000000" w14:paraId="00001012">
            <w:pPr>
              <w:rPr/>
            </w:pPr>
            <w:r w:rsidDel="00000000" w:rsidR="00000000" w:rsidRPr="00000000">
              <w:rPr>
                <w:rtl w:val="0"/>
              </w:rPr>
              <w:t xml:space="preserve">El sistema ejecuta el CU05.2.5</w:t>
            </w:r>
          </w:p>
        </w:tc>
      </w:tr>
      <w:tr>
        <w:trPr>
          <w:cantSplit w:val="0"/>
          <w:tblHeader w:val="0"/>
        </w:trPr>
        <w:tc>
          <w:tcPr/>
          <w:p w:rsidR="00000000" w:rsidDel="00000000" w:rsidP="00000000" w:rsidRDefault="00000000" w:rsidRPr="00000000" w14:paraId="00001015">
            <w:pPr>
              <w:rPr/>
            </w:pPr>
            <w:r w:rsidDel="00000000" w:rsidR="00000000" w:rsidRPr="00000000">
              <w:rPr>
                <w:rtl w:val="0"/>
              </w:rPr>
              <w:t xml:space="preserve">Post - Condición</w:t>
            </w:r>
          </w:p>
        </w:tc>
        <w:tc>
          <w:tcPr>
            <w:gridSpan w:val="4"/>
          </w:tcPr>
          <w:p w:rsidR="00000000" w:rsidDel="00000000" w:rsidP="00000000" w:rsidRDefault="00000000" w:rsidRPr="00000000" w14:paraId="00001016">
            <w:pPr>
              <w:rPr/>
            </w:pPr>
            <w:r w:rsidDel="00000000" w:rsidR="00000000" w:rsidRPr="00000000">
              <w:rPr>
                <w:rtl w:val="0"/>
              </w:rPr>
              <w:t xml:space="preserve">Se ha mostrado la lista de los empleados de acuerdo al dato de busqueda.</w:t>
            </w:r>
          </w:p>
        </w:tc>
      </w:tr>
      <w:tr>
        <w:trPr>
          <w:cantSplit w:val="0"/>
          <w:tblHeader w:val="0"/>
        </w:trPr>
        <w:tc>
          <w:tcPr/>
          <w:p w:rsidR="00000000" w:rsidDel="00000000" w:rsidP="00000000" w:rsidRDefault="00000000" w:rsidRPr="00000000" w14:paraId="0000101A">
            <w:pPr>
              <w:rPr/>
            </w:pPr>
            <w:r w:rsidDel="00000000" w:rsidR="00000000" w:rsidRPr="00000000">
              <w:rPr>
                <w:rtl w:val="0"/>
              </w:rPr>
              <w:t xml:space="preserve">Excepciones</w:t>
            </w:r>
          </w:p>
        </w:tc>
        <w:tc>
          <w:tcPr/>
          <w:p w:rsidR="00000000" w:rsidDel="00000000" w:rsidP="00000000" w:rsidRDefault="00000000" w:rsidRPr="00000000" w14:paraId="0000101B">
            <w:pPr>
              <w:rPr/>
            </w:pPr>
            <w:r w:rsidDel="00000000" w:rsidR="00000000" w:rsidRPr="00000000">
              <w:rPr>
                <w:rtl w:val="0"/>
              </w:rPr>
              <w:t xml:space="preserve">Paso</w:t>
            </w:r>
          </w:p>
        </w:tc>
        <w:tc>
          <w:tcPr>
            <w:gridSpan w:val="3"/>
          </w:tcPr>
          <w:p w:rsidR="00000000" w:rsidDel="00000000" w:rsidP="00000000" w:rsidRDefault="00000000" w:rsidRPr="00000000" w14:paraId="0000101C">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01F">
            <w:pPr>
              <w:rPr/>
            </w:pPr>
            <w:r w:rsidDel="00000000" w:rsidR="00000000" w:rsidRPr="00000000">
              <w:rPr>
                <w:rtl w:val="0"/>
              </w:rPr>
            </w:r>
          </w:p>
        </w:tc>
        <w:tc>
          <w:tcPr>
            <w:vMerge w:val="restart"/>
          </w:tcPr>
          <w:p w:rsidR="00000000" w:rsidDel="00000000" w:rsidP="00000000" w:rsidRDefault="00000000" w:rsidRPr="00000000" w14:paraId="00001020">
            <w:pPr>
              <w:rPr/>
            </w:pPr>
            <w:r w:rsidDel="00000000" w:rsidR="00000000" w:rsidRPr="00000000">
              <w:rPr>
                <w:rtl w:val="0"/>
              </w:rPr>
            </w:r>
          </w:p>
        </w:tc>
        <w:tc>
          <w:tcPr>
            <w:gridSpan w:val="3"/>
          </w:tcPr>
          <w:p w:rsidR="00000000" w:rsidDel="00000000" w:rsidP="00000000" w:rsidRDefault="00000000" w:rsidRPr="00000000" w14:paraId="00001021">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026">
            <w:pPr>
              <w:jc w:val="right"/>
              <w:rPr/>
            </w:pPr>
            <w:r w:rsidDel="00000000" w:rsidR="00000000" w:rsidRPr="00000000">
              <w:rPr>
                <w:rtl w:val="0"/>
              </w:rPr>
            </w:r>
          </w:p>
        </w:tc>
        <w:tc>
          <w:tcPr/>
          <w:p w:rsidR="00000000" w:rsidDel="00000000" w:rsidP="00000000" w:rsidRDefault="00000000" w:rsidRPr="00000000" w14:paraId="00001028">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02B">
            <w:pPr>
              <w:jc w:val="right"/>
              <w:rPr/>
            </w:pPr>
            <w:r w:rsidDel="00000000" w:rsidR="00000000" w:rsidRPr="00000000">
              <w:rPr>
                <w:rtl w:val="0"/>
              </w:rPr>
            </w:r>
          </w:p>
        </w:tc>
        <w:tc>
          <w:tcPr/>
          <w:p w:rsidR="00000000" w:rsidDel="00000000" w:rsidP="00000000" w:rsidRDefault="00000000" w:rsidRPr="00000000" w14:paraId="0000102D">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030">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35">
            <w:pPr>
              <w:jc w:val="right"/>
              <w:rPr/>
            </w:pPr>
            <w:r w:rsidDel="00000000" w:rsidR="00000000" w:rsidRPr="00000000">
              <w:rPr>
                <w:rtl w:val="0"/>
              </w:rPr>
            </w:r>
          </w:p>
        </w:tc>
        <w:tc>
          <w:tcPr>
            <w:gridSpan w:val="2"/>
          </w:tcPr>
          <w:p w:rsidR="00000000" w:rsidDel="00000000" w:rsidP="00000000" w:rsidRDefault="00000000" w:rsidRPr="00000000" w14:paraId="00001036">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3A">
            <w:pPr>
              <w:jc w:val="center"/>
              <w:rPr/>
            </w:pPr>
            <w:r w:rsidDel="00000000" w:rsidR="00000000" w:rsidRPr="00000000">
              <w:rPr>
                <w:rtl w:val="0"/>
              </w:rPr>
            </w:r>
          </w:p>
        </w:tc>
        <w:tc>
          <w:tcPr>
            <w:gridSpan w:val="2"/>
          </w:tcPr>
          <w:p w:rsidR="00000000" w:rsidDel="00000000" w:rsidP="00000000" w:rsidRDefault="00000000" w:rsidRPr="00000000" w14:paraId="0000103B">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03D">
            <w:pPr>
              <w:rPr/>
            </w:pPr>
            <w:r w:rsidDel="00000000" w:rsidR="00000000" w:rsidRPr="00000000">
              <w:rPr>
                <w:rtl w:val="0"/>
              </w:rPr>
              <w:t xml:space="preserve">Documentación</w:t>
            </w:r>
          </w:p>
          <w:p w:rsidR="00000000" w:rsidDel="00000000" w:rsidP="00000000" w:rsidRDefault="00000000" w:rsidRPr="00000000" w14:paraId="0000103E">
            <w:pPr>
              <w:rPr/>
            </w:pPr>
            <w:r w:rsidDel="00000000" w:rsidR="00000000" w:rsidRPr="00000000">
              <w:rPr>
                <w:rtl w:val="0"/>
              </w:rPr>
              <w:t xml:space="preserve">Regla de Negocio</w:t>
            </w:r>
          </w:p>
          <w:p w:rsidR="00000000" w:rsidDel="00000000" w:rsidP="00000000" w:rsidRDefault="00000000" w:rsidRPr="00000000" w14:paraId="0000103F">
            <w:pPr>
              <w:rPr/>
            </w:pPr>
            <w:r w:rsidDel="00000000" w:rsidR="00000000" w:rsidRPr="00000000">
              <w:rPr>
                <w:rtl w:val="0"/>
              </w:rPr>
              <w:t xml:space="preserve">Normatividad</w:t>
            </w:r>
          </w:p>
        </w:tc>
        <w:tc>
          <w:tcPr>
            <w:gridSpan w:val="4"/>
          </w:tcPr>
          <w:p w:rsidR="00000000" w:rsidDel="00000000" w:rsidP="00000000" w:rsidRDefault="00000000" w:rsidRPr="00000000" w14:paraId="00001040">
            <w:pPr>
              <w:rPr/>
            </w:pPr>
            <w:r w:rsidDel="00000000" w:rsidR="00000000" w:rsidRPr="00000000">
              <w:rPr>
                <w:rtl w:val="0"/>
              </w:rPr>
              <w:t xml:space="preserve">CA_.05.2.5.1</w:t>
              <w:tab/>
              <w:t xml:space="preserve">No se podra buscar por medio de campos que no se encuentren registrados</w:t>
            </w:r>
          </w:p>
        </w:tc>
      </w:tr>
      <w:tr>
        <w:trPr>
          <w:cantSplit w:val="0"/>
          <w:tblHeader w:val="0"/>
        </w:trPr>
        <w:tc>
          <w:tcPr>
            <w:vMerge w:val="continue"/>
          </w:tcPr>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1045">
            <w:pPr>
              <w:rPr/>
            </w:pPr>
            <w:r w:rsidDel="00000000" w:rsidR="00000000" w:rsidRPr="00000000">
              <w:rPr>
                <w:rtl w:val="0"/>
              </w:rPr>
              <w:t xml:space="preserve">CA_.05.2.5.2</w:t>
              <w:tab/>
              <w:t xml:space="preserve">Una notificación de exito o de negación de la busqueda del empleado</w:t>
            </w:r>
          </w:p>
        </w:tc>
      </w:tr>
      <w:tr>
        <w:trPr>
          <w:cantSplit w:val="0"/>
          <w:tblHeader w:val="0"/>
        </w:trPr>
        <w:tc>
          <w:tcPr/>
          <w:p w:rsidR="00000000" w:rsidDel="00000000" w:rsidP="00000000" w:rsidRDefault="00000000" w:rsidRPr="00000000" w14:paraId="00001049">
            <w:pPr>
              <w:rPr/>
            </w:pPr>
            <w:r w:rsidDel="00000000" w:rsidR="00000000" w:rsidRPr="00000000">
              <w:rPr>
                <w:rtl w:val="0"/>
              </w:rPr>
              <w:t xml:space="preserve">Comentarios</w:t>
            </w:r>
          </w:p>
        </w:tc>
        <w:tc>
          <w:tcPr>
            <w:gridSpan w:val="4"/>
          </w:tcPr>
          <w:p w:rsidR="00000000" w:rsidDel="00000000" w:rsidP="00000000" w:rsidRDefault="00000000" w:rsidRPr="00000000" w14:paraId="0000104A">
            <w:pPr>
              <w:rPr/>
            </w:pPr>
            <w:r w:rsidDel="00000000" w:rsidR="00000000" w:rsidRPr="00000000">
              <w:rPr>
                <w:rtl w:val="0"/>
              </w:rPr>
            </w:r>
          </w:p>
        </w:tc>
      </w:tr>
      <w:tr>
        <w:trPr>
          <w:cantSplit w:val="0"/>
          <w:tblHeader w:val="0"/>
        </w:trPr>
        <w:tc>
          <w:tcPr/>
          <w:p w:rsidR="00000000" w:rsidDel="00000000" w:rsidP="00000000" w:rsidRDefault="00000000" w:rsidRPr="00000000" w14:paraId="0000104E">
            <w:pPr>
              <w:rPr/>
            </w:pPr>
            <w:r w:rsidDel="00000000" w:rsidR="00000000" w:rsidRPr="00000000">
              <w:rPr>
                <w:rtl w:val="0"/>
              </w:rPr>
              <w:t xml:space="preserve">Responsables</w:t>
            </w:r>
          </w:p>
        </w:tc>
        <w:tc>
          <w:tcPr>
            <w:gridSpan w:val="4"/>
          </w:tcPr>
          <w:p w:rsidR="00000000" w:rsidDel="00000000" w:rsidP="00000000" w:rsidRDefault="00000000" w:rsidRPr="00000000" w14:paraId="0000104F">
            <w:pPr>
              <w:rPr/>
            </w:pPr>
            <w:r w:rsidDel="00000000" w:rsidR="00000000" w:rsidRPr="00000000">
              <w:rPr>
                <w:rtl w:val="0"/>
              </w:rPr>
              <w:t xml:space="preserve">Joel Tuiran</w:t>
            </w:r>
          </w:p>
          <w:p w:rsidR="00000000" w:rsidDel="00000000" w:rsidP="00000000" w:rsidRDefault="00000000" w:rsidRPr="00000000" w14:paraId="00001050">
            <w:pPr>
              <w:rPr/>
            </w:pPr>
            <w:r w:rsidDel="00000000" w:rsidR="00000000" w:rsidRPr="00000000">
              <w:rPr>
                <w:rtl w:val="0"/>
              </w:rPr>
            </w:r>
          </w:p>
        </w:tc>
      </w:tr>
    </w:tbl>
    <w:p w:rsidR="00000000" w:rsidDel="00000000" w:rsidP="00000000" w:rsidRDefault="00000000" w:rsidRPr="00000000" w14:paraId="00001054">
      <w:pPr>
        <w:rPr>
          <w:b w:val="1"/>
        </w:rPr>
      </w:pPr>
      <w:r w:rsidDel="00000000" w:rsidR="00000000" w:rsidRPr="00000000">
        <w:rPr>
          <w:rtl w:val="0"/>
        </w:rPr>
      </w:r>
    </w:p>
    <w:p w:rsidR="00000000" w:rsidDel="00000000" w:rsidP="00000000" w:rsidRDefault="00000000" w:rsidRPr="00000000" w14:paraId="00001055">
      <w:pPr>
        <w:rPr>
          <w:b w:val="1"/>
        </w:rPr>
      </w:pPr>
      <w:r w:rsidDel="00000000" w:rsidR="00000000" w:rsidRPr="00000000">
        <w:rPr>
          <w:rtl w:val="0"/>
        </w:rPr>
      </w:r>
    </w:p>
    <w:p w:rsidR="00000000" w:rsidDel="00000000" w:rsidP="00000000" w:rsidRDefault="00000000" w:rsidRPr="00000000" w14:paraId="00001056">
      <w:pPr>
        <w:rPr>
          <w:b w:val="1"/>
        </w:rPr>
      </w:pPr>
      <w:r w:rsidDel="00000000" w:rsidR="00000000" w:rsidRPr="00000000">
        <w:rPr>
          <w:rtl w:val="0"/>
        </w:rPr>
      </w:r>
    </w:p>
    <w:p w:rsidR="00000000" w:rsidDel="00000000" w:rsidP="00000000" w:rsidRDefault="00000000" w:rsidRPr="00000000" w14:paraId="00001057">
      <w:pPr>
        <w:rPr>
          <w:b w:val="1"/>
        </w:rPr>
      </w:pPr>
      <w:r w:rsidDel="00000000" w:rsidR="00000000" w:rsidRPr="00000000">
        <w:rPr>
          <w:rtl w:val="0"/>
        </w:rPr>
      </w:r>
    </w:p>
    <w:p w:rsidR="00000000" w:rsidDel="00000000" w:rsidP="00000000" w:rsidRDefault="00000000" w:rsidRPr="00000000" w14:paraId="00001058">
      <w:pPr>
        <w:rPr>
          <w:b w:val="1"/>
        </w:rPr>
      </w:pPr>
      <w:r w:rsidDel="00000000" w:rsidR="00000000" w:rsidRPr="00000000">
        <w:rPr>
          <w:rtl w:val="0"/>
        </w:rPr>
      </w:r>
    </w:p>
    <w:p w:rsidR="00000000" w:rsidDel="00000000" w:rsidP="00000000" w:rsidRDefault="00000000" w:rsidRPr="00000000" w14:paraId="00001059">
      <w:pPr>
        <w:rPr>
          <w:b w:val="1"/>
        </w:rPr>
      </w:pPr>
      <w:r w:rsidDel="00000000" w:rsidR="00000000" w:rsidRPr="00000000">
        <w:rPr>
          <w:rtl w:val="0"/>
        </w:rPr>
      </w:r>
    </w:p>
    <w:p w:rsidR="00000000" w:rsidDel="00000000" w:rsidP="00000000" w:rsidRDefault="00000000" w:rsidRPr="00000000" w14:paraId="0000105A">
      <w:pPr>
        <w:rPr>
          <w:b w:val="1"/>
        </w:rPr>
      </w:pPr>
      <w:r w:rsidDel="00000000" w:rsidR="00000000" w:rsidRPr="00000000">
        <w:rPr>
          <w:rtl w:val="0"/>
        </w:rPr>
      </w:r>
    </w:p>
    <w:p w:rsidR="00000000" w:rsidDel="00000000" w:rsidP="00000000" w:rsidRDefault="00000000" w:rsidRPr="00000000" w14:paraId="0000105B">
      <w:pPr>
        <w:rPr>
          <w:b w:val="1"/>
        </w:rPr>
      </w:pPr>
      <w:r w:rsidDel="00000000" w:rsidR="00000000" w:rsidRPr="00000000">
        <w:rPr>
          <w:rtl w:val="0"/>
        </w:rPr>
      </w:r>
    </w:p>
    <w:p w:rsidR="00000000" w:rsidDel="00000000" w:rsidP="00000000" w:rsidRDefault="00000000" w:rsidRPr="00000000" w14:paraId="0000105C">
      <w:pPr>
        <w:rPr>
          <w:b w:val="1"/>
        </w:rPr>
      </w:pPr>
      <w:r w:rsidDel="00000000" w:rsidR="00000000" w:rsidRPr="00000000">
        <w:rPr>
          <w:rtl w:val="0"/>
        </w:rPr>
      </w:r>
    </w:p>
    <w:p w:rsidR="00000000" w:rsidDel="00000000" w:rsidP="00000000" w:rsidRDefault="00000000" w:rsidRPr="00000000" w14:paraId="0000105D">
      <w:pPr>
        <w:rPr>
          <w:b w:val="1"/>
        </w:rPr>
      </w:pPr>
      <w:r w:rsidDel="00000000" w:rsidR="00000000" w:rsidRPr="00000000">
        <w:rPr>
          <w:rtl w:val="0"/>
        </w:rPr>
      </w:r>
    </w:p>
    <w:p w:rsidR="00000000" w:rsidDel="00000000" w:rsidP="00000000" w:rsidRDefault="00000000" w:rsidRPr="00000000" w14:paraId="0000105E">
      <w:pPr>
        <w:rPr>
          <w:b w:val="1"/>
        </w:rPr>
      </w:pPr>
      <w:r w:rsidDel="00000000" w:rsidR="00000000" w:rsidRPr="00000000">
        <w:rPr>
          <w:rtl w:val="0"/>
        </w:rPr>
      </w:r>
    </w:p>
    <w:tbl>
      <w:tblPr>
        <w:tblStyle w:val="Table3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105F">
            <w:pPr>
              <w:rPr/>
            </w:pPr>
            <w:r w:rsidDel="00000000" w:rsidR="00000000" w:rsidRPr="00000000">
              <w:rPr>
                <w:rtl w:val="0"/>
              </w:rPr>
              <w:t xml:space="preserve">CU -</w:t>
            </w:r>
          </w:p>
        </w:tc>
        <w:tc>
          <w:tcPr>
            <w:gridSpan w:val="4"/>
          </w:tcPr>
          <w:p w:rsidR="00000000" w:rsidDel="00000000" w:rsidP="00000000" w:rsidRDefault="00000000" w:rsidRPr="00000000" w14:paraId="00001060">
            <w:pPr>
              <w:rPr/>
            </w:pPr>
            <w:r w:rsidDel="00000000" w:rsidR="00000000" w:rsidRPr="00000000">
              <w:rPr>
                <w:i w:val="1"/>
                <w:rtl w:val="0"/>
              </w:rPr>
              <w:t xml:space="preserve">CU.05.2.6 Cambiar estado de un empleado</w:t>
            </w:r>
            <w:r w:rsidDel="00000000" w:rsidR="00000000" w:rsidRPr="00000000">
              <w:rPr>
                <w:rtl w:val="0"/>
              </w:rPr>
            </w:r>
          </w:p>
        </w:tc>
      </w:tr>
      <w:tr>
        <w:trPr>
          <w:cantSplit w:val="0"/>
          <w:tblHeader w:val="0"/>
        </w:trPr>
        <w:tc>
          <w:tcPr/>
          <w:p w:rsidR="00000000" w:rsidDel="00000000" w:rsidP="00000000" w:rsidRDefault="00000000" w:rsidRPr="00000000" w14:paraId="00001064">
            <w:pPr>
              <w:rPr/>
            </w:pPr>
            <w:r w:rsidDel="00000000" w:rsidR="00000000" w:rsidRPr="00000000">
              <w:rPr>
                <w:rtl w:val="0"/>
              </w:rPr>
              <w:t xml:space="preserve">Dependencias</w:t>
            </w:r>
          </w:p>
        </w:tc>
        <w:tc>
          <w:tcPr>
            <w:gridSpan w:val="4"/>
          </w:tcPr>
          <w:p w:rsidR="00000000" w:rsidDel="00000000" w:rsidP="00000000" w:rsidRDefault="00000000" w:rsidRPr="00000000" w14:paraId="00001065">
            <w:pPr>
              <w:rPr/>
            </w:pPr>
            <w:r w:rsidDel="00000000" w:rsidR="00000000" w:rsidRPr="00000000">
              <w:rPr>
                <w:rtl w:val="0"/>
              </w:rPr>
              <w:t xml:space="preserve">CU 05 servicios</w:t>
            </w:r>
          </w:p>
          <w:p w:rsidR="00000000" w:rsidDel="00000000" w:rsidP="00000000" w:rsidRDefault="00000000" w:rsidRPr="00000000" w14:paraId="00001066">
            <w:pPr>
              <w:rPr/>
            </w:pPr>
            <w:r w:rsidDel="00000000" w:rsidR="00000000" w:rsidRPr="00000000">
              <w:rPr>
                <w:rtl w:val="0"/>
              </w:rPr>
              <w:t xml:space="preserve">CU 05.2 Gestión empleado</w:t>
            </w:r>
          </w:p>
          <w:p w:rsidR="00000000" w:rsidDel="00000000" w:rsidP="00000000" w:rsidRDefault="00000000" w:rsidRPr="00000000" w14:paraId="00001067">
            <w:pPr>
              <w:rPr/>
            </w:pPr>
            <w:r w:rsidDel="00000000" w:rsidR="00000000" w:rsidRPr="00000000">
              <w:rPr>
                <w:rtl w:val="0"/>
              </w:rPr>
              <w:t xml:space="preserve">CU 05.2.4 Listar servicios</w:t>
            </w:r>
          </w:p>
        </w:tc>
      </w:tr>
      <w:tr>
        <w:trPr>
          <w:cantSplit w:val="0"/>
          <w:tblHeader w:val="0"/>
        </w:trPr>
        <w:tc>
          <w:tcPr/>
          <w:p w:rsidR="00000000" w:rsidDel="00000000" w:rsidP="00000000" w:rsidRDefault="00000000" w:rsidRPr="00000000" w14:paraId="0000106B">
            <w:pPr>
              <w:rPr/>
            </w:pPr>
            <w:r w:rsidDel="00000000" w:rsidR="00000000" w:rsidRPr="00000000">
              <w:rPr>
                <w:rtl w:val="0"/>
              </w:rPr>
              <w:t xml:space="preserve">Pre – Condiciones</w:t>
            </w:r>
          </w:p>
        </w:tc>
        <w:tc>
          <w:tcPr>
            <w:gridSpan w:val="4"/>
          </w:tcPr>
          <w:p w:rsidR="00000000" w:rsidDel="00000000" w:rsidP="00000000" w:rsidRDefault="00000000" w:rsidRPr="00000000" w14:paraId="0000106C">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1070">
            <w:pPr>
              <w:rPr/>
            </w:pPr>
            <w:r w:rsidDel="00000000" w:rsidR="00000000" w:rsidRPr="00000000">
              <w:rPr>
                <w:rtl w:val="0"/>
              </w:rPr>
              <w:t xml:space="preserve">Descripción</w:t>
            </w:r>
          </w:p>
        </w:tc>
        <w:tc>
          <w:tcPr>
            <w:gridSpan w:val="4"/>
          </w:tcPr>
          <w:p w:rsidR="00000000" w:rsidDel="00000000" w:rsidP="00000000" w:rsidRDefault="00000000" w:rsidRPr="00000000" w14:paraId="00001071">
            <w:pPr>
              <w:rPr/>
            </w:pPr>
            <w:r w:rsidDel="00000000" w:rsidR="00000000" w:rsidRPr="00000000">
              <w:rPr>
                <w:rtl w:val="0"/>
              </w:rPr>
              <w:t xml:space="preserve">El sistema deberá comportarse como se describe en el siguiente caso de uso para cambiar el estado de un empleado</w:t>
            </w:r>
          </w:p>
        </w:tc>
      </w:tr>
      <w:tr>
        <w:trPr>
          <w:cantSplit w:val="0"/>
          <w:tblHeader w:val="0"/>
        </w:trPr>
        <w:tc>
          <w:tcPr/>
          <w:p w:rsidR="00000000" w:rsidDel="00000000" w:rsidP="00000000" w:rsidRDefault="00000000" w:rsidRPr="00000000" w14:paraId="00001075">
            <w:pPr>
              <w:rPr/>
            </w:pPr>
            <w:r w:rsidDel="00000000" w:rsidR="00000000" w:rsidRPr="00000000">
              <w:rPr>
                <w:rtl w:val="0"/>
              </w:rPr>
              <w:t xml:space="preserve">Actores</w:t>
            </w:r>
          </w:p>
        </w:tc>
        <w:tc>
          <w:tcPr>
            <w:gridSpan w:val="4"/>
          </w:tcPr>
          <w:p w:rsidR="00000000" w:rsidDel="00000000" w:rsidP="00000000" w:rsidRDefault="00000000" w:rsidRPr="00000000" w14:paraId="00001076">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107A">
            <w:pPr>
              <w:rPr/>
            </w:pPr>
            <w:r w:rsidDel="00000000" w:rsidR="00000000" w:rsidRPr="00000000">
              <w:rPr>
                <w:rtl w:val="0"/>
              </w:rPr>
              <w:t xml:space="preserve">Secuencia Normal</w:t>
            </w:r>
          </w:p>
        </w:tc>
        <w:tc>
          <w:tcPr/>
          <w:p w:rsidR="00000000" w:rsidDel="00000000" w:rsidP="00000000" w:rsidRDefault="00000000" w:rsidRPr="00000000" w14:paraId="0000107B">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107C">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080">
            <w:pPr>
              <w:rPr/>
            </w:pPr>
            <w:r w:rsidDel="00000000" w:rsidR="00000000" w:rsidRPr="00000000">
              <w:rPr>
                <w:rtl w:val="0"/>
              </w:rPr>
              <w:t xml:space="preserve">1</w:t>
            </w:r>
          </w:p>
        </w:tc>
        <w:tc>
          <w:tcPr>
            <w:gridSpan w:val="3"/>
          </w:tcPr>
          <w:p w:rsidR="00000000" w:rsidDel="00000000" w:rsidP="00000000" w:rsidRDefault="00000000" w:rsidRPr="00000000" w14:paraId="00001081">
            <w:pPr>
              <w:rPr/>
            </w:pPr>
            <w:r w:rsidDel="00000000" w:rsidR="00000000" w:rsidRPr="00000000">
              <w:rPr>
                <w:rtl w:val="0"/>
              </w:rPr>
              <w:t xml:space="preserve">El usuario ingresa a cambiar estado de un empleado</w:t>
            </w:r>
          </w:p>
        </w:tc>
      </w:tr>
      <w:tr>
        <w:trPr>
          <w:cantSplit w:val="0"/>
          <w:tblHeader w:val="0"/>
        </w:trPr>
        <w:tc>
          <w:tcPr>
            <w:vMerge w:val="continue"/>
          </w:tcPr>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85">
            <w:pPr>
              <w:rPr/>
            </w:pPr>
            <w:r w:rsidDel="00000000" w:rsidR="00000000" w:rsidRPr="00000000">
              <w:rPr>
                <w:rtl w:val="0"/>
              </w:rPr>
              <w:t xml:space="preserve">2</w:t>
            </w:r>
          </w:p>
        </w:tc>
        <w:tc>
          <w:tcPr>
            <w:gridSpan w:val="3"/>
          </w:tcPr>
          <w:p w:rsidR="00000000" w:rsidDel="00000000" w:rsidP="00000000" w:rsidRDefault="00000000" w:rsidRPr="00000000" w14:paraId="00001086">
            <w:pPr>
              <w:rPr/>
            </w:pPr>
            <w:r w:rsidDel="00000000" w:rsidR="00000000" w:rsidRPr="00000000">
              <w:rPr>
                <w:rtl w:val="0"/>
              </w:rPr>
              <w:t xml:space="preserve">El sistema toma el idempleado (select)</w:t>
            </w:r>
          </w:p>
        </w:tc>
      </w:tr>
      <w:tr>
        <w:trPr>
          <w:cantSplit w:val="0"/>
          <w:tblHeader w:val="0"/>
        </w:trPr>
        <w:tc>
          <w:tcPr>
            <w:vMerge w:val="continue"/>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8A">
            <w:pPr>
              <w:rPr/>
            </w:pPr>
            <w:r w:rsidDel="00000000" w:rsidR="00000000" w:rsidRPr="00000000">
              <w:rPr>
                <w:rtl w:val="0"/>
              </w:rPr>
              <w:t xml:space="preserve">3</w:t>
            </w:r>
          </w:p>
        </w:tc>
        <w:tc>
          <w:tcPr>
            <w:gridSpan w:val="3"/>
          </w:tcPr>
          <w:p w:rsidR="00000000" w:rsidDel="00000000" w:rsidP="00000000" w:rsidRDefault="00000000" w:rsidRPr="00000000" w14:paraId="0000108B">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8F">
            <w:pPr>
              <w:rPr/>
            </w:pPr>
            <w:r w:rsidDel="00000000" w:rsidR="00000000" w:rsidRPr="00000000">
              <w:rPr>
                <w:rtl w:val="0"/>
              </w:rPr>
              <w:t xml:space="preserve">4</w:t>
            </w:r>
          </w:p>
        </w:tc>
        <w:tc>
          <w:tcPr>
            <w:gridSpan w:val="3"/>
          </w:tcPr>
          <w:p w:rsidR="00000000" w:rsidDel="00000000" w:rsidP="00000000" w:rsidRDefault="00000000" w:rsidRPr="00000000" w14:paraId="00001090">
            <w:pPr>
              <w:rPr/>
            </w:pPr>
            <w:r w:rsidDel="00000000" w:rsidR="00000000" w:rsidRPr="00000000">
              <w:rPr>
                <w:rtl w:val="0"/>
              </w:rPr>
              <w:t xml:space="preserve">El sistema despliega un alert de confirmación</w:t>
            </w:r>
          </w:p>
        </w:tc>
      </w:tr>
      <w:tr>
        <w:trPr>
          <w:cantSplit w:val="0"/>
          <w:tblHeader w:val="0"/>
        </w:trPr>
        <w:tc>
          <w:tcPr/>
          <w:p w:rsidR="00000000" w:rsidDel="00000000" w:rsidP="00000000" w:rsidRDefault="00000000" w:rsidRPr="00000000" w14:paraId="00001093">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094">
            <w:pPr>
              <w:rPr/>
            </w:pPr>
            <w:r w:rsidDel="00000000" w:rsidR="00000000" w:rsidRPr="00000000">
              <w:rPr>
                <w:rtl w:val="0"/>
              </w:rPr>
              <w:t xml:space="preserve">5</w:t>
            </w:r>
          </w:p>
        </w:tc>
        <w:tc>
          <w:tcPr>
            <w:gridSpan w:val="3"/>
          </w:tcPr>
          <w:p w:rsidR="00000000" w:rsidDel="00000000" w:rsidP="00000000" w:rsidRDefault="00000000" w:rsidRPr="00000000" w14:paraId="00001095">
            <w:pPr>
              <w:rPr/>
            </w:pPr>
            <w:r w:rsidDel="00000000" w:rsidR="00000000" w:rsidRPr="00000000">
              <w:rPr>
                <w:rtl w:val="0"/>
              </w:rPr>
              <w:t xml:space="preserve">El usuario diligencia la confirmación</w:t>
            </w:r>
          </w:p>
        </w:tc>
      </w:tr>
      <w:tr>
        <w:trPr>
          <w:cantSplit w:val="0"/>
          <w:tblHeader w:val="0"/>
        </w:trPr>
        <w:tc>
          <w:tcPr/>
          <w:p w:rsidR="00000000" w:rsidDel="00000000" w:rsidP="00000000" w:rsidRDefault="00000000" w:rsidRPr="00000000" w14:paraId="00001098">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099">
            <w:pPr>
              <w:rPr/>
            </w:pPr>
            <w:r w:rsidDel="00000000" w:rsidR="00000000" w:rsidRPr="00000000">
              <w:rPr>
                <w:rtl w:val="0"/>
              </w:rPr>
              <w:t xml:space="preserve">6</w:t>
            </w:r>
          </w:p>
        </w:tc>
        <w:tc>
          <w:tcPr>
            <w:gridSpan w:val="3"/>
          </w:tcPr>
          <w:p w:rsidR="00000000" w:rsidDel="00000000" w:rsidP="00000000" w:rsidRDefault="00000000" w:rsidRPr="00000000" w14:paraId="0000109A">
            <w:pPr>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109D">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09E">
            <w:pPr>
              <w:rPr/>
            </w:pPr>
            <w:r w:rsidDel="00000000" w:rsidR="00000000" w:rsidRPr="00000000">
              <w:rPr>
                <w:rtl w:val="0"/>
              </w:rPr>
              <w:t xml:space="preserve">7</w:t>
            </w:r>
          </w:p>
        </w:tc>
        <w:tc>
          <w:tcPr>
            <w:gridSpan w:val="3"/>
          </w:tcPr>
          <w:p w:rsidR="00000000" w:rsidDel="00000000" w:rsidP="00000000" w:rsidRDefault="00000000" w:rsidRPr="00000000" w14:paraId="0000109F">
            <w:pPr>
              <w:rPr/>
            </w:pPr>
            <w:r w:rsidDel="00000000" w:rsidR="00000000" w:rsidRPr="00000000">
              <w:rPr>
                <w:rtl w:val="0"/>
              </w:rPr>
              <w:t xml:space="preserve">El sistema cambia el estado del empleado</w:t>
            </w:r>
          </w:p>
        </w:tc>
      </w:tr>
      <w:tr>
        <w:trPr>
          <w:cantSplit w:val="0"/>
          <w:tblHeader w:val="0"/>
        </w:trPr>
        <w:tc>
          <w:tcPr/>
          <w:p w:rsidR="00000000" w:rsidDel="00000000" w:rsidP="00000000" w:rsidRDefault="00000000" w:rsidRPr="00000000" w14:paraId="000010A2">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0A3">
            <w:pPr>
              <w:rPr/>
            </w:pPr>
            <w:r w:rsidDel="00000000" w:rsidR="00000000" w:rsidRPr="00000000">
              <w:rPr>
                <w:rtl w:val="0"/>
              </w:rPr>
              <w:t xml:space="preserve">8</w:t>
            </w:r>
          </w:p>
        </w:tc>
        <w:tc>
          <w:tcPr>
            <w:gridSpan w:val="3"/>
          </w:tcPr>
          <w:p w:rsidR="00000000" w:rsidDel="00000000" w:rsidP="00000000" w:rsidRDefault="00000000" w:rsidRPr="00000000" w14:paraId="000010A4">
            <w:pPr>
              <w:rPr/>
            </w:pPr>
            <w:r w:rsidDel="00000000" w:rsidR="00000000" w:rsidRPr="00000000">
              <w:rPr>
                <w:rtl w:val="0"/>
              </w:rPr>
              <w:t xml:space="preserve">El sistema despliega msj “Se ha cambiado el estado del empleado con éxito”</w:t>
            </w:r>
          </w:p>
        </w:tc>
      </w:tr>
      <w:tr>
        <w:trPr>
          <w:cantSplit w:val="0"/>
          <w:tblHeader w:val="0"/>
        </w:trPr>
        <w:tc>
          <w:tcPr/>
          <w:p w:rsidR="00000000" w:rsidDel="00000000" w:rsidP="00000000" w:rsidRDefault="00000000" w:rsidRPr="00000000" w14:paraId="000010A7">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0A8">
            <w:pPr>
              <w:rPr/>
            </w:pPr>
            <w:r w:rsidDel="00000000" w:rsidR="00000000" w:rsidRPr="00000000">
              <w:rPr>
                <w:rtl w:val="0"/>
              </w:rPr>
              <w:t xml:space="preserve">9</w:t>
            </w:r>
          </w:p>
        </w:tc>
        <w:tc>
          <w:tcPr>
            <w:gridSpan w:val="3"/>
          </w:tcPr>
          <w:p w:rsidR="00000000" w:rsidDel="00000000" w:rsidP="00000000" w:rsidRDefault="00000000" w:rsidRPr="00000000" w14:paraId="000010A9">
            <w:pPr>
              <w:rPr/>
            </w:pPr>
            <w:r w:rsidDel="00000000" w:rsidR="00000000" w:rsidRPr="00000000">
              <w:rPr>
                <w:rtl w:val="0"/>
              </w:rPr>
              <w:t xml:space="preserve">El sistema ejecuta el CU 05.2.4 Listar empleado</w:t>
            </w:r>
          </w:p>
        </w:tc>
      </w:tr>
      <w:tr>
        <w:trPr>
          <w:cantSplit w:val="0"/>
          <w:tblHeader w:val="0"/>
        </w:trPr>
        <w:tc>
          <w:tcPr/>
          <w:p w:rsidR="00000000" w:rsidDel="00000000" w:rsidP="00000000" w:rsidRDefault="00000000" w:rsidRPr="00000000" w14:paraId="000010AC">
            <w:pPr>
              <w:rPr/>
            </w:pPr>
            <w:r w:rsidDel="00000000" w:rsidR="00000000" w:rsidRPr="00000000">
              <w:rPr>
                <w:rtl w:val="0"/>
              </w:rPr>
              <w:t xml:space="preserve">Post - Condición</w:t>
            </w:r>
          </w:p>
        </w:tc>
        <w:tc>
          <w:tcPr>
            <w:gridSpan w:val="4"/>
          </w:tcPr>
          <w:p w:rsidR="00000000" w:rsidDel="00000000" w:rsidP="00000000" w:rsidRDefault="00000000" w:rsidRPr="00000000" w14:paraId="000010AD">
            <w:pPr>
              <w:rPr/>
            </w:pPr>
            <w:r w:rsidDel="00000000" w:rsidR="00000000" w:rsidRPr="00000000">
              <w:rPr>
                <w:rtl w:val="0"/>
              </w:rPr>
              <w:t xml:space="preserve">Se ha cambiado el estado de un empleado </w:t>
            </w:r>
          </w:p>
        </w:tc>
      </w:tr>
      <w:tr>
        <w:trPr>
          <w:cantSplit w:val="0"/>
          <w:tblHeader w:val="0"/>
        </w:trPr>
        <w:tc>
          <w:tcPr/>
          <w:p w:rsidR="00000000" w:rsidDel="00000000" w:rsidP="00000000" w:rsidRDefault="00000000" w:rsidRPr="00000000" w14:paraId="000010B1">
            <w:pPr>
              <w:rPr/>
            </w:pPr>
            <w:r w:rsidDel="00000000" w:rsidR="00000000" w:rsidRPr="00000000">
              <w:rPr>
                <w:rtl w:val="0"/>
              </w:rPr>
              <w:t xml:space="preserve">Excepciones</w:t>
            </w:r>
          </w:p>
        </w:tc>
        <w:tc>
          <w:tcPr/>
          <w:p w:rsidR="00000000" w:rsidDel="00000000" w:rsidP="00000000" w:rsidRDefault="00000000" w:rsidRPr="00000000" w14:paraId="000010B2">
            <w:pPr>
              <w:rPr/>
            </w:pPr>
            <w:r w:rsidDel="00000000" w:rsidR="00000000" w:rsidRPr="00000000">
              <w:rPr>
                <w:rtl w:val="0"/>
              </w:rPr>
              <w:t xml:space="preserve">Paso</w:t>
            </w:r>
          </w:p>
        </w:tc>
        <w:tc>
          <w:tcPr>
            <w:gridSpan w:val="3"/>
          </w:tcPr>
          <w:p w:rsidR="00000000" w:rsidDel="00000000" w:rsidP="00000000" w:rsidRDefault="00000000" w:rsidRPr="00000000" w14:paraId="000010B3">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0B6">
            <w:pPr>
              <w:rPr/>
            </w:pPr>
            <w:r w:rsidDel="00000000" w:rsidR="00000000" w:rsidRPr="00000000">
              <w:rPr>
                <w:rtl w:val="0"/>
              </w:rPr>
            </w:r>
          </w:p>
        </w:tc>
        <w:tc>
          <w:tcPr>
            <w:vMerge w:val="restart"/>
          </w:tcPr>
          <w:p w:rsidR="00000000" w:rsidDel="00000000" w:rsidP="00000000" w:rsidRDefault="00000000" w:rsidRPr="00000000" w14:paraId="000010B7">
            <w:pPr>
              <w:rPr/>
            </w:pPr>
            <w:r w:rsidDel="00000000" w:rsidR="00000000" w:rsidRPr="00000000">
              <w:rPr>
                <w:rtl w:val="0"/>
              </w:rPr>
              <w:t xml:space="preserve">6</w:t>
            </w:r>
          </w:p>
        </w:tc>
        <w:tc>
          <w:tcPr>
            <w:gridSpan w:val="3"/>
          </w:tcPr>
          <w:p w:rsidR="00000000" w:rsidDel="00000000" w:rsidP="00000000" w:rsidRDefault="00000000" w:rsidRPr="00000000" w14:paraId="000010B8">
            <w:pPr>
              <w:rPr/>
            </w:pPr>
            <w:r w:rsidDel="00000000" w:rsidR="00000000" w:rsidRPr="00000000">
              <w:rPr>
                <w:rtl w:val="0"/>
              </w:rPr>
              <w:t xml:space="preserve">Si no ha confirmado el cambio de estado?</w:t>
            </w:r>
          </w:p>
        </w:tc>
      </w:tr>
      <w:tr>
        <w:trPr>
          <w:cantSplit w:val="0"/>
          <w:trHeight w:val="66" w:hRule="atLeast"/>
          <w:tblHeader w:val="0"/>
        </w:trPr>
        <w:tc>
          <w:tcPr>
            <w:vMerge w:val="continue"/>
          </w:tcPr>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0BD">
            <w:pPr>
              <w:jc w:val="right"/>
              <w:rPr/>
            </w:pPr>
            <w:r w:rsidDel="00000000" w:rsidR="00000000" w:rsidRPr="00000000">
              <w:rPr>
                <w:rtl w:val="0"/>
              </w:rPr>
              <w:t xml:space="preserve">1</w:t>
            </w:r>
          </w:p>
        </w:tc>
        <w:tc>
          <w:tcPr/>
          <w:p w:rsidR="00000000" w:rsidDel="00000000" w:rsidP="00000000" w:rsidRDefault="00000000" w:rsidRPr="00000000" w14:paraId="000010BF">
            <w:pPr>
              <w:rPr/>
            </w:pPr>
            <w:r w:rsidDel="00000000" w:rsidR="00000000" w:rsidRPr="00000000">
              <w:rPr>
                <w:rtl w:val="0"/>
              </w:rPr>
              <w:t xml:space="preserve">El sistema redirige al usuario al paso Nro.9</w:t>
            </w:r>
          </w:p>
        </w:tc>
      </w:tr>
      <w:tr>
        <w:trPr>
          <w:cantSplit w:val="0"/>
          <w:trHeight w:val="66" w:hRule="atLeast"/>
          <w:tblHeader w:val="0"/>
        </w:trPr>
        <w:tc>
          <w:tcPr>
            <w:vMerge w:val="continue"/>
          </w:tcPr>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0C2">
            <w:pPr>
              <w:jc w:val="right"/>
              <w:rPr/>
            </w:pPr>
            <w:r w:rsidDel="00000000" w:rsidR="00000000" w:rsidRPr="00000000">
              <w:rPr>
                <w:rtl w:val="0"/>
              </w:rPr>
            </w:r>
          </w:p>
        </w:tc>
        <w:tc>
          <w:tcPr/>
          <w:p w:rsidR="00000000" w:rsidDel="00000000" w:rsidP="00000000" w:rsidRDefault="00000000" w:rsidRPr="00000000" w14:paraId="000010C4">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10C6">
            <w:pPr>
              <w:rPr/>
            </w:pPr>
            <w:r w:rsidDel="00000000" w:rsidR="00000000" w:rsidRPr="00000000">
              <w:rPr>
                <w:rtl w:val="0"/>
              </w:rPr>
            </w:r>
          </w:p>
        </w:tc>
        <w:tc>
          <w:tcPr>
            <w:gridSpan w:val="3"/>
          </w:tcPr>
          <w:p w:rsidR="00000000" w:rsidDel="00000000" w:rsidP="00000000" w:rsidRDefault="00000000" w:rsidRPr="00000000" w14:paraId="000010C7">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CC">
            <w:pPr>
              <w:jc w:val="right"/>
              <w:rPr/>
            </w:pPr>
            <w:r w:rsidDel="00000000" w:rsidR="00000000" w:rsidRPr="00000000">
              <w:rPr>
                <w:rtl w:val="0"/>
              </w:rPr>
            </w:r>
          </w:p>
        </w:tc>
        <w:tc>
          <w:tcPr>
            <w:gridSpan w:val="2"/>
          </w:tcPr>
          <w:p w:rsidR="00000000" w:rsidDel="00000000" w:rsidP="00000000" w:rsidRDefault="00000000" w:rsidRPr="00000000" w14:paraId="000010CD">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0D1">
            <w:pPr>
              <w:jc w:val="right"/>
              <w:rPr/>
            </w:pPr>
            <w:r w:rsidDel="00000000" w:rsidR="00000000" w:rsidRPr="00000000">
              <w:rPr>
                <w:rtl w:val="0"/>
              </w:rPr>
            </w:r>
          </w:p>
        </w:tc>
        <w:tc>
          <w:tcPr>
            <w:gridSpan w:val="2"/>
          </w:tcPr>
          <w:p w:rsidR="00000000" w:rsidDel="00000000" w:rsidP="00000000" w:rsidRDefault="00000000" w:rsidRPr="00000000" w14:paraId="000010D2">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0D4">
            <w:pPr>
              <w:rPr/>
            </w:pPr>
            <w:r w:rsidDel="00000000" w:rsidR="00000000" w:rsidRPr="00000000">
              <w:rPr>
                <w:rtl w:val="0"/>
              </w:rPr>
              <w:t xml:space="preserve">Documentación</w:t>
            </w:r>
          </w:p>
          <w:p w:rsidR="00000000" w:rsidDel="00000000" w:rsidP="00000000" w:rsidRDefault="00000000" w:rsidRPr="00000000" w14:paraId="000010D5">
            <w:pPr>
              <w:rPr/>
            </w:pPr>
            <w:r w:rsidDel="00000000" w:rsidR="00000000" w:rsidRPr="00000000">
              <w:rPr>
                <w:rtl w:val="0"/>
              </w:rPr>
              <w:t xml:space="preserve">Regla de Negocio</w:t>
            </w:r>
          </w:p>
          <w:p w:rsidR="00000000" w:rsidDel="00000000" w:rsidP="00000000" w:rsidRDefault="00000000" w:rsidRPr="00000000" w14:paraId="000010D6">
            <w:pPr>
              <w:rPr/>
            </w:pPr>
            <w:r w:rsidDel="00000000" w:rsidR="00000000" w:rsidRPr="00000000">
              <w:rPr>
                <w:rtl w:val="0"/>
              </w:rPr>
              <w:t xml:space="preserve">Normatividad</w:t>
            </w:r>
          </w:p>
        </w:tc>
        <w:tc>
          <w:tcPr>
            <w:gridSpan w:val="4"/>
          </w:tcPr>
          <w:p w:rsidR="00000000" w:rsidDel="00000000" w:rsidP="00000000" w:rsidRDefault="00000000" w:rsidRPr="00000000" w14:paraId="000010D7">
            <w:pPr>
              <w:rPr/>
            </w:pPr>
            <w:r w:rsidDel="00000000" w:rsidR="00000000" w:rsidRPr="00000000">
              <w:rPr>
                <w:rtl w:val="0"/>
              </w:rPr>
              <w:t xml:space="preserve">CA_05.2.6.1</w:t>
              <w:tab/>
              <w:t xml:space="preserve">El sistema mandara un mensaje de confirmación para cambiar el estado de un empleado.</w:t>
            </w:r>
          </w:p>
        </w:tc>
      </w:tr>
      <w:tr>
        <w:trPr>
          <w:cantSplit w:val="0"/>
          <w:tblHeader w:val="0"/>
        </w:trPr>
        <w:tc>
          <w:tcPr>
            <w:vMerge w:val="continue"/>
          </w:tcPr>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10DC">
            <w:pPr>
              <w:tabs>
                <w:tab w:val="left" w:leader="none" w:pos="1063"/>
              </w:tabs>
              <w:rPr/>
            </w:pPr>
            <w:r w:rsidDel="00000000" w:rsidR="00000000" w:rsidRPr="00000000">
              <w:rPr>
                <w:rtl w:val="0"/>
              </w:rPr>
              <w:t xml:space="preserve">CA_05.2.6.2</w:t>
              <w:tab/>
              <w:t xml:space="preserve">El sistema mandara un mensaje de error o exito al cambiar el estado de un empleado.</w:t>
            </w:r>
          </w:p>
        </w:tc>
      </w:tr>
      <w:tr>
        <w:trPr>
          <w:cantSplit w:val="0"/>
          <w:tblHeader w:val="0"/>
        </w:trPr>
        <w:tc>
          <w:tcPr/>
          <w:p w:rsidR="00000000" w:rsidDel="00000000" w:rsidP="00000000" w:rsidRDefault="00000000" w:rsidRPr="00000000" w14:paraId="000010E0">
            <w:pPr>
              <w:rPr/>
            </w:pPr>
            <w:r w:rsidDel="00000000" w:rsidR="00000000" w:rsidRPr="00000000">
              <w:rPr>
                <w:rtl w:val="0"/>
              </w:rPr>
              <w:t xml:space="preserve">Comentarios</w:t>
            </w:r>
          </w:p>
        </w:tc>
        <w:tc>
          <w:tcPr>
            <w:gridSpan w:val="4"/>
          </w:tcPr>
          <w:p w:rsidR="00000000" w:rsidDel="00000000" w:rsidP="00000000" w:rsidRDefault="00000000" w:rsidRPr="00000000" w14:paraId="000010E1">
            <w:pPr>
              <w:rPr/>
            </w:pPr>
            <w:r w:rsidDel="00000000" w:rsidR="00000000" w:rsidRPr="00000000">
              <w:rPr>
                <w:rtl w:val="0"/>
              </w:rPr>
            </w:r>
          </w:p>
        </w:tc>
      </w:tr>
      <w:tr>
        <w:trPr>
          <w:cantSplit w:val="0"/>
          <w:tblHeader w:val="0"/>
        </w:trPr>
        <w:tc>
          <w:tcPr/>
          <w:p w:rsidR="00000000" w:rsidDel="00000000" w:rsidP="00000000" w:rsidRDefault="00000000" w:rsidRPr="00000000" w14:paraId="000010E5">
            <w:pPr>
              <w:rPr/>
            </w:pPr>
            <w:r w:rsidDel="00000000" w:rsidR="00000000" w:rsidRPr="00000000">
              <w:rPr>
                <w:rtl w:val="0"/>
              </w:rPr>
              <w:t xml:space="preserve">Responsables</w:t>
            </w:r>
          </w:p>
        </w:tc>
        <w:tc>
          <w:tcPr>
            <w:gridSpan w:val="4"/>
          </w:tcPr>
          <w:p w:rsidR="00000000" w:rsidDel="00000000" w:rsidP="00000000" w:rsidRDefault="00000000" w:rsidRPr="00000000" w14:paraId="000010E6">
            <w:pPr>
              <w:rPr/>
            </w:pPr>
            <w:r w:rsidDel="00000000" w:rsidR="00000000" w:rsidRPr="00000000">
              <w:rPr>
                <w:rtl w:val="0"/>
              </w:rPr>
              <w:t xml:space="preserve">Joel Tuiran</w:t>
            </w:r>
          </w:p>
        </w:tc>
      </w:tr>
    </w:tbl>
    <w:p w:rsidR="00000000" w:rsidDel="00000000" w:rsidP="00000000" w:rsidRDefault="00000000" w:rsidRPr="00000000" w14:paraId="000010EA">
      <w:pPr>
        <w:rPr>
          <w:b w:val="1"/>
        </w:rPr>
      </w:pPr>
      <w:r w:rsidDel="00000000" w:rsidR="00000000" w:rsidRPr="00000000">
        <w:rPr>
          <w:rtl w:val="0"/>
        </w:rPr>
      </w:r>
    </w:p>
    <w:p w:rsidR="00000000" w:rsidDel="00000000" w:rsidP="00000000" w:rsidRDefault="00000000" w:rsidRPr="00000000" w14:paraId="000010EB">
      <w:pPr>
        <w:rPr>
          <w:b w:val="1"/>
        </w:rPr>
      </w:pPr>
      <w:r w:rsidDel="00000000" w:rsidR="00000000" w:rsidRPr="00000000">
        <w:rPr>
          <w:rtl w:val="0"/>
        </w:rPr>
      </w:r>
    </w:p>
    <w:tbl>
      <w:tblPr>
        <w:tblStyle w:val="Table3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0EC">
            <w:pPr>
              <w:rPr/>
            </w:pPr>
            <w:r w:rsidDel="00000000" w:rsidR="00000000" w:rsidRPr="00000000">
              <w:rPr>
                <w:rtl w:val="0"/>
              </w:rPr>
              <w:t xml:space="preserve">Escenario</w:t>
            </w:r>
          </w:p>
        </w:tc>
        <w:tc>
          <w:tcPr/>
          <w:p w:rsidR="00000000" w:rsidDel="00000000" w:rsidP="00000000" w:rsidRDefault="00000000" w:rsidRPr="00000000" w14:paraId="000010ED">
            <w:pPr>
              <w:pStyle w:val="Heading2"/>
              <w:rPr>
                <w:rFonts w:ascii="Tahoma" w:cs="Tahoma" w:eastAsia="Tahoma" w:hAnsi="Tahoma"/>
              </w:rPr>
            </w:pPr>
            <w:r w:rsidDel="00000000" w:rsidR="00000000" w:rsidRPr="00000000">
              <w:rPr>
                <w:rFonts w:ascii="Tahoma" w:cs="Tahoma" w:eastAsia="Tahoma" w:hAnsi="Tahoma"/>
                <w:rtl w:val="0"/>
              </w:rPr>
              <w:t xml:space="preserve">CU05 Servicios</w:t>
            </w:r>
          </w:p>
          <w:p w:rsidR="00000000" w:rsidDel="00000000" w:rsidP="00000000" w:rsidRDefault="00000000" w:rsidRPr="00000000" w14:paraId="000010EE">
            <w:pPr>
              <w:pStyle w:val="Heading2"/>
              <w:rPr>
                <w:rFonts w:ascii="Tahoma" w:cs="Tahoma" w:eastAsia="Tahoma" w:hAnsi="Tahoma"/>
              </w:rPr>
            </w:pPr>
            <w:r w:rsidDel="00000000" w:rsidR="00000000" w:rsidRPr="00000000">
              <w:rPr>
                <w:rFonts w:ascii="Tahoma" w:cs="Tahoma" w:eastAsia="Tahoma" w:hAnsi="Tahoma"/>
                <w:rtl w:val="0"/>
              </w:rPr>
              <w:t xml:space="preserve">CU05.3 Gestión programación empleados</w:t>
            </w:r>
          </w:p>
        </w:tc>
        <w:tc>
          <w:tcPr/>
          <w:p w:rsidR="00000000" w:rsidDel="00000000" w:rsidP="00000000" w:rsidRDefault="00000000" w:rsidRPr="00000000" w14:paraId="000010EF">
            <w:pPr>
              <w:rPr/>
            </w:pPr>
            <w:r w:rsidDel="00000000" w:rsidR="00000000" w:rsidRPr="00000000">
              <w:rPr>
                <w:rtl w:val="0"/>
              </w:rPr>
            </w:r>
          </w:p>
        </w:tc>
      </w:tr>
    </w:tbl>
    <w:p w:rsidR="00000000" w:rsidDel="00000000" w:rsidP="00000000" w:rsidRDefault="00000000" w:rsidRPr="00000000" w14:paraId="000010F0">
      <w:pPr>
        <w:rPr>
          <w:b w:val="1"/>
        </w:rPr>
      </w:pPr>
      <w:r w:rsidDel="00000000" w:rsidR="00000000" w:rsidRPr="00000000">
        <w:rPr>
          <w:rtl w:val="0"/>
        </w:rPr>
      </w:r>
    </w:p>
    <w:tbl>
      <w:tblPr>
        <w:tblStyle w:val="Table3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0F1">
            <w:pPr>
              <w:rPr/>
            </w:pPr>
            <w:r w:rsidDel="00000000" w:rsidR="00000000" w:rsidRPr="00000000">
              <w:rPr>
                <w:rtl w:val="0"/>
              </w:rPr>
              <w:t xml:space="preserve">CU -</w:t>
            </w:r>
          </w:p>
        </w:tc>
        <w:tc>
          <w:tcPr>
            <w:gridSpan w:val="3"/>
          </w:tcPr>
          <w:p w:rsidR="00000000" w:rsidDel="00000000" w:rsidP="00000000" w:rsidRDefault="00000000" w:rsidRPr="00000000" w14:paraId="000010F2">
            <w:pPr>
              <w:rPr/>
            </w:pPr>
            <w:r w:rsidDel="00000000" w:rsidR="00000000" w:rsidRPr="00000000">
              <w:rPr>
                <w:i w:val="1"/>
                <w:rtl w:val="0"/>
              </w:rPr>
              <w:t xml:space="preserve">CU.05.3.1 registrar los horarios de empleados</w:t>
            </w:r>
            <w:r w:rsidDel="00000000" w:rsidR="00000000" w:rsidRPr="00000000">
              <w:rPr>
                <w:rtl w:val="0"/>
              </w:rPr>
            </w:r>
          </w:p>
        </w:tc>
      </w:tr>
      <w:tr>
        <w:trPr>
          <w:cantSplit w:val="0"/>
          <w:tblHeader w:val="0"/>
        </w:trPr>
        <w:tc>
          <w:tcPr/>
          <w:p w:rsidR="00000000" w:rsidDel="00000000" w:rsidP="00000000" w:rsidRDefault="00000000" w:rsidRPr="00000000" w14:paraId="000010F5">
            <w:pPr>
              <w:rPr/>
            </w:pPr>
            <w:r w:rsidDel="00000000" w:rsidR="00000000" w:rsidRPr="00000000">
              <w:rPr>
                <w:rtl w:val="0"/>
              </w:rPr>
              <w:t xml:space="preserve">Dependencias</w:t>
            </w:r>
          </w:p>
        </w:tc>
        <w:tc>
          <w:tcPr>
            <w:gridSpan w:val="3"/>
          </w:tcPr>
          <w:p w:rsidR="00000000" w:rsidDel="00000000" w:rsidP="00000000" w:rsidRDefault="00000000" w:rsidRPr="00000000" w14:paraId="000010F6">
            <w:pPr>
              <w:rPr/>
            </w:pPr>
            <w:r w:rsidDel="00000000" w:rsidR="00000000" w:rsidRPr="00000000">
              <w:rPr>
                <w:rtl w:val="0"/>
              </w:rPr>
              <w:t xml:space="preserve">CU 05 Servicios</w:t>
            </w:r>
          </w:p>
          <w:p w:rsidR="00000000" w:rsidDel="00000000" w:rsidP="00000000" w:rsidRDefault="00000000" w:rsidRPr="00000000" w14:paraId="000010F7">
            <w:pPr>
              <w:rPr/>
            </w:pPr>
            <w:r w:rsidDel="00000000" w:rsidR="00000000" w:rsidRPr="00000000">
              <w:rPr>
                <w:rtl w:val="0"/>
              </w:rPr>
              <w:t xml:space="preserve">CU 05.3 Gestión programación empleados</w:t>
            </w:r>
          </w:p>
        </w:tc>
      </w:tr>
      <w:tr>
        <w:trPr>
          <w:cantSplit w:val="0"/>
          <w:tblHeader w:val="0"/>
        </w:trPr>
        <w:tc>
          <w:tcPr/>
          <w:p w:rsidR="00000000" w:rsidDel="00000000" w:rsidP="00000000" w:rsidRDefault="00000000" w:rsidRPr="00000000" w14:paraId="000010FA">
            <w:pPr>
              <w:rPr/>
            </w:pPr>
            <w:r w:rsidDel="00000000" w:rsidR="00000000" w:rsidRPr="00000000">
              <w:rPr>
                <w:rtl w:val="0"/>
              </w:rPr>
              <w:t xml:space="preserve">Pre – Condiciones</w:t>
            </w:r>
          </w:p>
        </w:tc>
        <w:tc>
          <w:tcPr>
            <w:gridSpan w:val="3"/>
          </w:tcPr>
          <w:p w:rsidR="00000000" w:rsidDel="00000000" w:rsidP="00000000" w:rsidRDefault="00000000" w:rsidRPr="00000000" w14:paraId="000010FB">
            <w:pPr>
              <w:rPr/>
            </w:pPr>
            <w:r w:rsidDel="00000000" w:rsidR="00000000" w:rsidRPr="00000000">
              <w:rPr>
                <w:rtl w:val="0"/>
              </w:rPr>
              <w:t xml:space="preserve">El usuario que intenta registrar un nuevo horario empleado debe tener el rol de "Administrador".</w:t>
            </w:r>
          </w:p>
        </w:tc>
      </w:tr>
      <w:tr>
        <w:trPr>
          <w:cantSplit w:val="0"/>
          <w:tblHeader w:val="0"/>
        </w:trPr>
        <w:tc>
          <w:tcPr/>
          <w:p w:rsidR="00000000" w:rsidDel="00000000" w:rsidP="00000000" w:rsidRDefault="00000000" w:rsidRPr="00000000" w14:paraId="000010FE">
            <w:pPr>
              <w:rPr/>
            </w:pPr>
            <w:r w:rsidDel="00000000" w:rsidR="00000000" w:rsidRPr="00000000">
              <w:rPr>
                <w:rtl w:val="0"/>
              </w:rPr>
              <w:t xml:space="preserve">Descripción</w:t>
            </w:r>
          </w:p>
        </w:tc>
        <w:tc>
          <w:tcPr>
            <w:gridSpan w:val="3"/>
          </w:tcPr>
          <w:p w:rsidR="00000000" w:rsidDel="00000000" w:rsidP="00000000" w:rsidRDefault="00000000" w:rsidRPr="00000000" w14:paraId="000010FF">
            <w:pPr>
              <w:rPr/>
            </w:pPr>
            <w:r w:rsidDel="00000000" w:rsidR="00000000" w:rsidRPr="00000000">
              <w:rPr>
                <w:rtl w:val="0"/>
              </w:rPr>
              <w:t xml:space="preserve">El sistema deberá comportarse como se describe en el siguiente caso de uso para crear un nuevo horario de empleado dentro del sistema</w:t>
            </w:r>
          </w:p>
        </w:tc>
      </w:tr>
      <w:tr>
        <w:trPr>
          <w:cantSplit w:val="0"/>
          <w:tblHeader w:val="0"/>
        </w:trPr>
        <w:tc>
          <w:tcPr/>
          <w:p w:rsidR="00000000" w:rsidDel="00000000" w:rsidP="00000000" w:rsidRDefault="00000000" w:rsidRPr="00000000" w14:paraId="00001102">
            <w:pPr>
              <w:rPr/>
            </w:pPr>
            <w:r w:rsidDel="00000000" w:rsidR="00000000" w:rsidRPr="00000000">
              <w:rPr>
                <w:rtl w:val="0"/>
              </w:rPr>
              <w:t xml:space="preserve">Actores</w:t>
            </w:r>
          </w:p>
        </w:tc>
        <w:tc>
          <w:tcPr>
            <w:gridSpan w:val="3"/>
          </w:tcPr>
          <w:p w:rsidR="00000000" w:rsidDel="00000000" w:rsidP="00000000" w:rsidRDefault="00000000" w:rsidRPr="00000000" w14:paraId="00001103">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1106">
            <w:pPr>
              <w:rPr/>
            </w:pPr>
            <w:r w:rsidDel="00000000" w:rsidR="00000000" w:rsidRPr="00000000">
              <w:rPr>
                <w:rtl w:val="0"/>
              </w:rPr>
              <w:t xml:space="preserve">Secuencia Normal</w:t>
            </w:r>
          </w:p>
        </w:tc>
        <w:tc>
          <w:tcPr/>
          <w:p w:rsidR="00000000" w:rsidDel="00000000" w:rsidP="00000000" w:rsidRDefault="00000000" w:rsidRPr="00000000" w14:paraId="00001107">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1108">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10B">
            <w:pPr>
              <w:rPr/>
            </w:pPr>
            <w:r w:rsidDel="00000000" w:rsidR="00000000" w:rsidRPr="00000000">
              <w:rPr>
                <w:rtl w:val="0"/>
              </w:rPr>
              <w:t xml:space="preserve">1</w:t>
            </w:r>
          </w:p>
        </w:tc>
        <w:tc>
          <w:tcPr>
            <w:gridSpan w:val="2"/>
          </w:tcPr>
          <w:p w:rsidR="00000000" w:rsidDel="00000000" w:rsidP="00000000" w:rsidRDefault="00000000" w:rsidRPr="00000000" w14:paraId="0000110C">
            <w:pPr>
              <w:rPr/>
            </w:pPr>
            <w:r w:rsidDel="00000000" w:rsidR="00000000" w:rsidRPr="00000000">
              <w:rPr>
                <w:rtl w:val="0"/>
              </w:rPr>
              <w:t xml:space="preserve">El usuario Ingresa a Crear un nuevo horario de empleado</w:t>
            </w:r>
          </w:p>
        </w:tc>
      </w:tr>
      <w:tr>
        <w:trPr>
          <w:cantSplit w:val="0"/>
          <w:tblHeader w:val="0"/>
        </w:trPr>
        <w:tc>
          <w:tcPr>
            <w:vMerge w:val="continue"/>
          </w:tcPr>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0F">
            <w:pPr>
              <w:rPr/>
            </w:pPr>
            <w:r w:rsidDel="00000000" w:rsidR="00000000" w:rsidRPr="00000000">
              <w:rPr>
                <w:rtl w:val="0"/>
              </w:rPr>
              <w:t xml:space="preserve">2</w:t>
            </w:r>
          </w:p>
        </w:tc>
        <w:tc>
          <w:tcPr>
            <w:gridSpan w:val="2"/>
          </w:tcPr>
          <w:p w:rsidR="00000000" w:rsidDel="00000000" w:rsidP="00000000" w:rsidRDefault="00000000" w:rsidRPr="00000000" w14:paraId="00001110">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13">
            <w:pPr>
              <w:rPr/>
            </w:pPr>
            <w:r w:rsidDel="00000000" w:rsidR="00000000" w:rsidRPr="00000000">
              <w:rPr>
                <w:rtl w:val="0"/>
              </w:rPr>
              <w:t xml:space="preserve">3</w:t>
            </w:r>
          </w:p>
        </w:tc>
        <w:tc>
          <w:tcPr>
            <w:gridSpan w:val="2"/>
          </w:tcPr>
          <w:p w:rsidR="00000000" w:rsidDel="00000000" w:rsidP="00000000" w:rsidRDefault="00000000" w:rsidRPr="00000000" w14:paraId="00001114">
            <w:pPr>
              <w:rPr/>
            </w:pPr>
            <w:r w:rsidDel="00000000" w:rsidR="00000000" w:rsidRPr="00000000">
              <w:rPr>
                <w:rtl w:val="0"/>
              </w:rPr>
              <w:t xml:space="preserve">El sistema muestra formulario de nuevo horario empleado</w:t>
            </w:r>
          </w:p>
        </w:tc>
      </w:tr>
      <w:tr>
        <w:trPr>
          <w:cantSplit w:val="0"/>
          <w:tblHeader w:val="0"/>
        </w:trPr>
        <w:tc>
          <w:tcPr>
            <w:vMerge w:val="continue"/>
          </w:tcPr>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17">
            <w:pPr>
              <w:rPr/>
            </w:pPr>
            <w:r w:rsidDel="00000000" w:rsidR="00000000" w:rsidRPr="00000000">
              <w:rPr>
                <w:rtl w:val="0"/>
              </w:rPr>
              <w:t xml:space="preserve">4</w:t>
            </w:r>
          </w:p>
        </w:tc>
        <w:tc>
          <w:tcPr>
            <w:gridSpan w:val="2"/>
          </w:tcPr>
          <w:p w:rsidR="00000000" w:rsidDel="00000000" w:rsidP="00000000" w:rsidRDefault="00000000" w:rsidRPr="00000000" w14:paraId="00001118">
            <w:pPr>
              <w:rPr/>
            </w:pPr>
            <w:r w:rsidDel="00000000" w:rsidR="00000000" w:rsidRPr="00000000">
              <w:rPr>
                <w:rtl w:val="0"/>
              </w:rPr>
              <w:t xml:space="preserve">El administrador diligencia formulario</w:t>
            </w:r>
          </w:p>
        </w:tc>
      </w:tr>
      <w:tr>
        <w:trPr>
          <w:cantSplit w:val="0"/>
          <w:tblHeader w:val="0"/>
        </w:trPr>
        <w:tc>
          <w:tcPr>
            <w:vMerge w:val="continue"/>
          </w:tcPr>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1B">
            <w:pPr>
              <w:rPr/>
            </w:pPr>
            <w:r w:rsidDel="00000000" w:rsidR="00000000" w:rsidRPr="00000000">
              <w:rPr>
                <w:rtl w:val="0"/>
              </w:rPr>
              <w:t xml:space="preserve">5</w:t>
            </w:r>
          </w:p>
        </w:tc>
        <w:tc>
          <w:tcPr>
            <w:gridSpan w:val="2"/>
          </w:tcPr>
          <w:p w:rsidR="00000000" w:rsidDel="00000000" w:rsidP="00000000" w:rsidRDefault="00000000" w:rsidRPr="00000000" w14:paraId="0000111C">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1F">
            <w:pPr>
              <w:rPr/>
            </w:pPr>
            <w:r w:rsidDel="00000000" w:rsidR="00000000" w:rsidRPr="00000000">
              <w:rPr>
                <w:rtl w:val="0"/>
              </w:rPr>
              <w:t xml:space="preserve">6</w:t>
            </w:r>
          </w:p>
        </w:tc>
        <w:tc>
          <w:tcPr>
            <w:gridSpan w:val="2"/>
          </w:tcPr>
          <w:p w:rsidR="00000000" w:rsidDel="00000000" w:rsidP="00000000" w:rsidRDefault="00000000" w:rsidRPr="00000000" w14:paraId="00001120">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23">
            <w:pPr>
              <w:rPr/>
            </w:pPr>
            <w:r w:rsidDel="00000000" w:rsidR="00000000" w:rsidRPr="00000000">
              <w:rPr>
                <w:rtl w:val="0"/>
              </w:rPr>
              <w:t xml:space="preserve">7</w:t>
            </w:r>
          </w:p>
        </w:tc>
        <w:tc>
          <w:tcPr>
            <w:gridSpan w:val="2"/>
          </w:tcPr>
          <w:p w:rsidR="00000000" w:rsidDel="00000000" w:rsidP="00000000" w:rsidRDefault="00000000" w:rsidRPr="00000000" w14:paraId="00001124">
            <w:pPr>
              <w:rPr/>
            </w:pPr>
            <w:r w:rsidDel="00000000" w:rsidR="00000000" w:rsidRPr="00000000">
              <w:rPr>
                <w:rtl w:val="0"/>
              </w:rPr>
              <w:t xml:space="preserve">El sistema crea el nuevo horario empleado</w:t>
            </w:r>
          </w:p>
        </w:tc>
      </w:tr>
      <w:tr>
        <w:trPr>
          <w:cantSplit w:val="0"/>
          <w:tblHeader w:val="0"/>
        </w:trPr>
        <w:tc>
          <w:tcPr>
            <w:vMerge w:val="continue"/>
          </w:tcPr>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27">
            <w:pPr>
              <w:rPr/>
            </w:pPr>
            <w:r w:rsidDel="00000000" w:rsidR="00000000" w:rsidRPr="00000000">
              <w:rPr>
                <w:rtl w:val="0"/>
              </w:rPr>
              <w:t xml:space="preserve">8</w:t>
            </w:r>
          </w:p>
        </w:tc>
        <w:tc>
          <w:tcPr>
            <w:gridSpan w:val="2"/>
          </w:tcPr>
          <w:p w:rsidR="00000000" w:rsidDel="00000000" w:rsidP="00000000" w:rsidRDefault="00000000" w:rsidRPr="00000000" w14:paraId="00001128">
            <w:pPr>
              <w:rPr/>
            </w:pPr>
            <w:r w:rsidDel="00000000" w:rsidR="00000000" w:rsidRPr="00000000">
              <w:rPr>
                <w:rtl w:val="0"/>
              </w:rPr>
              <w:t xml:space="preserve">El sistema arroja un mensaje al administrador de registro exitoso</w:t>
            </w:r>
          </w:p>
        </w:tc>
      </w:tr>
      <w:tr>
        <w:trPr>
          <w:cantSplit w:val="0"/>
          <w:tblHeader w:val="0"/>
        </w:trPr>
        <w:tc>
          <w:tcPr/>
          <w:p w:rsidR="00000000" w:rsidDel="00000000" w:rsidP="00000000" w:rsidRDefault="00000000" w:rsidRPr="00000000" w14:paraId="0000112A">
            <w:pPr>
              <w:rPr/>
            </w:pPr>
            <w:r w:rsidDel="00000000" w:rsidR="00000000" w:rsidRPr="00000000">
              <w:rPr>
                <w:rtl w:val="0"/>
              </w:rPr>
              <w:t xml:space="preserve">Post - Condición</w:t>
            </w:r>
          </w:p>
        </w:tc>
        <w:tc>
          <w:tcPr>
            <w:gridSpan w:val="3"/>
          </w:tcPr>
          <w:p w:rsidR="00000000" w:rsidDel="00000000" w:rsidP="00000000" w:rsidRDefault="00000000" w:rsidRPr="00000000" w14:paraId="0000112B">
            <w:pPr>
              <w:rPr/>
            </w:pPr>
            <w:r w:rsidDel="00000000" w:rsidR="00000000" w:rsidRPr="00000000">
              <w:rPr>
                <w:rtl w:val="0"/>
              </w:rPr>
              <w:t xml:space="preserve">Se ha creado un nuevo horario empleado.</w:t>
            </w:r>
          </w:p>
        </w:tc>
      </w:tr>
      <w:tr>
        <w:trPr>
          <w:cantSplit w:val="0"/>
          <w:tblHeader w:val="0"/>
        </w:trPr>
        <w:tc>
          <w:tcPr/>
          <w:p w:rsidR="00000000" w:rsidDel="00000000" w:rsidP="00000000" w:rsidRDefault="00000000" w:rsidRPr="00000000" w14:paraId="0000112E">
            <w:pPr>
              <w:rPr/>
            </w:pPr>
            <w:r w:rsidDel="00000000" w:rsidR="00000000" w:rsidRPr="00000000">
              <w:rPr>
                <w:rtl w:val="0"/>
              </w:rPr>
              <w:t xml:space="preserve">Excepciones</w:t>
            </w:r>
          </w:p>
        </w:tc>
        <w:tc>
          <w:tcPr/>
          <w:p w:rsidR="00000000" w:rsidDel="00000000" w:rsidP="00000000" w:rsidRDefault="00000000" w:rsidRPr="00000000" w14:paraId="0000112F">
            <w:pPr>
              <w:rPr/>
            </w:pPr>
            <w:r w:rsidDel="00000000" w:rsidR="00000000" w:rsidRPr="00000000">
              <w:rPr>
                <w:rtl w:val="0"/>
              </w:rPr>
              <w:t xml:space="preserve">Paso</w:t>
            </w:r>
          </w:p>
        </w:tc>
        <w:tc>
          <w:tcPr>
            <w:gridSpan w:val="2"/>
          </w:tcPr>
          <w:p w:rsidR="00000000" w:rsidDel="00000000" w:rsidP="00000000" w:rsidRDefault="00000000" w:rsidRPr="00000000" w14:paraId="00001130">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132">
            <w:pPr>
              <w:rPr/>
            </w:pPr>
            <w:r w:rsidDel="00000000" w:rsidR="00000000" w:rsidRPr="00000000">
              <w:rPr>
                <w:rtl w:val="0"/>
              </w:rPr>
            </w:r>
          </w:p>
        </w:tc>
        <w:tc>
          <w:tcPr>
            <w:vMerge w:val="restart"/>
          </w:tcPr>
          <w:p w:rsidR="00000000" w:rsidDel="00000000" w:rsidP="00000000" w:rsidRDefault="00000000" w:rsidRPr="00000000" w14:paraId="00001133">
            <w:pPr>
              <w:rPr/>
            </w:pPr>
            <w:r w:rsidDel="00000000" w:rsidR="00000000" w:rsidRPr="00000000">
              <w:rPr>
                <w:rtl w:val="0"/>
              </w:rPr>
              <w:t xml:space="preserve">5</w:t>
            </w:r>
          </w:p>
        </w:tc>
        <w:tc>
          <w:tcPr>
            <w:gridSpan w:val="2"/>
          </w:tcPr>
          <w:p w:rsidR="00000000" w:rsidDel="00000000" w:rsidP="00000000" w:rsidRDefault="00000000" w:rsidRPr="00000000" w14:paraId="00001134">
            <w:pPr>
              <w:rPr/>
            </w:pPr>
            <w:r w:rsidDel="00000000" w:rsidR="00000000" w:rsidRPr="00000000">
              <w:rPr>
                <w:rtl w:val="0"/>
              </w:rPr>
              <w:t xml:space="preserve">5.1. Si el horario empleado está registrado</w:t>
            </w:r>
          </w:p>
        </w:tc>
      </w:tr>
      <w:tr>
        <w:trPr>
          <w:cantSplit w:val="0"/>
          <w:trHeight w:val="66" w:hRule="atLeast"/>
          <w:tblHeader w:val="0"/>
        </w:trPr>
        <w:tc>
          <w:tcPr>
            <w:vMerge w:val="continue"/>
          </w:tcPr>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38">
            <w:pPr>
              <w:jc w:val="right"/>
              <w:rPr/>
            </w:pPr>
            <w:r w:rsidDel="00000000" w:rsidR="00000000" w:rsidRPr="00000000">
              <w:rPr>
                <w:rtl w:val="0"/>
              </w:rPr>
              <w:t xml:space="preserve">1</w:t>
            </w:r>
          </w:p>
        </w:tc>
        <w:tc>
          <w:tcPr/>
          <w:p w:rsidR="00000000" w:rsidDel="00000000" w:rsidP="00000000" w:rsidRDefault="00000000" w:rsidRPr="00000000" w14:paraId="00001139">
            <w:pPr>
              <w:rPr/>
            </w:pPr>
            <w:r w:rsidDel="00000000" w:rsidR="00000000" w:rsidRPr="00000000">
              <w:rPr>
                <w:rtl w:val="0"/>
              </w:rPr>
              <w:t xml:space="preserve">El sistema arroja una alerta con el horario empleado que ya existe.</w:t>
            </w:r>
          </w:p>
        </w:tc>
      </w:tr>
      <w:tr>
        <w:trPr>
          <w:cantSplit w:val="0"/>
          <w:trHeight w:val="66" w:hRule="atLeast"/>
          <w:tblHeader w:val="0"/>
        </w:trPr>
        <w:tc>
          <w:tcPr>
            <w:vMerge w:val="continue"/>
          </w:tcPr>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3C">
            <w:pPr>
              <w:jc w:val="right"/>
              <w:rPr/>
            </w:pPr>
            <w:r w:rsidDel="00000000" w:rsidR="00000000" w:rsidRPr="00000000">
              <w:rPr>
                <w:rtl w:val="0"/>
              </w:rPr>
              <w:t xml:space="preserve">2</w:t>
            </w:r>
          </w:p>
        </w:tc>
        <w:tc>
          <w:tcPr/>
          <w:p w:rsidR="00000000" w:rsidDel="00000000" w:rsidP="00000000" w:rsidRDefault="00000000" w:rsidRPr="00000000" w14:paraId="0000113D">
            <w:pPr>
              <w:rPr/>
            </w:pPr>
            <w:r w:rsidDel="00000000" w:rsidR="00000000" w:rsidRPr="00000000">
              <w:rPr>
                <w:rtl w:val="0"/>
              </w:rPr>
              <w:t xml:space="preserve">El sistema devuelve al administrador al paso 3.</w:t>
            </w:r>
          </w:p>
        </w:tc>
      </w:tr>
      <w:tr>
        <w:trPr>
          <w:cantSplit w:val="0"/>
          <w:trHeight w:val="66" w:hRule="atLeast"/>
          <w:tblHeader w:val="0"/>
        </w:trPr>
        <w:tc>
          <w:tcPr>
            <w:vMerge w:val="continue"/>
          </w:tcPr>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40">
            <w:pPr>
              <w:rPr/>
            </w:pPr>
            <w:r w:rsidDel="00000000" w:rsidR="00000000" w:rsidRPr="00000000">
              <w:rPr>
                <w:rtl w:val="0"/>
              </w:rPr>
              <w:t xml:space="preserve">5.2</w:t>
            </w:r>
          </w:p>
        </w:tc>
        <w:tc>
          <w:tcPr/>
          <w:p w:rsidR="00000000" w:rsidDel="00000000" w:rsidP="00000000" w:rsidRDefault="00000000" w:rsidRPr="00000000" w14:paraId="00001141">
            <w:pPr>
              <w:rPr/>
            </w:pPr>
            <w:r w:rsidDel="00000000" w:rsidR="00000000" w:rsidRPr="00000000">
              <w:rPr>
                <w:rtl w:val="0"/>
              </w:rPr>
              <w:t xml:space="preserve">Campos Obligatorios no Completados</w:t>
            </w:r>
          </w:p>
        </w:tc>
      </w:tr>
      <w:tr>
        <w:trPr>
          <w:cantSplit w:val="0"/>
          <w:trHeight w:val="99" w:hRule="atLeast"/>
          <w:tblHeader w:val="0"/>
        </w:trPr>
        <w:tc>
          <w:tcPr>
            <w:vMerge w:val="continue"/>
          </w:tcPr>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44">
            <w:pPr>
              <w:jc w:val="right"/>
              <w:rPr/>
            </w:pPr>
            <w:r w:rsidDel="00000000" w:rsidR="00000000" w:rsidRPr="00000000">
              <w:rPr>
                <w:rtl w:val="0"/>
              </w:rPr>
              <w:t xml:space="preserve">1</w:t>
            </w:r>
          </w:p>
        </w:tc>
        <w:tc>
          <w:tcPr/>
          <w:p w:rsidR="00000000" w:rsidDel="00000000" w:rsidP="00000000" w:rsidRDefault="00000000" w:rsidRPr="00000000" w14:paraId="00001145">
            <w:pPr>
              <w:rPr/>
            </w:pPr>
            <w:r w:rsidDel="00000000" w:rsidR="00000000" w:rsidRPr="00000000">
              <w:rPr>
                <w:rtl w:val="0"/>
              </w:rPr>
              <w:t xml:space="preserve">El sistema muestra un mensaje de error.</w:t>
            </w:r>
          </w:p>
        </w:tc>
      </w:tr>
      <w:tr>
        <w:trPr>
          <w:cantSplit w:val="0"/>
          <w:trHeight w:val="66" w:hRule="atLeast"/>
          <w:tblHeader w:val="0"/>
        </w:trPr>
        <w:tc>
          <w:tcPr>
            <w:vMerge w:val="continue"/>
          </w:tcPr>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48">
            <w:pPr>
              <w:jc w:val="right"/>
              <w:rPr/>
            </w:pPr>
            <w:r w:rsidDel="00000000" w:rsidR="00000000" w:rsidRPr="00000000">
              <w:rPr>
                <w:rtl w:val="0"/>
              </w:rPr>
              <w:t xml:space="preserve">2</w:t>
            </w:r>
          </w:p>
        </w:tc>
        <w:tc>
          <w:tcPr/>
          <w:p w:rsidR="00000000" w:rsidDel="00000000" w:rsidP="00000000" w:rsidRDefault="00000000" w:rsidRPr="00000000" w14:paraId="00001149">
            <w:pPr>
              <w:rPr/>
            </w:pPr>
            <w:r w:rsidDel="00000000" w:rsidR="00000000" w:rsidRPr="00000000">
              <w:rPr>
                <w:rtl w:val="0"/>
              </w:rPr>
              <w:t xml:space="preserve">Indica qué campo o campos deben completarse.</w:t>
            </w:r>
          </w:p>
        </w:tc>
      </w:tr>
      <w:tr>
        <w:trPr>
          <w:cantSplit w:val="0"/>
          <w:trHeight w:val="66" w:hRule="atLeast"/>
          <w:tblHeader w:val="0"/>
        </w:trPr>
        <w:tc>
          <w:tcPr>
            <w:vMerge w:val="continue"/>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4B">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14C">
            <w:pPr>
              <w:jc w:val="right"/>
              <w:rPr/>
            </w:pPr>
            <w:r w:rsidDel="00000000" w:rsidR="00000000" w:rsidRPr="00000000">
              <w:rPr>
                <w:rtl w:val="0"/>
              </w:rPr>
              <w:t xml:space="preserve">3</w:t>
            </w:r>
          </w:p>
        </w:tc>
        <w:tc>
          <w:tcPr/>
          <w:p w:rsidR="00000000" w:rsidDel="00000000" w:rsidP="00000000" w:rsidRDefault="00000000" w:rsidRPr="00000000" w14:paraId="0000114D">
            <w:pPr>
              <w:rPr/>
            </w:pPr>
            <w:r w:rsidDel="00000000" w:rsidR="00000000" w:rsidRPr="00000000">
              <w:rPr>
                <w:rtl w:val="0"/>
              </w:rPr>
              <w:t xml:space="preserve">Solicita al usuario que complete la información requerida.</w:t>
            </w:r>
          </w:p>
        </w:tc>
      </w:tr>
      <w:tr>
        <w:trPr>
          <w:cantSplit w:val="0"/>
          <w:tblHeader w:val="0"/>
        </w:trPr>
        <w:tc>
          <w:tcPr>
            <w:vMerge w:val="continue"/>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114F">
            <w:pPr>
              <w:rPr/>
            </w:pPr>
            <w:r w:rsidDel="00000000" w:rsidR="00000000" w:rsidRPr="00000000">
              <w:rPr>
                <w:rtl w:val="0"/>
              </w:rPr>
            </w:r>
          </w:p>
        </w:tc>
        <w:tc>
          <w:tcPr>
            <w:gridSpan w:val="2"/>
          </w:tcPr>
          <w:p w:rsidR="00000000" w:rsidDel="00000000" w:rsidP="00000000" w:rsidRDefault="00000000" w:rsidRPr="00000000" w14:paraId="00001150">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154">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158">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15A">
            <w:pPr>
              <w:rPr/>
            </w:pPr>
            <w:r w:rsidDel="00000000" w:rsidR="00000000" w:rsidRPr="00000000">
              <w:rPr>
                <w:rtl w:val="0"/>
              </w:rPr>
              <w:t xml:space="preserve">Documentación</w:t>
            </w:r>
          </w:p>
          <w:p w:rsidR="00000000" w:rsidDel="00000000" w:rsidP="00000000" w:rsidRDefault="00000000" w:rsidRPr="00000000" w14:paraId="0000115B">
            <w:pPr>
              <w:rPr/>
            </w:pPr>
            <w:r w:rsidDel="00000000" w:rsidR="00000000" w:rsidRPr="00000000">
              <w:rPr>
                <w:rtl w:val="0"/>
              </w:rPr>
              <w:t xml:space="preserve">Regla de Negocio</w:t>
            </w:r>
          </w:p>
          <w:p w:rsidR="00000000" w:rsidDel="00000000" w:rsidP="00000000" w:rsidRDefault="00000000" w:rsidRPr="00000000" w14:paraId="0000115C">
            <w:pPr>
              <w:rPr/>
            </w:pPr>
            <w:r w:rsidDel="00000000" w:rsidR="00000000" w:rsidRPr="00000000">
              <w:rPr>
                <w:rtl w:val="0"/>
              </w:rPr>
              <w:t xml:space="preserve">Normatividad</w:t>
            </w:r>
          </w:p>
        </w:tc>
        <w:tc>
          <w:tcPr>
            <w:gridSpan w:val="3"/>
          </w:tcPr>
          <w:p w:rsidR="00000000" w:rsidDel="00000000" w:rsidP="00000000" w:rsidRDefault="00000000" w:rsidRPr="00000000" w14:paraId="0000115D">
            <w:pPr>
              <w:rPr/>
            </w:pPr>
            <w:r w:rsidDel="00000000" w:rsidR="00000000" w:rsidRPr="00000000">
              <w:rPr>
                <w:rtl w:val="0"/>
              </w:rPr>
              <w:t xml:space="preserve">CA_05.2.6.3</w:t>
              <w:tab/>
              <w:t xml:space="preserve">Se deben ingresar los campos: Nombre del empleado(string), horario del empleado(Date Time).</w:t>
            </w:r>
          </w:p>
        </w:tc>
      </w:tr>
      <w:tr>
        <w:trPr>
          <w:cantSplit w:val="0"/>
          <w:tblHeader w:val="0"/>
        </w:trPr>
        <w:tc>
          <w:tcPr>
            <w:vMerge w:val="continue"/>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161">
            <w:pPr>
              <w:rPr/>
            </w:pPr>
            <w:r w:rsidDel="00000000" w:rsidR="00000000" w:rsidRPr="00000000">
              <w:rPr>
                <w:rtl w:val="0"/>
              </w:rPr>
              <w:t xml:space="preserve">CA_05.3.1.1</w:t>
              <w:tab/>
              <w:t xml:space="preserve">Se deben de llenar todos los campos para que se registre un agendamiento de empleado.</w:t>
            </w:r>
          </w:p>
        </w:tc>
      </w:tr>
      <w:tr>
        <w:trPr>
          <w:cantSplit w:val="0"/>
          <w:tblHeader w:val="0"/>
        </w:trPr>
        <w:tc>
          <w:tcPr/>
          <w:p w:rsidR="00000000" w:rsidDel="00000000" w:rsidP="00000000" w:rsidRDefault="00000000" w:rsidRPr="00000000" w14:paraId="00001164">
            <w:pPr>
              <w:rPr/>
            </w:pPr>
            <w:r w:rsidDel="00000000" w:rsidR="00000000" w:rsidRPr="00000000">
              <w:rPr>
                <w:rtl w:val="0"/>
              </w:rPr>
              <w:t xml:space="preserve">Comentarios</w:t>
            </w:r>
          </w:p>
        </w:tc>
        <w:tc>
          <w:tcPr>
            <w:gridSpan w:val="3"/>
          </w:tcPr>
          <w:p w:rsidR="00000000" w:rsidDel="00000000" w:rsidP="00000000" w:rsidRDefault="00000000" w:rsidRPr="00000000" w14:paraId="00001165">
            <w:pPr>
              <w:rPr/>
            </w:pPr>
            <w:r w:rsidDel="00000000" w:rsidR="00000000" w:rsidRPr="00000000">
              <w:rPr>
                <w:rtl w:val="0"/>
              </w:rPr>
            </w:r>
          </w:p>
        </w:tc>
      </w:tr>
      <w:tr>
        <w:trPr>
          <w:cantSplit w:val="0"/>
          <w:tblHeader w:val="0"/>
        </w:trPr>
        <w:tc>
          <w:tcPr/>
          <w:p w:rsidR="00000000" w:rsidDel="00000000" w:rsidP="00000000" w:rsidRDefault="00000000" w:rsidRPr="00000000" w14:paraId="00001168">
            <w:pPr>
              <w:rPr/>
            </w:pPr>
            <w:r w:rsidDel="00000000" w:rsidR="00000000" w:rsidRPr="00000000">
              <w:rPr>
                <w:rtl w:val="0"/>
              </w:rPr>
              <w:t xml:space="preserve">Responsables</w:t>
            </w:r>
          </w:p>
        </w:tc>
        <w:tc>
          <w:tcPr>
            <w:gridSpan w:val="3"/>
          </w:tcPr>
          <w:p w:rsidR="00000000" w:rsidDel="00000000" w:rsidP="00000000" w:rsidRDefault="00000000" w:rsidRPr="00000000" w14:paraId="00001169">
            <w:pPr>
              <w:rPr/>
            </w:pPr>
            <w:r w:rsidDel="00000000" w:rsidR="00000000" w:rsidRPr="00000000">
              <w:rPr>
                <w:rtl w:val="0"/>
              </w:rPr>
              <w:t xml:space="preserve">Joel Tuiran</w:t>
            </w:r>
          </w:p>
        </w:tc>
      </w:tr>
    </w:tbl>
    <w:p w:rsidR="00000000" w:rsidDel="00000000" w:rsidP="00000000" w:rsidRDefault="00000000" w:rsidRPr="00000000" w14:paraId="0000116C">
      <w:pPr>
        <w:rPr/>
      </w:pPr>
      <w:r w:rsidDel="00000000" w:rsidR="00000000" w:rsidRPr="00000000">
        <w:rPr>
          <w:rtl w:val="0"/>
        </w:rPr>
      </w:r>
    </w:p>
    <w:tbl>
      <w:tblPr>
        <w:tblStyle w:val="Table3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116D">
            <w:pPr>
              <w:rPr/>
            </w:pPr>
            <w:r w:rsidDel="00000000" w:rsidR="00000000" w:rsidRPr="00000000">
              <w:rPr>
                <w:rtl w:val="0"/>
              </w:rPr>
              <w:t xml:space="preserve">CU -</w:t>
            </w:r>
          </w:p>
        </w:tc>
        <w:tc>
          <w:tcPr>
            <w:gridSpan w:val="4"/>
          </w:tcPr>
          <w:p w:rsidR="00000000" w:rsidDel="00000000" w:rsidP="00000000" w:rsidRDefault="00000000" w:rsidRPr="00000000" w14:paraId="0000116E">
            <w:pPr>
              <w:rPr/>
            </w:pPr>
            <w:r w:rsidDel="00000000" w:rsidR="00000000" w:rsidRPr="00000000">
              <w:rPr>
                <w:i w:val="1"/>
                <w:rtl w:val="0"/>
              </w:rPr>
              <w:t xml:space="preserve">CU.05.3.2 consultar los horarios de empleados</w:t>
            </w:r>
            <w:r w:rsidDel="00000000" w:rsidR="00000000" w:rsidRPr="00000000">
              <w:rPr>
                <w:rtl w:val="0"/>
              </w:rPr>
            </w:r>
          </w:p>
        </w:tc>
      </w:tr>
      <w:tr>
        <w:trPr>
          <w:cantSplit w:val="0"/>
          <w:tblHeader w:val="0"/>
        </w:trPr>
        <w:tc>
          <w:tcPr/>
          <w:p w:rsidR="00000000" w:rsidDel="00000000" w:rsidP="00000000" w:rsidRDefault="00000000" w:rsidRPr="00000000" w14:paraId="00001172">
            <w:pPr>
              <w:rPr/>
            </w:pPr>
            <w:r w:rsidDel="00000000" w:rsidR="00000000" w:rsidRPr="00000000">
              <w:rPr>
                <w:rtl w:val="0"/>
              </w:rPr>
              <w:t xml:space="preserve">Dependencias</w:t>
            </w:r>
          </w:p>
        </w:tc>
        <w:tc>
          <w:tcPr>
            <w:gridSpan w:val="4"/>
          </w:tcPr>
          <w:p w:rsidR="00000000" w:rsidDel="00000000" w:rsidP="00000000" w:rsidRDefault="00000000" w:rsidRPr="00000000" w14:paraId="00001173">
            <w:pPr>
              <w:rPr/>
            </w:pPr>
            <w:r w:rsidDel="00000000" w:rsidR="00000000" w:rsidRPr="00000000">
              <w:rPr>
                <w:rtl w:val="0"/>
              </w:rPr>
              <w:t xml:space="preserve">CU 05 servicios</w:t>
            </w:r>
          </w:p>
          <w:p w:rsidR="00000000" w:rsidDel="00000000" w:rsidP="00000000" w:rsidRDefault="00000000" w:rsidRPr="00000000" w14:paraId="00001174">
            <w:pPr>
              <w:rPr/>
            </w:pPr>
            <w:r w:rsidDel="00000000" w:rsidR="00000000" w:rsidRPr="00000000">
              <w:rPr>
                <w:rtl w:val="0"/>
              </w:rPr>
              <w:t xml:space="preserve">CU 05.3 Gestión programación empleados</w:t>
            </w:r>
          </w:p>
        </w:tc>
      </w:tr>
      <w:tr>
        <w:trPr>
          <w:cantSplit w:val="0"/>
          <w:tblHeader w:val="0"/>
        </w:trPr>
        <w:tc>
          <w:tcPr/>
          <w:p w:rsidR="00000000" w:rsidDel="00000000" w:rsidP="00000000" w:rsidRDefault="00000000" w:rsidRPr="00000000" w14:paraId="00001178">
            <w:pPr>
              <w:rPr/>
            </w:pPr>
            <w:r w:rsidDel="00000000" w:rsidR="00000000" w:rsidRPr="00000000">
              <w:rPr>
                <w:rtl w:val="0"/>
              </w:rPr>
              <w:t xml:space="preserve">Pre – Condiciones</w:t>
            </w:r>
          </w:p>
        </w:tc>
        <w:tc>
          <w:tcPr>
            <w:gridSpan w:val="4"/>
          </w:tcPr>
          <w:p w:rsidR="00000000" w:rsidDel="00000000" w:rsidP="00000000" w:rsidRDefault="00000000" w:rsidRPr="00000000" w14:paraId="00001179">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117D">
            <w:pPr>
              <w:rPr/>
            </w:pPr>
            <w:r w:rsidDel="00000000" w:rsidR="00000000" w:rsidRPr="00000000">
              <w:rPr>
                <w:rtl w:val="0"/>
              </w:rPr>
              <w:t xml:space="preserve">Descripción</w:t>
            </w:r>
          </w:p>
        </w:tc>
        <w:tc>
          <w:tcPr>
            <w:gridSpan w:val="4"/>
          </w:tcPr>
          <w:p w:rsidR="00000000" w:rsidDel="00000000" w:rsidP="00000000" w:rsidRDefault="00000000" w:rsidRPr="00000000" w14:paraId="0000117E">
            <w:pPr>
              <w:rPr/>
            </w:pPr>
            <w:r w:rsidDel="00000000" w:rsidR="00000000" w:rsidRPr="00000000">
              <w:rPr>
                <w:rtl w:val="0"/>
              </w:rPr>
              <w:t xml:space="preserve">El sistema deberá comportarse como se describe en el siguiente caso de uso para consultar el horario de los empleados.</w:t>
            </w:r>
          </w:p>
        </w:tc>
      </w:tr>
      <w:tr>
        <w:trPr>
          <w:cantSplit w:val="0"/>
          <w:tblHeader w:val="0"/>
        </w:trPr>
        <w:tc>
          <w:tcPr/>
          <w:p w:rsidR="00000000" w:rsidDel="00000000" w:rsidP="00000000" w:rsidRDefault="00000000" w:rsidRPr="00000000" w14:paraId="00001182">
            <w:pPr>
              <w:rPr/>
            </w:pPr>
            <w:r w:rsidDel="00000000" w:rsidR="00000000" w:rsidRPr="00000000">
              <w:rPr>
                <w:rtl w:val="0"/>
              </w:rPr>
            </w:r>
          </w:p>
        </w:tc>
        <w:tc>
          <w:tcPr>
            <w:gridSpan w:val="4"/>
          </w:tcPr>
          <w:p w:rsidR="00000000" w:rsidDel="00000000" w:rsidP="00000000" w:rsidRDefault="00000000" w:rsidRPr="00000000" w14:paraId="00001183">
            <w:pPr>
              <w:rPr/>
            </w:pPr>
            <w:r w:rsidDel="00000000" w:rsidR="00000000" w:rsidRPr="00000000">
              <w:rPr>
                <w:rtl w:val="0"/>
              </w:rPr>
            </w:r>
          </w:p>
        </w:tc>
      </w:tr>
      <w:tr>
        <w:trPr>
          <w:cantSplit w:val="0"/>
          <w:tblHeader w:val="0"/>
        </w:trPr>
        <w:tc>
          <w:tcPr/>
          <w:p w:rsidR="00000000" w:rsidDel="00000000" w:rsidP="00000000" w:rsidRDefault="00000000" w:rsidRPr="00000000" w14:paraId="00001187">
            <w:pPr>
              <w:rPr/>
            </w:pPr>
            <w:r w:rsidDel="00000000" w:rsidR="00000000" w:rsidRPr="00000000">
              <w:rPr>
                <w:rtl w:val="0"/>
              </w:rPr>
              <w:t xml:space="preserve">Actores</w:t>
            </w:r>
          </w:p>
        </w:tc>
        <w:tc>
          <w:tcPr>
            <w:gridSpan w:val="4"/>
          </w:tcPr>
          <w:p w:rsidR="00000000" w:rsidDel="00000000" w:rsidP="00000000" w:rsidRDefault="00000000" w:rsidRPr="00000000" w14:paraId="00001188">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118C">
            <w:pPr>
              <w:rPr/>
            </w:pPr>
            <w:r w:rsidDel="00000000" w:rsidR="00000000" w:rsidRPr="00000000">
              <w:rPr>
                <w:rtl w:val="0"/>
              </w:rPr>
              <w:t xml:space="preserve">Secuencia Normal</w:t>
            </w:r>
          </w:p>
        </w:tc>
        <w:tc>
          <w:tcPr/>
          <w:p w:rsidR="00000000" w:rsidDel="00000000" w:rsidP="00000000" w:rsidRDefault="00000000" w:rsidRPr="00000000" w14:paraId="0000118D">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118E">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192">
            <w:pPr>
              <w:rPr/>
            </w:pPr>
            <w:r w:rsidDel="00000000" w:rsidR="00000000" w:rsidRPr="00000000">
              <w:rPr>
                <w:rtl w:val="0"/>
              </w:rPr>
              <w:t xml:space="preserve">1</w:t>
            </w:r>
          </w:p>
        </w:tc>
        <w:tc>
          <w:tcPr>
            <w:gridSpan w:val="3"/>
          </w:tcPr>
          <w:p w:rsidR="00000000" w:rsidDel="00000000" w:rsidP="00000000" w:rsidRDefault="00000000" w:rsidRPr="00000000" w14:paraId="00001193">
            <w:pPr>
              <w:rPr/>
            </w:pPr>
            <w:r w:rsidDel="00000000" w:rsidR="00000000" w:rsidRPr="00000000">
              <w:rPr>
                <w:rtl w:val="0"/>
              </w:rPr>
              <w:t xml:space="preserve">El usuario ingresa a consultar información sobre los horarios de empleados</w:t>
            </w:r>
          </w:p>
        </w:tc>
      </w:tr>
      <w:tr>
        <w:trPr>
          <w:cantSplit w:val="0"/>
          <w:tblHeader w:val="0"/>
        </w:trPr>
        <w:tc>
          <w:tcPr>
            <w:vMerge w:val="continue"/>
          </w:tcPr>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97">
            <w:pPr>
              <w:rPr/>
            </w:pPr>
            <w:r w:rsidDel="00000000" w:rsidR="00000000" w:rsidRPr="00000000">
              <w:rPr>
                <w:rtl w:val="0"/>
              </w:rPr>
              <w:t xml:space="preserve">2</w:t>
            </w:r>
          </w:p>
        </w:tc>
        <w:tc>
          <w:tcPr>
            <w:gridSpan w:val="3"/>
          </w:tcPr>
          <w:p w:rsidR="00000000" w:rsidDel="00000000" w:rsidP="00000000" w:rsidRDefault="00000000" w:rsidRPr="00000000" w14:paraId="00001198">
            <w:pPr>
              <w:rPr/>
            </w:pPr>
            <w:r w:rsidDel="00000000" w:rsidR="00000000" w:rsidRPr="00000000">
              <w:rPr>
                <w:rtl w:val="0"/>
              </w:rPr>
              <w:t xml:space="preserve">El sistema toma el dato de búsqueda</w:t>
            </w:r>
          </w:p>
        </w:tc>
      </w:tr>
      <w:tr>
        <w:trPr>
          <w:cantSplit w:val="0"/>
          <w:tblHeader w:val="0"/>
        </w:trPr>
        <w:tc>
          <w:tcPr>
            <w:vMerge w:val="continue"/>
          </w:tcPr>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9C">
            <w:pPr>
              <w:rPr/>
            </w:pPr>
            <w:r w:rsidDel="00000000" w:rsidR="00000000" w:rsidRPr="00000000">
              <w:rPr>
                <w:rtl w:val="0"/>
              </w:rPr>
              <w:t xml:space="preserve">3</w:t>
            </w:r>
          </w:p>
        </w:tc>
        <w:tc>
          <w:tcPr>
            <w:gridSpan w:val="3"/>
          </w:tcPr>
          <w:p w:rsidR="00000000" w:rsidDel="00000000" w:rsidP="00000000" w:rsidRDefault="00000000" w:rsidRPr="00000000" w14:paraId="0000119D">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A1">
            <w:pPr>
              <w:rPr/>
            </w:pPr>
            <w:r w:rsidDel="00000000" w:rsidR="00000000" w:rsidRPr="00000000">
              <w:rPr>
                <w:rtl w:val="0"/>
              </w:rPr>
              <w:t xml:space="preserve">4</w:t>
            </w:r>
          </w:p>
        </w:tc>
        <w:tc>
          <w:tcPr>
            <w:gridSpan w:val="3"/>
          </w:tcPr>
          <w:p w:rsidR="00000000" w:rsidDel="00000000" w:rsidP="00000000" w:rsidRDefault="00000000" w:rsidRPr="00000000" w14:paraId="000011A2">
            <w:pPr>
              <w:rPr/>
            </w:pPr>
            <w:r w:rsidDel="00000000" w:rsidR="00000000" w:rsidRPr="00000000">
              <w:rPr>
                <w:rtl w:val="0"/>
              </w:rPr>
              <w:t xml:space="preserve">El sistema ejecuta el CU05.2.2</w:t>
            </w:r>
          </w:p>
        </w:tc>
      </w:tr>
      <w:tr>
        <w:trPr>
          <w:cantSplit w:val="0"/>
          <w:tblHeader w:val="0"/>
        </w:trPr>
        <w:tc>
          <w:tcPr/>
          <w:p w:rsidR="00000000" w:rsidDel="00000000" w:rsidP="00000000" w:rsidRDefault="00000000" w:rsidRPr="00000000" w14:paraId="000011A5">
            <w:pPr>
              <w:rPr/>
            </w:pPr>
            <w:r w:rsidDel="00000000" w:rsidR="00000000" w:rsidRPr="00000000">
              <w:rPr>
                <w:rtl w:val="0"/>
              </w:rPr>
              <w:t xml:space="preserve">Post - Condición</w:t>
            </w:r>
          </w:p>
        </w:tc>
        <w:tc>
          <w:tcPr>
            <w:gridSpan w:val="4"/>
          </w:tcPr>
          <w:p w:rsidR="00000000" w:rsidDel="00000000" w:rsidP="00000000" w:rsidRDefault="00000000" w:rsidRPr="00000000" w14:paraId="000011A6">
            <w:pPr>
              <w:rPr/>
            </w:pPr>
            <w:r w:rsidDel="00000000" w:rsidR="00000000" w:rsidRPr="00000000">
              <w:rPr>
                <w:rtl w:val="0"/>
              </w:rPr>
              <w:t xml:space="preserve">Se ha mostrado la lista de los horarios de acuerdo al dato de consulta</w:t>
            </w:r>
          </w:p>
        </w:tc>
      </w:tr>
      <w:tr>
        <w:trPr>
          <w:cantSplit w:val="0"/>
          <w:tblHeader w:val="0"/>
        </w:trPr>
        <w:tc>
          <w:tcPr/>
          <w:p w:rsidR="00000000" w:rsidDel="00000000" w:rsidP="00000000" w:rsidRDefault="00000000" w:rsidRPr="00000000" w14:paraId="000011AA">
            <w:pPr>
              <w:rPr/>
            </w:pPr>
            <w:r w:rsidDel="00000000" w:rsidR="00000000" w:rsidRPr="00000000">
              <w:rPr>
                <w:rtl w:val="0"/>
              </w:rPr>
              <w:t xml:space="preserve">Excepciones</w:t>
            </w:r>
          </w:p>
        </w:tc>
        <w:tc>
          <w:tcPr/>
          <w:p w:rsidR="00000000" w:rsidDel="00000000" w:rsidP="00000000" w:rsidRDefault="00000000" w:rsidRPr="00000000" w14:paraId="000011AB">
            <w:pPr>
              <w:rPr/>
            </w:pPr>
            <w:r w:rsidDel="00000000" w:rsidR="00000000" w:rsidRPr="00000000">
              <w:rPr>
                <w:rtl w:val="0"/>
              </w:rPr>
              <w:t xml:space="preserve">Paso</w:t>
            </w:r>
          </w:p>
        </w:tc>
        <w:tc>
          <w:tcPr>
            <w:gridSpan w:val="3"/>
          </w:tcPr>
          <w:p w:rsidR="00000000" w:rsidDel="00000000" w:rsidP="00000000" w:rsidRDefault="00000000" w:rsidRPr="00000000" w14:paraId="000011AC">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1AF">
            <w:pPr>
              <w:rPr/>
            </w:pPr>
            <w:r w:rsidDel="00000000" w:rsidR="00000000" w:rsidRPr="00000000">
              <w:rPr>
                <w:rtl w:val="0"/>
              </w:rPr>
            </w:r>
          </w:p>
        </w:tc>
        <w:tc>
          <w:tcPr>
            <w:vMerge w:val="restart"/>
          </w:tcPr>
          <w:p w:rsidR="00000000" w:rsidDel="00000000" w:rsidP="00000000" w:rsidRDefault="00000000" w:rsidRPr="00000000" w14:paraId="000011B0">
            <w:pPr>
              <w:rPr/>
            </w:pPr>
            <w:r w:rsidDel="00000000" w:rsidR="00000000" w:rsidRPr="00000000">
              <w:rPr>
                <w:rtl w:val="0"/>
              </w:rPr>
            </w:r>
          </w:p>
        </w:tc>
        <w:tc>
          <w:tcPr>
            <w:gridSpan w:val="3"/>
          </w:tcPr>
          <w:p w:rsidR="00000000" w:rsidDel="00000000" w:rsidP="00000000" w:rsidRDefault="00000000" w:rsidRPr="00000000" w14:paraId="000011B1">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1B6">
            <w:pPr>
              <w:jc w:val="right"/>
              <w:rPr/>
            </w:pPr>
            <w:r w:rsidDel="00000000" w:rsidR="00000000" w:rsidRPr="00000000">
              <w:rPr>
                <w:rtl w:val="0"/>
              </w:rPr>
            </w:r>
          </w:p>
        </w:tc>
        <w:tc>
          <w:tcPr/>
          <w:p w:rsidR="00000000" w:rsidDel="00000000" w:rsidP="00000000" w:rsidRDefault="00000000" w:rsidRPr="00000000" w14:paraId="000011B8">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1BB">
            <w:pPr>
              <w:jc w:val="right"/>
              <w:rPr/>
            </w:pPr>
            <w:r w:rsidDel="00000000" w:rsidR="00000000" w:rsidRPr="00000000">
              <w:rPr>
                <w:rtl w:val="0"/>
              </w:rPr>
            </w:r>
          </w:p>
        </w:tc>
        <w:tc>
          <w:tcPr/>
          <w:p w:rsidR="00000000" w:rsidDel="00000000" w:rsidP="00000000" w:rsidRDefault="00000000" w:rsidRPr="00000000" w14:paraId="000011BD">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1C0">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C5">
            <w:pPr>
              <w:jc w:val="right"/>
              <w:rPr/>
            </w:pPr>
            <w:r w:rsidDel="00000000" w:rsidR="00000000" w:rsidRPr="00000000">
              <w:rPr>
                <w:rtl w:val="0"/>
              </w:rPr>
            </w:r>
          </w:p>
        </w:tc>
        <w:tc>
          <w:tcPr>
            <w:gridSpan w:val="2"/>
          </w:tcPr>
          <w:p w:rsidR="00000000" w:rsidDel="00000000" w:rsidP="00000000" w:rsidRDefault="00000000" w:rsidRPr="00000000" w14:paraId="000011C6">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1CA">
            <w:pPr>
              <w:jc w:val="center"/>
              <w:rPr/>
            </w:pPr>
            <w:r w:rsidDel="00000000" w:rsidR="00000000" w:rsidRPr="00000000">
              <w:rPr>
                <w:rtl w:val="0"/>
              </w:rPr>
            </w:r>
          </w:p>
        </w:tc>
        <w:tc>
          <w:tcPr>
            <w:gridSpan w:val="2"/>
          </w:tcPr>
          <w:p w:rsidR="00000000" w:rsidDel="00000000" w:rsidP="00000000" w:rsidRDefault="00000000" w:rsidRPr="00000000" w14:paraId="000011CB">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1CD">
            <w:pPr>
              <w:rPr/>
            </w:pPr>
            <w:r w:rsidDel="00000000" w:rsidR="00000000" w:rsidRPr="00000000">
              <w:rPr>
                <w:rtl w:val="0"/>
              </w:rPr>
              <w:t xml:space="preserve">Documentación</w:t>
            </w:r>
          </w:p>
          <w:p w:rsidR="00000000" w:rsidDel="00000000" w:rsidP="00000000" w:rsidRDefault="00000000" w:rsidRPr="00000000" w14:paraId="000011CE">
            <w:pPr>
              <w:rPr/>
            </w:pPr>
            <w:r w:rsidDel="00000000" w:rsidR="00000000" w:rsidRPr="00000000">
              <w:rPr>
                <w:rtl w:val="0"/>
              </w:rPr>
              <w:t xml:space="preserve">Regla de Negocio</w:t>
            </w:r>
          </w:p>
          <w:p w:rsidR="00000000" w:rsidDel="00000000" w:rsidP="00000000" w:rsidRDefault="00000000" w:rsidRPr="00000000" w14:paraId="000011CF">
            <w:pPr>
              <w:rPr/>
            </w:pPr>
            <w:r w:rsidDel="00000000" w:rsidR="00000000" w:rsidRPr="00000000">
              <w:rPr>
                <w:rtl w:val="0"/>
              </w:rPr>
              <w:t xml:space="preserve">Normatividad</w:t>
            </w:r>
          </w:p>
        </w:tc>
        <w:tc>
          <w:tcPr>
            <w:gridSpan w:val="4"/>
          </w:tcPr>
          <w:p w:rsidR="00000000" w:rsidDel="00000000" w:rsidP="00000000" w:rsidRDefault="00000000" w:rsidRPr="00000000" w14:paraId="000011D0">
            <w:pPr>
              <w:rPr/>
            </w:pPr>
            <w:r w:rsidDel="00000000" w:rsidR="00000000" w:rsidRPr="00000000">
              <w:rPr>
                <w:rtl w:val="0"/>
              </w:rPr>
              <w:t xml:space="preserve">CA_05.3.1.3</w:t>
              <w:tab/>
              <w:t xml:space="preserve">Se debe por lo menos ingresar un caractér o número para iniciar la busqueda</w:t>
            </w:r>
          </w:p>
        </w:tc>
      </w:tr>
      <w:tr>
        <w:trPr>
          <w:cantSplit w:val="0"/>
          <w:tblHeader w:val="0"/>
        </w:trPr>
        <w:tc>
          <w:tcPr>
            <w:vMerge w:val="continue"/>
          </w:tcPr>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11D5">
            <w:pPr>
              <w:rPr/>
            </w:pPr>
            <w:r w:rsidDel="00000000" w:rsidR="00000000" w:rsidRPr="00000000">
              <w:rPr>
                <w:rtl w:val="0"/>
              </w:rPr>
              <w:t xml:space="preserve">CA_05.3.2.1</w:t>
              <w:tab/>
              <w:t xml:space="preserve">Se filtaran todos los registros que concuerden con el valor de la busqueda</w:t>
            </w:r>
          </w:p>
        </w:tc>
      </w:tr>
      <w:tr>
        <w:trPr>
          <w:cantSplit w:val="0"/>
          <w:tblHeader w:val="0"/>
        </w:trPr>
        <w:tc>
          <w:tcPr/>
          <w:p w:rsidR="00000000" w:rsidDel="00000000" w:rsidP="00000000" w:rsidRDefault="00000000" w:rsidRPr="00000000" w14:paraId="000011D9">
            <w:pPr>
              <w:rPr/>
            </w:pPr>
            <w:r w:rsidDel="00000000" w:rsidR="00000000" w:rsidRPr="00000000">
              <w:rPr>
                <w:rtl w:val="0"/>
              </w:rPr>
              <w:t xml:space="preserve">Comentarios</w:t>
            </w:r>
          </w:p>
        </w:tc>
        <w:tc>
          <w:tcPr>
            <w:gridSpan w:val="4"/>
          </w:tcPr>
          <w:p w:rsidR="00000000" w:rsidDel="00000000" w:rsidP="00000000" w:rsidRDefault="00000000" w:rsidRPr="00000000" w14:paraId="000011DA">
            <w:pPr>
              <w:rPr/>
            </w:pPr>
            <w:r w:rsidDel="00000000" w:rsidR="00000000" w:rsidRPr="00000000">
              <w:rPr>
                <w:rtl w:val="0"/>
              </w:rPr>
            </w:r>
          </w:p>
        </w:tc>
      </w:tr>
      <w:tr>
        <w:trPr>
          <w:cantSplit w:val="0"/>
          <w:tblHeader w:val="0"/>
        </w:trPr>
        <w:tc>
          <w:tcPr/>
          <w:p w:rsidR="00000000" w:rsidDel="00000000" w:rsidP="00000000" w:rsidRDefault="00000000" w:rsidRPr="00000000" w14:paraId="000011DE">
            <w:pPr>
              <w:rPr/>
            </w:pPr>
            <w:r w:rsidDel="00000000" w:rsidR="00000000" w:rsidRPr="00000000">
              <w:rPr>
                <w:rtl w:val="0"/>
              </w:rPr>
              <w:t xml:space="preserve">Responsables</w:t>
            </w:r>
          </w:p>
        </w:tc>
        <w:tc>
          <w:tcPr>
            <w:gridSpan w:val="4"/>
          </w:tcPr>
          <w:p w:rsidR="00000000" w:rsidDel="00000000" w:rsidP="00000000" w:rsidRDefault="00000000" w:rsidRPr="00000000" w14:paraId="000011DF">
            <w:pPr>
              <w:rPr/>
            </w:pPr>
            <w:r w:rsidDel="00000000" w:rsidR="00000000" w:rsidRPr="00000000">
              <w:rPr>
                <w:rtl w:val="0"/>
              </w:rPr>
              <w:t xml:space="preserve">Joel Tuiran</w:t>
            </w:r>
          </w:p>
          <w:p w:rsidR="00000000" w:rsidDel="00000000" w:rsidP="00000000" w:rsidRDefault="00000000" w:rsidRPr="00000000" w14:paraId="000011E0">
            <w:pPr>
              <w:rPr/>
            </w:pPr>
            <w:r w:rsidDel="00000000" w:rsidR="00000000" w:rsidRPr="00000000">
              <w:rPr>
                <w:rtl w:val="0"/>
              </w:rPr>
            </w:r>
          </w:p>
        </w:tc>
      </w:tr>
    </w:tbl>
    <w:p w:rsidR="00000000" w:rsidDel="00000000" w:rsidP="00000000" w:rsidRDefault="00000000" w:rsidRPr="00000000" w14:paraId="000011E4">
      <w:pPr>
        <w:rPr>
          <w:b w:val="1"/>
        </w:rPr>
      </w:pPr>
      <w:r w:rsidDel="00000000" w:rsidR="00000000" w:rsidRPr="00000000">
        <w:rPr>
          <w:rtl w:val="0"/>
        </w:rPr>
      </w:r>
    </w:p>
    <w:p w:rsidR="00000000" w:rsidDel="00000000" w:rsidP="00000000" w:rsidRDefault="00000000" w:rsidRPr="00000000" w14:paraId="000011E5">
      <w:pPr>
        <w:rPr>
          <w:b w:val="1"/>
        </w:rPr>
      </w:pPr>
      <w:r w:rsidDel="00000000" w:rsidR="00000000" w:rsidRPr="00000000">
        <w:rPr>
          <w:rtl w:val="0"/>
        </w:rPr>
      </w:r>
    </w:p>
    <w:p w:rsidR="00000000" w:rsidDel="00000000" w:rsidP="00000000" w:rsidRDefault="00000000" w:rsidRPr="00000000" w14:paraId="000011E6">
      <w:pPr>
        <w:rPr>
          <w:b w:val="1"/>
        </w:rPr>
      </w:pPr>
      <w:r w:rsidDel="00000000" w:rsidR="00000000" w:rsidRPr="00000000">
        <w:rPr>
          <w:rtl w:val="0"/>
        </w:rPr>
      </w:r>
    </w:p>
    <w:tbl>
      <w:tblPr>
        <w:tblStyle w:val="Table4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11E7">
            <w:pPr>
              <w:rPr/>
            </w:pPr>
            <w:r w:rsidDel="00000000" w:rsidR="00000000" w:rsidRPr="00000000">
              <w:rPr>
                <w:rtl w:val="0"/>
              </w:rPr>
              <w:t xml:space="preserve">CU -</w:t>
            </w:r>
          </w:p>
        </w:tc>
        <w:tc>
          <w:tcPr>
            <w:gridSpan w:val="4"/>
          </w:tcPr>
          <w:p w:rsidR="00000000" w:rsidDel="00000000" w:rsidP="00000000" w:rsidRDefault="00000000" w:rsidRPr="00000000" w14:paraId="000011E8">
            <w:pPr>
              <w:rPr/>
            </w:pPr>
            <w:r w:rsidDel="00000000" w:rsidR="00000000" w:rsidRPr="00000000">
              <w:rPr>
                <w:i w:val="1"/>
                <w:rtl w:val="0"/>
              </w:rPr>
              <w:t xml:space="preserve">CU.05.3.3 actualizar un empleado</w:t>
            </w:r>
            <w:r w:rsidDel="00000000" w:rsidR="00000000" w:rsidRPr="00000000">
              <w:rPr>
                <w:rtl w:val="0"/>
              </w:rPr>
            </w:r>
          </w:p>
        </w:tc>
      </w:tr>
      <w:tr>
        <w:trPr>
          <w:cantSplit w:val="0"/>
          <w:tblHeader w:val="0"/>
        </w:trPr>
        <w:tc>
          <w:tcPr/>
          <w:p w:rsidR="00000000" w:rsidDel="00000000" w:rsidP="00000000" w:rsidRDefault="00000000" w:rsidRPr="00000000" w14:paraId="000011EC">
            <w:pPr>
              <w:rPr/>
            </w:pPr>
            <w:r w:rsidDel="00000000" w:rsidR="00000000" w:rsidRPr="00000000">
              <w:rPr>
                <w:rtl w:val="0"/>
              </w:rPr>
              <w:t xml:space="preserve">Dependencias</w:t>
            </w:r>
          </w:p>
        </w:tc>
        <w:tc>
          <w:tcPr>
            <w:gridSpan w:val="4"/>
          </w:tcPr>
          <w:p w:rsidR="00000000" w:rsidDel="00000000" w:rsidP="00000000" w:rsidRDefault="00000000" w:rsidRPr="00000000" w14:paraId="000011ED">
            <w:pPr>
              <w:rPr/>
            </w:pPr>
            <w:r w:rsidDel="00000000" w:rsidR="00000000" w:rsidRPr="00000000">
              <w:rPr>
                <w:rtl w:val="0"/>
              </w:rPr>
              <w:t xml:space="preserve">CU 05 servicios.</w:t>
            </w:r>
          </w:p>
          <w:p w:rsidR="00000000" w:rsidDel="00000000" w:rsidP="00000000" w:rsidRDefault="00000000" w:rsidRPr="00000000" w14:paraId="000011EE">
            <w:pPr>
              <w:rPr/>
            </w:pPr>
            <w:r w:rsidDel="00000000" w:rsidR="00000000" w:rsidRPr="00000000">
              <w:rPr>
                <w:rtl w:val="0"/>
              </w:rPr>
              <w:t xml:space="preserve">CU 05.3 Gestión horario empleado.</w:t>
            </w:r>
          </w:p>
          <w:p w:rsidR="00000000" w:rsidDel="00000000" w:rsidP="00000000" w:rsidRDefault="00000000" w:rsidRPr="00000000" w14:paraId="000011EF">
            <w:pPr>
              <w:rPr/>
            </w:pPr>
            <w:r w:rsidDel="00000000" w:rsidR="00000000" w:rsidRPr="00000000">
              <w:rPr>
                <w:rtl w:val="0"/>
              </w:rPr>
              <w:t xml:space="preserve">CU 05.3.4 Listar horario empleado.</w:t>
            </w:r>
          </w:p>
        </w:tc>
      </w:tr>
      <w:tr>
        <w:trPr>
          <w:cantSplit w:val="0"/>
          <w:tblHeader w:val="0"/>
        </w:trPr>
        <w:tc>
          <w:tcPr/>
          <w:p w:rsidR="00000000" w:rsidDel="00000000" w:rsidP="00000000" w:rsidRDefault="00000000" w:rsidRPr="00000000" w14:paraId="000011F3">
            <w:pPr>
              <w:rPr/>
            </w:pPr>
            <w:r w:rsidDel="00000000" w:rsidR="00000000" w:rsidRPr="00000000">
              <w:rPr>
                <w:rtl w:val="0"/>
              </w:rPr>
              <w:t xml:space="preserve">Pre – Condiciones</w:t>
            </w:r>
          </w:p>
        </w:tc>
        <w:tc>
          <w:tcPr>
            <w:gridSpan w:val="4"/>
          </w:tcPr>
          <w:p w:rsidR="00000000" w:rsidDel="00000000" w:rsidP="00000000" w:rsidRDefault="00000000" w:rsidRPr="00000000" w14:paraId="000011F4">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11F8">
            <w:pPr>
              <w:rPr/>
            </w:pPr>
            <w:r w:rsidDel="00000000" w:rsidR="00000000" w:rsidRPr="00000000">
              <w:rPr>
                <w:rtl w:val="0"/>
              </w:rPr>
              <w:t xml:space="preserve">Descripción</w:t>
            </w:r>
          </w:p>
        </w:tc>
        <w:tc>
          <w:tcPr>
            <w:gridSpan w:val="4"/>
          </w:tcPr>
          <w:p w:rsidR="00000000" w:rsidDel="00000000" w:rsidP="00000000" w:rsidRDefault="00000000" w:rsidRPr="00000000" w14:paraId="000011F9">
            <w:pPr>
              <w:rPr/>
            </w:pPr>
            <w:r w:rsidDel="00000000" w:rsidR="00000000" w:rsidRPr="00000000">
              <w:rPr>
                <w:rtl w:val="0"/>
              </w:rPr>
              <w:t xml:space="preserve">El sistema deberá comportarse como se describe en el siguiente caso de uso para actualizar un horario de empleado</w:t>
            </w:r>
          </w:p>
        </w:tc>
      </w:tr>
      <w:tr>
        <w:trPr>
          <w:cantSplit w:val="0"/>
          <w:tblHeader w:val="0"/>
        </w:trPr>
        <w:tc>
          <w:tcPr/>
          <w:p w:rsidR="00000000" w:rsidDel="00000000" w:rsidP="00000000" w:rsidRDefault="00000000" w:rsidRPr="00000000" w14:paraId="000011FD">
            <w:pPr>
              <w:rPr/>
            </w:pPr>
            <w:r w:rsidDel="00000000" w:rsidR="00000000" w:rsidRPr="00000000">
              <w:rPr>
                <w:rtl w:val="0"/>
              </w:rPr>
              <w:t xml:space="preserve">Actores</w:t>
            </w:r>
          </w:p>
        </w:tc>
        <w:tc>
          <w:tcPr>
            <w:gridSpan w:val="4"/>
          </w:tcPr>
          <w:p w:rsidR="00000000" w:rsidDel="00000000" w:rsidP="00000000" w:rsidRDefault="00000000" w:rsidRPr="00000000" w14:paraId="000011FE">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1202">
            <w:pPr>
              <w:rPr/>
            </w:pPr>
            <w:r w:rsidDel="00000000" w:rsidR="00000000" w:rsidRPr="00000000">
              <w:rPr>
                <w:rtl w:val="0"/>
              </w:rPr>
              <w:t xml:space="preserve">Secuencia Normal</w:t>
            </w:r>
          </w:p>
        </w:tc>
        <w:tc>
          <w:tcPr/>
          <w:p w:rsidR="00000000" w:rsidDel="00000000" w:rsidP="00000000" w:rsidRDefault="00000000" w:rsidRPr="00000000" w14:paraId="00001203">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1204">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208">
            <w:pPr>
              <w:rPr/>
            </w:pPr>
            <w:r w:rsidDel="00000000" w:rsidR="00000000" w:rsidRPr="00000000">
              <w:rPr>
                <w:rtl w:val="0"/>
              </w:rPr>
              <w:t xml:space="preserve">1</w:t>
            </w:r>
          </w:p>
        </w:tc>
        <w:tc>
          <w:tcPr>
            <w:gridSpan w:val="3"/>
          </w:tcPr>
          <w:p w:rsidR="00000000" w:rsidDel="00000000" w:rsidP="00000000" w:rsidRDefault="00000000" w:rsidRPr="00000000" w14:paraId="00001209">
            <w:pPr>
              <w:rPr/>
            </w:pPr>
            <w:r w:rsidDel="00000000" w:rsidR="00000000" w:rsidRPr="00000000">
              <w:rPr>
                <w:rtl w:val="0"/>
              </w:rPr>
              <w:t xml:space="preserve">Usuario ingresa a editar un horario de empleado</w:t>
            </w:r>
          </w:p>
        </w:tc>
      </w:tr>
      <w:tr>
        <w:trPr>
          <w:cantSplit w:val="0"/>
          <w:tblHeader w:val="0"/>
        </w:trPr>
        <w:tc>
          <w:tcPr>
            <w:vMerge w:val="continue"/>
          </w:tcPr>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0D">
            <w:pPr>
              <w:rPr/>
            </w:pPr>
            <w:r w:rsidDel="00000000" w:rsidR="00000000" w:rsidRPr="00000000">
              <w:rPr>
                <w:rtl w:val="0"/>
              </w:rPr>
              <w:t xml:space="preserve">2</w:t>
            </w:r>
          </w:p>
        </w:tc>
        <w:tc>
          <w:tcPr>
            <w:gridSpan w:val="3"/>
          </w:tcPr>
          <w:p w:rsidR="00000000" w:rsidDel="00000000" w:rsidP="00000000" w:rsidRDefault="00000000" w:rsidRPr="00000000" w14:paraId="0000120E">
            <w:pPr>
              <w:rPr/>
            </w:pPr>
            <w:r w:rsidDel="00000000" w:rsidR="00000000" w:rsidRPr="00000000">
              <w:rPr>
                <w:rtl w:val="0"/>
              </w:rPr>
              <w:t xml:space="preserve">El sistema toma el id_horario_empleado (select)</w:t>
            </w:r>
          </w:p>
        </w:tc>
      </w:tr>
      <w:tr>
        <w:trPr>
          <w:cantSplit w:val="0"/>
          <w:tblHeader w:val="0"/>
        </w:trPr>
        <w:tc>
          <w:tcPr>
            <w:vMerge w:val="continue"/>
          </w:tcPr>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12">
            <w:pPr>
              <w:rPr/>
            </w:pPr>
            <w:r w:rsidDel="00000000" w:rsidR="00000000" w:rsidRPr="00000000">
              <w:rPr>
                <w:rtl w:val="0"/>
              </w:rPr>
              <w:t xml:space="preserve">3</w:t>
            </w:r>
          </w:p>
        </w:tc>
        <w:tc>
          <w:tcPr>
            <w:gridSpan w:val="3"/>
          </w:tcPr>
          <w:p w:rsidR="00000000" w:rsidDel="00000000" w:rsidP="00000000" w:rsidRDefault="00000000" w:rsidRPr="00000000" w14:paraId="00001213">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17">
            <w:pPr>
              <w:rPr/>
            </w:pPr>
            <w:r w:rsidDel="00000000" w:rsidR="00000000" w:rsidRPr="00000000">
              <w:rPr>
                <w:rtl w:val="0"/>
              </w:rPr>
              <w:t xml:space="preserve">4</w:t>
            </w:r>
          </w:p>
        </w:tc>
        <w:tc>
          <w:tcPr>
            <w:gridSpan w:val="3"/>
          </w:tcPr>
          <w:p w:rsidR="00000000" w:rsidDel="00000000" w:rsidP="00000000" w:rsidRDefault="00000000" w:rsidRPr="00000000" w14:paraId="00001218">
            <w:pPr>
              <w:rPr/>
            </w:pPr>
            <w:r w:rsidDel="00000000" w:rsidR="00000000" w:rsidRPr="00000000">
              <w:rPr>
                <w:rtl w:val="0"/>
              </w:rPr>
              <w:t xml:space="preserve">El sistema genera un objeto del horario empleado(select)</w:t>
            </w:r>
          </w:p>
        </w:tc>
      </w:tr>
      <w:tr>
        <w:trPr>
          <w:cantSplit w:val="0"/>
          <w:tblHeader w:val="0"/>
        </w:trPr>
        <w:tc>
          <w:tcPr>
            <w:vMerge w:val="continue"/>
          </w:tcPr>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1C">
            <w:pPr>
              <w:rPr/>
            </w:pPr>
            <w:r w:rsidDel="00000000" w:rsidR="00000000" w:rsidRPr="00000000">
              <w:rPr>
                <w:rtl w:val="0"/>
              </w:rPr>
              <w:t xml:space="preserve">5</w:t>
            </w:r>
          </w:p>
        </w:tc>
        <w:tc>
          <w:tcPr>
            <w:gridSpan w:val="3"/>
          </w:tcPr>
          <w:p w:rsidR="00000000" w:rsidDel="00000000" w:rsidP="00000000" w:rsidRDefault="00000000" w:rsidRPr="00000000" w14:paraId="0000121D">
            <w:pPr>
              <w:rPr/>
            </w:pPr>
            <w:r w:rsidDel="00000000" w:rsidR="00000000" w:rsidRPr="00000000">
              <w:rPr>
                <w:rtl w:val="0"/>
              </w:rPr>
              <w:t xml:space="preserve">El sistema despliega formulario</w:t>
            </w:r>
          </w:p>
        </w:tc>
      </w:tr>
      <w:tr>
        <w:trPr>
          <w:cantSplit w:val="0"/>
          <w:tblHeader w:val="0"/>
        </w:trPr>
        <w:tc>
          <w:tcPr>
            <w:vMerge w:val="continue"/>
          </w:tcPr>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21">
            <w:pPr>
              <w:rPr/>
            </w:pPr>
            <w:r w:rsidDel="00000000" w:rsidR="00000000" w:rsidRPr="00000000">
              <w:rPr>
                <w:rtl w:val="0"/>
              </w:rPr>
              <w:t xml:space="preserve">6</w:t>
            </w:r>
          </w:p>
        </w:tc>
        <w:tc>
          <w:tcPr>
            <w:gridSpan w:val="3"/>
          </w:tcPr>
          <w:p w:rsidR="00000000" w:rsidDel="00000000" w:rsidP="00000000" w:rsidRDefault="00000000" w:rsidRPr="00000000" w14:paraId="00001222">
            <w:pPr>
              <w:rPr/>
            </w:pPr>
            <w:r w:rsidDel="00000000" w:rsidR="00000000" w:rsidRPr="00000000">
              <w:rPr>
                <w:rtl w:val="0"/>
              </w:rPr>
              <w:t xml:space="preserve">El usuario diligencia el formulario</w:t>
            </w:r>
          </w:p>
        </w:tc>
      </w:tr>
      <w:tr>
        <w:trPr>
          <w:cantSplit w:val="0"/>
          <w:tblHeader w:val="0"/>
        </w:trPr>
        <w:tc>
          <w:tcPr>
            <w:vMerge w:val="continue"/>
          </w:tcPr>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26">
            <w:pPr>
              <w:rPr/>
            </w:pPr>
            <w:r w:rsidDel="00000000" w:rsidR="00000000" w:rsidRPr="00000000">
              <w:rPr>
                <w:rtl w:val="0"/>
              </w:rPr>
              <w:t xml:space="preserve">7</w:t>
            </w:r>
          </w:p>
        </w:tc>
        <w:tc>
          <w:tcPr>
            <w:gridSpan w:val="3"/>
          </w:tcPr>
          <w:p w:rsidR="00000000" w:rsidDel="00000000" w:rsidP="00000000" w:rsidRDefault="00000000" w:rsidRPr="00000000" w14:paraId="00001227">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2B">
            <w:pPr>
              <w:rPr/>
            </w:pPr>
            <w:r w:rsidDel="00000000" w:rsidR="00000000" w:rsidRPr="00000000">
              <w:rPr>
                <w:rtl w:val="0"/>
              </w:rPr>
              <w:t xml:space="preserve">8</w:t>
            </w:r>
          </w:p>
        </w:tc>
        <w:tc>
          <w:tcPr>
            <w:gridSpan w:val="3"/>
          </w:tcPr>
          <w:p w:rsidR="00000000" w:rsidDel="00000000" w:rsidP="00000000" w:rsidRDefault="00000000" w:rsidRPr="00000000" w14:paraId="0000122C">
            <w:pPr>
              <w:rPr/>
            </w:pPr>
            <w:r w:rsidDel="00000000" w:rsidR="00000000" w:rsidRPr="00000000">
              <w:rPr>
                <w:rtl w:val="0"/>
              </w:rPr>
              <w:t xml:space="preserve">El sistema edita el nuevo horario empleado</w:t>
            </w:r>
          </w:p>
        </w:tc>
      </w:tr>
      <w:tr>
        <w:trPr>
          <w:cantSplit w:val="0"/>
          <w:tblHeader w:val="0"/>
        </w:trPr>
        <w:tc>
          <w:tcPr>
            <w:vMerge w:val="continue"/>
          </w:tcPr>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30">
            <w:pPr>
              <w:rPr/>
            </w:pPr>
            <w:r w:rsidDel="00000000" w:rsidR="00000000" w:rsidRPr="00000000">
              <w:rPr>
                <w:rtl w:val="0"/>
              </w:rPr>
              <w:t xml:space="preserve">9</w:t>
            </w:r>
          </w:p>
        </w:tc>
        <w:tc>
          <w:tcPr>
            <w:gridSpan w:val="3"/>
          </w:tcPr>
          <w:p w:rsidR="00000000" w:rsidDel="00000000" w:rsidP="00000000" w:rsidRDefault="00000000" w:rsidRPr="00000000" w14:paraId="00001231">
            <w:pPr>
              <w:rPr/>
            </w:pPr>
            <w:r w:rsidDel="00000000" w:rsidR="00000000" w:rsidRPr="00000000">
              <w:rPr>
                <w:rtl w:val="0"/>
              </w:rPr>
              <w:t xml:space="preserve">El sistema despliega msj “horario empleado editado con Éxito”</w:t>
            </w:r>
          </w:p>
        </w:tc>
      </w:tr>
      <w:tr>
        <w:trPr>
          <w:cantSplit w:val="0"/>
          <w:tblHeader w:val="0"/>
        </w:trPr>
        <w:tc>
          <w:tcPr>
            <w:vMerge w:val="continue"/>
          </w:tcPr>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35">
            <w:pPr>
              <w:rPr/>
            </w:pPr>
            <w:r w:rsidDel="00000000" w:rsidR="00000000" w:rsidRPr="00000000">
              <w:rPr>
                <w:rtl w:val="0"/>
              </w:rPr>
              <w:t xml:space="preserve">10</w:t>
            </w:r>
          </w:p>
        </w:tc>
        <w:tc>
          <w:tcPr>
            <w:gridSpan w:val="3"/>
          </w:tcPr>
          <w:p w:rsidR="00000000" w:rsidDel="00000000" w:rsidP="00000000" w:rsidRDefault="00000000" w:rsidRPr="00000000" w14:paraId="00001236">
            <w:pPr>
              <w:rPr/>
            </w:pPr>
            <w:r w:rsidDel="00000000" w:rsidR="00000000" w:rsidRPr="00000000">
              <w:rPr>
                <w:rtl w:val="0"/>
              </w:rPr>
              <w:t xml:space="preserve">El sistema ejecuta el CU05.3.4 Listar horario empleado</w:t>
            </w:r>
          </w:p>
        </w:tc>
      </w:tr>
      <w:tr>
        <w:trPr>
          <w:cantSplit w:val="0"/>
          <w:tblHeader w:val="0"/>
        </w:trPr>
        <w:tc>
          <w:tcPr/>
          <w:p w:rsidR="00000000" w:rsidDel="00000000" w:rsidP="00000000" w:rsidRDefault="00000000" w:rsidRPr="00000000" w14:paraId="00001239">
            <w:pPr>
              <w:rPr/>
            </w:pPr>
            <w:r w:rsidDel="00000000" w:rsidR="00000000" w:rsidRPr="00000000">
              <w:rPr>
                <w:rtl w:val="0"/>
              </w:rPr>
              <w:t xml:space="preserve">Post - Condición</w:t>
            </w:r>
          </w:p>
        </w:tc>
        <w:tc>
          <w:tcPr>
            <w:gridSpan w:val="4"/>
          </w:tcPr>
          <w:p w:rsidR="00000000" w:rsidDel="00000000" w:rsidP="00000000" w:rsidRDefault="00000000" w:rsidRPr="00000000" w14:paraId="0000123A">
            <w:pPr>
              <w:rPr/>
            </w:pPr>
            <w:r w:rsidDel="00000000" w:rsidR="00000000" w:rsidRPr="00000000">
              <w:rPr>
                <w:rtl w:val="0"/>
              </w:rPr>
              <w:t xml:space="preserve">Se ha editado un horario empleado</w:t>
            </w:r>
          </w:p>
        </w:tc>
      </w:tr>
      <w:tr>
        <w:trPr>
          <w:cantSplit w:val="0"/>
          <w:tblHeader w:val="0"/>
        </w:trPr>
        <w:tc>
          <w:tcPr/>
          <w:p w:rsidR="00000000" w:rsidDel="00000000" w:rsidP="00000000" w:rsidRDefault="00000000" w:rsidRPr="00000000" w14:paraId="0000123E">
            <w:pPr>
              <w:rPr/>
            </w:pPr>
            <w:r w:rsidDel="00000000" w:rsidR="00000000" w:rsidRPr="00000000">
              <w:rPr>
                <w:rtl w:val="0"/>
              </w:rPr>
              <w:t xml:space="preserve">Excepciones</w:t>
            </w:r>
          </w:p>
        </w:tc>
        <w:tc>
          <w:tcPr/>
          <w:p w:rsidR="00000000" w:rsidDel="00000000" w:rsidP="00000000" w:rsidRDefault="00000000" w:rsidRPr="00000000" w14:paraId="0000123F">
            <w:pPr>
              <w:rPr/>
            </w:pPr>
            <w:r w:rsidDel="00000000" w:rsidR="00000000" w:rsidRPr="00000000">
              <w:rPr>
                <w:rtl w:val="0"/>
              </w:rPr>
              <w:t xml:space="preserve">Paso</w:t>
            </w:r>
          </w:p>
        </w:tc>
        <w:tc>
          <w:tcPr>
            <w:gridSpan w:val="3"/>
          </w:tcPr>
          <w:p w:rsidR="00000000" w:rsidDel="00000000" w:rsidP="00000000" w:rsidRDefault="00000000" w:rsidRPr="00000000" w14:paraId="00001240">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243">
            <w:pPr>
              <w:rPr/>
            </w:pPr>
            <w:r w:rsidDel="00000000" w:rsidR="00000000" w:rsidRPr="00000000">
              <w:rPr>
                <w:rtl w:val="0"/>
              </w:rPr>
            </w:r>
          </w:p>
        </w:tc>
        <w:tc>
          <w:tcPr>
            <w:vMerge w:val="restart"/>
          </w:tcPr>
          <w:p w:rsidR="00000000" w:rsidDel="00000000" w:rsidP="00000000" w:rsidRDefault="00000000" w:rsidRPr="00000000" w14:paraId="00001244">
            <w:pPr>
              <w:rPr/>
            </w:pPr>
            <w:r w:rsidDel="00000000" w:rsidR="00000000" w:rsidRPr="00000000">
              <w:rPr>
                <w:rtl w:val="0"/>
              </w:rPr>
              <w:t xml:space="preserve">7</w:t>
            </w:r>
          </w:p>
        </w:tc>
        <w:tc>
          <w:tcPr>
            <w:gridSpan w:val="3"/>
          </w:tcPr>
          <w:p w:rsidR="00000000" w:rsidDel="00000000" w:rsidP="00000000" w:rsidRDefault="00000000" w:rsidRPr="00000000" w14:paraId="00001245">
            <w:pPr>
              <w:rPr/>
            </w:pPr>
            <w:r w:rsidDel="00000000" w:rsidR="00000000" w:rsidRPr="00000000">
              <w:rPr>
                <w:rtl w:val="0"/>
              </w:rPr>
              <w:t xml:space="preserve">7.1 Si el horario del empleado ya esta registrado?</w:t>
            </w:r>
          </w:p>
        </w:tc>
      </w:tr>
      <w:tr>
        <w:trPr>
          <w:cantSplit w:val="0"/>
          <w:trHeight w:val="66" w:hRule="atLeast"/>
          <w:tblHeader w:val="0"/>
        </w:trPr>
        <w:tc>
          <w:tcPr>
            <w:vMerge w:val="continue"/>
          </w:tcPr>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24A">
            <w:pPr>
              <w:jc w:val="right"/>
              <w:rPr/>
            </w:pPr>
            <w:r w:rsidDel="00000000" w:rsidR="00000000" w:rsidRPr="00000000">
              <w:rPr>
                <w:rtl w:val="0"/>
              </w:rPr>
              <w:t xml:space="preserve">1</w:t>
            </w:r>
          </w:p>
        </w:tc>
        <w:tc>
          <w:tcPr/>
          <w:p w:rsidR="00000000" w:rsidDel="00000000" w:rsidP="00000000" w:rsidRDefault="00000000" w:rsidRPr="00000000" w14:paraId="0000124C">
            <w:pPr>
              <w:rPr/>
            </w:pPr>
            <w:r w:rsidDel="00000000" w:rsidR="00000000" w:rsidRPr="00000000">
              <w:rPr>
                <w:rtl w:val="0"/>
              </w:rPr>
              <w:t xml:space="preserve">El sistema despliega Msj “El horario empleado ya existe”</w:t>
            </w:r>
          </w:p>
        </w:tc>
      </w:tr>
      <w:tr>
        <w:trPr>
          <w:cantSplit w:val="0"/>
          <w:trHeight w:val="66" w:hRule="atLeast"/>
          <w:tblHeader w:val="0"/>
        </w:trPr>
        <w:tc>
          <w:tcPr>
            <w:vMerge w:val="continue"/>
          </w:tcPr>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24F">
            <w:pPr>
              <w:jc w:val="right"/>
              <w:rPr/>
            </w:pPr>
            <w:r w:rsidDel="00000000" w:rsidR="00000000" w:rsidRPr="00000000">
              <w:rPr>
                <w:rtl w:val="0"/>
              </w:rPr>
              <w:t xml:space="preserve">2</w:t>
            </w:r>
          </w:p>
        </w:tc>
        <w:tc>
          <w:tcPr/>
          <w:p w:rsidR="00000000" w:rsidDel="00000000" w:rsidP="00000000" w:rsidRDefault="00000000" w:rsidRPr="00000000" w14:paraId="00001251">
            <w:pPr>
              <w:rPr/>
            </w:pPr>
            <w:r w:rsidDel="00000000" w:rsidR="00000000" w:rsidRPr="00000000">
              <w:rPr>
                <w:rtl w:val="0"/>
              </w:rPr>
              <w:t xml:space="preserve">El sistema redirige al administrador al paso Nro.6</w:t>
            </w:r>
          </w:p>
        </w:tc>
      </w:tr>
      <w:tr>
        <w:trPr>
          <w:cantSplit w:val="0"/>
          <w:tblHeader w:val="0"/>
        </w:trPr>
        <w:tc>
          <w:tcPr>
            <w:vMerge w:val="continue"/>
          </w:tcPr>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254">
            <w:pPr>
              <w:rPr/>
            </w:pPr>
            <w:r w:rsidDel="00000000" w:rsidR="00000000" w:rsidRPr="00000000">
              <w:rPr>
                <w:rtl w:val="0"/>
              </w:rPr>
            </w:r>
          </w:p>
        </w:tc>
      </w:tr>
      <w:tr>
        <w:trPr>
          <w:cantSplit w:val="0"/>
          <w:trHeight w:val="430" w:hRule="atLeast"/>
          <w:tblHeader w:val="0"/>
        </w:trPr>
        <w:tc>
          <w:tcPr>
            <w:vMerge w:val="continue"/>
          </w:tcPr>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59">
            <w:pPr>
              <w:jc w:val="right"/>
              <w:rPr/>
            </w:pPr>
            <w:r w:rsidDel="00000000" w:rsidR="00000000" w:rsidRPr="00000000">
              <w:rPr>
                <w:rtl w:val="0"/>
              </w:rPr>
            </w:r>
          </w:p>
        </w:tc>
        <w:tc>
          <w:tcPr>
            <w:gridSpan w:val="2"/>
          </w:tcPr>
          <w:p w:rsidR="00000000" w:rsidDel="00000000" w:rsidP="00000000" w:rsidRDefault="00000000" w:rsidRPr="00000000" w14:paraId="0000125A">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5E">
            <w:pPr>
              <w:jc w:val="right"/>
              <w:rPr/>
            </w:pPr>
            <w:r w:rsidDel="00000000" w:rsidR="00000000" w:rsidRPr="00000000">
              <w:rPr>
                <w:rtl w:val="0"/>
              </w:rPr>
            </w:r>
          </w:p>
        </w:tc>
        <w:tc>
          <w:tcPr>
            <w:gridSpan w:val="2"/>
          </w:tcPr>
          <w:p w:rsidR="00000000" w:rsidDel="00000000" w:rsidP="00000000" w:rsidRDefault="00000000" w:rsidRPr="00000000" w14:paraId="0000125F">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261">
            <w:pPr>
              <w:rPr/>
            </w:pPr>
            <w:r w:rsidDel="00000000" w:rsidR="00000000" w:rsidRPr="00000000">
              <w:rPr>
                <w:rtl w:val="0"/>
              </w:rPr>
              <w:t xml:space="preserve">Documentación</w:t>
            </w:r>
          </w:p>
          <w:p w:rsidR="00000000" w:rsidDel="00000000" w:rsidP="00000000" w:rsidRDefault="00000000" w:rsidRPr="00000000" w14:paraId="00001262">
            <w:pPr>
              <w:rPr/>
            </w:pPr>
            <w:r w:rsidDel="00000000" w:rsidR="00000000" w:rsidRPr="00000000">
              <w:rPr>
                <w:rtl w:val="0"/>
              </w:rPr>
              <w:t xml:space="preserve">Regla de Negocio</w:t>
            </w:r>
          </w:p>
          <w:p w:rsidR="00000000" w:rsidDel="00000000" w:rsidP="00000000" w:rsidRDefault="00000000" w:rsidRPr="00000000" w14:paraId="00001263">
            <w:pPr>
              <w:rPr/>
            </w:pPr>
            <w:r w:rsidDel="00000000" w:rsidR="00000000" w:rsidRPr="00000000">
              <w:rPr>
                <w:rtl w:val="0"/>
              </w:rPr>
              <w:t xml:space="preserve">Normatividad</w:t>
            </w:r>
          </w:p>
        </w:tc>
        <w:tc>
          <w:tcPr>
            <w:gridSpan w:val="4"/>
          </w:tcPr>
          <w:p w:rsidR="00000000" w:rsidDel="00000000" w:rsidP="00000000" w:rsidRDefault="00000000" w:rsidRPr="00000000" w14:paraId="00001264">
            <w:pPr>
              <w:rPr/>
            </w:pPr>
            <w:r w:rsidDel="00000000" w:rsidR="00000000" w:rsidRPr="00000000">
              <w:rPr>
                <w:rtl w:val="0"/>
              </w:rPr>
              <w:t xml:space="preserve">CA_05.3.2.3</w:t>
              <w:tab/>
              <w:t xml:space="preserve">Los campos registrados que se permitiran modificar son:Nombre del empleado y Horario del empleado.</w:t>
            </w:r>
          </w:p>
        </w:tc>
      </w:tr>
      <w:tr>
        <w:trPr>
          <w:cantSplit w:val="0"/>
          <w:tblHeader w:val="0"/>
        </w:trPr>
        <w:tc>
          <w:tcPr>
            <w:vMerge w:val="continue"/>
          </w:tcPr>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1269">
            <w:pPr>
              <w:rPr/>
            </w:pPr>
            <w:r w:rsidDel="00000000" w:rsidR="00000000" w:rsidRPr="00000000">
              <w:rPr>
                <w:rtl w:val="0"/>
              </w:rPr>
              <w:t xml:space="preserve">CA_05.3.3.1</w:t>
              <w:tab/>
              <w:t xml:space="preserve">No se permitira modificar con un horario de empleado ya existente y se lanzara un mensaje de alerta de que el horario ya se encuentra registrado.</w:t>
            </w:r>
          </w:p>
        </w:tc>
      </w:tr>
      <w:tr>
        <w:trPr>
          <w:cantSplit w:val="0"/>
          <w:tblHeader w:val="0"/>
        </w:trPr>
        <w:tc>
          <w:tcPr>
            <w:vMerge w:val="continue"/>
          </w:tcPr>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126E">
            <w:pPr>
              <w:rPr/>
            </w:pPr>
            <w:r w:rsidDel="00000000" w:rsidR="00000000" w:rsidRPr="00000000">
              <w:rPr>
                <w:rtl w:val="0"/>
              </w:rPr>
              <w:t xml:space="preserve">CA_05.3.3.2</w:t>
              <w:tab/>
              <w:t xml:space="preserve">El sisteman mandara un mensaje de error o exito al modificar un horario.</w:t>
            </w:r>
          </w:p>
        </w:tc>
      </w:tr>
      <w:tr>
        <w:trPr>
          <w:cantSplit w:val="0"/>
          <w:tblHeader w:val="0"/>
        </w:trPr>
        <w:tc>
          <w:tcPr/>
          <w:p w:rsidR="00000000" w:rsidDel="00000000" w:rsidP="00000000" w:rsidRDefault="00000000" w:rsidRPr="00000000" w14:paraId="00001272">
            <w:pPr>
              <w:rPr/>
            </w:pPr>
            <w:r w:rsidDel="00000000" w:rsidR="00000000" w:rsidRPr="00000000">
              <w:rPr>
                <w:rtl w:val="0"/>
              </w:rPr>
              <w:t xml:space="preserve">Comentarios</w:t>
            </w:r>
          </w:p>
        </w:tc>
        <w:tc>
          <w:tcPr>
            <w:gridSpan w:val="4"/>
          </w:tcPr>
          <w:p w:rsidR="00000000" w:rsidDel="00000000" w:rsidP="00000000" w:rsidRDefault="00000000" w:rsidRPr="00000000" w14:paraId="00001273">
            <w:pPr>
              <w:rPr/>
            </w:pPr>
            <w:r w:rsidDel="00000000" w:rsidR="00000000" w:rsidRPr="00000000">
              <w:rPr>
                <w:rtl w:val="0"/>
              </w:rPr>
            </w:r>
          </w:p>
        </w:tc>
      </w:tr>
      <w:tr>
        <w:trPr>
          <w:cantSplit w:val="0"/>
          <w:tblHeader w:val="0"/>
        </w:trPr>
        <w:tc>
          <w:tcPr/>
          <w:p w:rsidR="00000000" w:rsidDel="00000000" w:rsidP="00000000" w:rsidRDefault="00000000" w:rsidRPr="00000000" w14:paraId="00001277">
            <w:pPr>
              <w:rPr/>
            </w:pPr>
            <w:r w:rsidDel="00000000" w:rsidR="00000000" w:rsidRPr="00000000">
              <w:rPr>
                <w:rtl w:val="0"/>
              </w:rPr>
              <w:t xml:space="preserve">Responsables</w:t>
            </w:r>
          </w:p>
        </w:tc>
        <w:tc>
          <w:tcPr>
            <w:gridSpan w:val="4"/>
          </w:tcPr>
          <w:p w:rsidR="00000000" w:rsidDel="00000000" w:rsidP="00000000" w:rsidRDefault="00000000" w:rsidRPr="00000000" w14:paraId="00001278">
            <w:pPr>
              <w:rPr/>
            </w:pPr>
            <w:r w:rsidDel="00000000" w:rsidR="00000000" w:rsidRPr="00000000">
              <w:rPr>
                <w:rtl w:val="0"/>
              </w:rPr>
              <w:t xml:space="preserve">Joel Tuiran</w:t>
            </w:r>
          </w:p>
        </w:tc>
      </w:tr>
    </w:tbl>
    <w:p w:rsidR="00000000" w:rsidDel="00000000" w:rsidP="00000000" w:rsidRDefault="00000000" w:rsidRPr="00000000" w14:paraId="0000127C">
      <w:pPr>
        <w:rPr/>
      </w:pPr>
      <w:r w:rsidDel="00000000" w:rsidR="00000000" w:rsidRPr="00000000">
        <w:rPr>
          <w:rtl w:val="0"/>
        </w:rPr>
      </w:r>
    </w:p>
    <w:p w:rsidR="00000000" w:rsidDel="00000000" w:rsidP="00000000" w:rsidRDefault="00000000" w:rsidRPr="00000000" w14:paraId="0000127D">
      <w:pPr>
        <w:rPr>
          <w:b w:val="1"/>
        </w:rPr>
      </w:pPr>
      <w:r w:rsidDel="00000000" w:rsidR="00000000" w:rsidRPr="00000000">
        <w:rPr>
          <w:rtl w:val="0"/>
        </w:rPr>
      </w:r>
    </w:p>
    <w:tbl>
      <w:tblPr>
        <w:tblStyle w:val="Table4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127E">
            <w:pPr>
              <w:rPr/>
            </w:pPr>
            <w:r w:rsidDel="00000000" w:rsidR="00000000" w:rsidRPr="00000000">
              <w:rPr>
                <w:rtl w:val="0"/>
              </w:rPr>
              <w:t xml:space="preserve">CU -</w:t>
            </w:r>
          </w:p>
        </w:tc>
        <w:tc>
          <w:tcPr>
            <w:gridSpan w:val="4"/>
          </w:tcPr>
          <w:p w:rsidR="00000000" w:rsidDel="00000000" w:rsidP="00000000" w:rsidRDefault="00000000" w:rsidRPr="00000000" w14:paraId="0000127F">
            <w:pPr>
              <w:rPr/>
            </w:pPr>
            <w:r w:rsidDel="00000000" w:rsidR="00000000" w:rsidRPr="00000000">
              <w:rPr>
                <w:i w:val="1"/>
                <w:rtl w:val="0"/>
              </w:rPr>
              <w:t xml:space="preserve">CU.05.3.4 Listar los  horarios de empleados</w:t>
            </w:r>
            <w:r w:rsidDel="00000000" w:rsidR="00000000" w:rsidRPr="00000000">
              <w:rPr>
                <w:rtl w:val="0"/>
              </w:rPr>
            </w:r>
          </w:p>
        </w:tc>
      </w:tr>
      <w:tr>
        <w:trPr>
          <w:cantSplit w:val="0"/>
          <w:tblHeader w:val="0"/>
        </w:trPr>
        <w:tc>
          <w:tcPr/>
          <w:p w:rsidR="00000000" w:rsidDel="00000000" w:rsidP="00000000" w:rsidRDefault="00000000" w:rsidRPr="00000000" w14:paraId="00001283">
            <w:pPr>
              <w:rPr/>
            </w:pPr>
            <w:r w:rsidDel="00000000" w:rsidR="00000000" w:rsidRPr="00000000">
              <w:rPr>
                <w:rtl w:val="0"/>
              </w:rPr>
              <w:t xml:space="preserve">Dependencias</w:t>
            </w:r>
          </w:p>
        </w:tc>
        <w:tc>
          <w:tcPr>
            <w:gridSpan w:val="4"/>
          </w:tcPr>
          <w:p w:rsidR="00000000" w:rsidDel="00000000" w:rsidP="00000000" w:rsidRDefault="00000000" w:rsidRPr="00000000" w14:paraId="00001284">
            <w:pPr>
              <w:rPr/>
            </w:pPr>
            <w:r w:rsidDel="00000000" w:rsidR="00000000" w:rsidRPr="00000000">
              <w:rPr>
                <w:rtl w:val="0"/>
              </w:rPr>
              <w:t xml:space="preserve">CU 05 servicios</w:t>
            </w:r>
          </w:p>
          <w:p w:rsidR="00000000" w:rsidDel="00000000" w:rsidP="00000000" w:rsidRDefault="00000000" w:rsidRPr="00000000" w14:paraId="00001285">
            <w:pPr>
              <w:rPr/>
            </w:pPr>
            <w:r w:rsidDel="00000000" w:rsidR="00000000" w:rsidRPr="00000000">
              <w:rPr>
                <w:rtl w:val="0"/>
              </w:rPr>
              <w:t xml:space="preserve">CU 05.3 Gestión horario empleados</w:t>
            </w:r>
          </w:p>
        </w:tc>
      </w:tr>
      <w:tr>
        <w:trPr>
          <w:cantSplit w:val="0"/>
          <w:tblHeader w:val="0"/>
        </w:trPr>
        <w:tc>
          <w:tcPr/>
          <w:p w:rsidR="00000000" w:rsidDel="00000000" w:rsidP="00000000" w:rsidRDefault="00000000" w:rsidRPr="00000000" w14:paraId="00001289">
            <w:pPr>
              <w:rPr/>
            </w:pPr>
            <w:r w:rsidDel="00000000" w:rsidR="00000000" w:rsidRPr="00000000">
              <w:rPr>
                <w:rtl w:val="0"/>
              </w:rPr>
              <w:t xml:space="preserve">Pre – Condiciones</w:t>
            </w:r>
          </w:p>
        </w:tc>
        <w:tc>
          <w:tcPr>
            <w:gridSpan w:val="4"/>
          </w:tcPr>
          <w:p w:rsidR="00000000" w:rsidDel="00000000" w:rsidP="00000000" w:rsidRDefault="00000000" w:rsidRPr="00000000" w14:paraId="0000128A">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128E">
            <w:pPr>
              <w:rPr/>
            </w:pPr>
            <w:r w:rsidDel="00000000" w:rsidR="00000000" w:rsidRPr="00000000">
              <w:rPr>
                <w:rtl w:val="0"/>
              </w:rPr>
              <w:t xml:space="preserve">Descripción</w:t>
            </w:r>
          </w:p>
        </w:tc>
        <w:tc>
          <w:tcPr>
            <w:gridSpan w:val="4"/>
          </w:tcPr>
          <w:p w:rsidR="00000000" w:rsidDel="00000000" w:rsidP="00000000" w:rsidRDefault="00000000" w:rsidRPr="00000000" w14:paraId="0000128F">
            <w:pPr>
              <w:rPr/>
            </w:pPr>
            <w:r w:rsidDel="00000000" w:rsidR="00000000" w:rsidRPr="00000000">
              <w:rPr>
                <w:rtl w:val="0"/>
              </w:rPr>
              <w:t xml:space="preserve">El sistema deberá comportarse como se describe en el siguiente caso de uso para visualizar la lista de horarios de empleados.</w:t>
            </w:r>
          </w:p>
        </w:tc>
      </w:tr>
      <w:tr>
        <w:trPr>
          <w:cantSplit w:val="0"/>
          <w:tblHeader w:val="0"/>
        </w:trPr>
        <w:tc>
          <w:tcPr/>
          <w:p w:rsidR="00000000" w:rsidDel="00000000" w:rsidP="00000000" w:rsidRDefault="00000000" w:rsidRPr="00000000" w14:paraId="00001293">
            <w:pPr>
              <w:rPr/>
            </w:pPr>
            <w:r w:rsidDel="00000000" w:rsidR="00000000" w:rsidRPr="00000000">
              <w:rPr>
                <w:rtl w:val="0"/>
              </w:rPr>
              <w:t xml:space="preserve">Actores</w:t>
            </w:r>
          </w:p>
        </w:tc>
        <w:tc>
          <w:tcPr>
            <w:gridSpan w:val="4"/>
          </w:tcPr>
          <w:p w:rsidR="00000000" w:rsidDel="00000000" w:rsidP="00000000" w:rsidRDefault="00000000" w:rsidRPr="00000000" w14:paraId="00001294">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1298">
            <w:pPr>
              <w:rPr/>
            </w:pPr>
            <w:r w:rsidDel="00000000" w:rsidR="00000000" w:rsidRPr="00000000">
              <w:rPr>
                <w:rtl w:val="0"/>
              </w:rPr>
              <w:t xml:space="preserve">Secuencia Normal</w:t>
            </w:r>
          </w:p>
        </w:tc>
        <w:tc>
          <w:tcPr/>
          <w:p w:rsidR="00000000" w:rsidDel="00000000" w:rsidP="00000000" w:rsidRDefault="00000000" w:rsidRPr="00000000" w14:paraId="00001299">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129A">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29E">
            <w:pPr>
              <w:rPr/>
            </w:pPr>
            <w:r w:rsidDel="00000000" w:rsidR="00000000" w:rsidRPr="00000000">
              <w:rPr>
                <w:rtl w:val="0"/>
              </w:rPr>
              <w:t xml:space="preserve">1</w:t>
            </w:r>
          </w:p>
        </w:tc>
        <w:tc>
          <w:tcPr>
            <w:gridSpan w:val="3"/>
          </w:tcPr>
          <w:p w:rsidR="00000000" w:rsidDel="00000000" w:rsidP="00000000" w:rsidRDefault="00000000" w:rsidRPr="00000000" w14:paraId="0000129F">
            <w:pPr>
              <w:rPr/>
            </w:pPr>
            <w:r w:rsidDel="00000000" w:rsidR="00000000" w:rsidRPr="00000000">
              <w:rPr>
                <w:rtl w:val="0"/>
              </w:rPr>
              <w:t xml:space="preserve">El usuario ingresa al módulo de  horario de empleados</w:t>
            </w:r>
          </w:p>
        </w:tc>
      </w:tr>
      <w:tr>
        <w:trPr>
          <w:cantSplit w:val="0"/>
          <w:tblHeader w:val="0"/>
        </w:trPr>
        <w:tc>
          <w:tcPr>
            <w:vMerge w:val="continue"/>
          </w:tcPr>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A3">
            <w:pPr>
              <w:rPr/>
            </w:pPr>
            <w:r w:rsidDel="00000000" w:rsidR="00000000" w:rsidRPr="00000000">
              <w:rPr>
                <w:rtl w:val="0"/>
              </w:rPr>
              <w:t xml:space="preserve">2</w:t>
            </w:r>
          </w:p>
        </w:tc>
        <w:tc>
          <w:tcPr>
            <w:gridSpan w:val="3"/>
          </w:tcPr>
          <w:p w:rsidR="00000000" w:rsidDel="00000000" w:rsidP="00000000" w:rsidRDefault="00000000" w:rsidRPr="00000000" w14:paraId="000012A4">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A8">
            <w:pPr>
              <w:rPr/>
            </w:pPr>
            <w:r w:rsidDel="00000000" w:rsidR="00000000" w:rsidRPr="00000000">
              <w:rPr>
                <w:rtl w:val="0"/>
              </w:rPr>
              <w:t xml:space="preserve">3</w:t>
            </w:r>
          </w:p>
        </w:tc>
        <w:tc>
          <w:tcPr>
            <w:gridSpan w:val="3"/>
          </w:tcPr>
          <w:p w:rsidR="00000000" w:rsidDel="00000000" w:rsidP="00000000" w:rsidRDefault="00000000" w:rsidRPr="00000000" w14:paraId="000012A9">
            <w:pPr>
              <w:rPr/>
            </w:pPr>
            <w:r w:rsidDel="00000000" w:rsidR="00000000" w:rsidRPr="00000000">
              <w:rPr>
                <w:rtl w:val="0"/>
              </w:rPr>
              <w:t xml:space="preserve">El sistema genera el objeto de lista horario de empleados</w:t>
            </w:r>
          </w:p>
        </w:tc>
      </w:tr>
      <w:tr>
        <w:trPr>
          <w:cantSplit w:val="0"/>
          <w:tblHeader w:val="0"/>
        </w:trPr>
        <w:tc>
          <w:tcPr>
            <w:vMerge w:val="continue"/>
          </w:tcPr>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AD">
            <w:pPr>
              <w:rPr/>
            </w:pPr>
            <w:r w:rsidDel="00000000" w:rsidR="00000000" w:rsidRPr="00000000">
              <w:rPr>
                <w:rtl w:val="0"/>
              </w:rPr>
              <w:t xml:space="preserve">4</w:t>
            </w:r>
          </w:p>
        </w:tc>
        <w:tc>
          <w:tcPr>
            <w:gridSpan w:val="3"/>
          </w:tcPr>
          <w:p w:rsidR="00000000" w:rsidDel="00000000" w:rsidP="00000000" w:rsidRDefault="00000000" w:rsidRPr="00000000" w14:paraId="000012AE">
            <w:pPr>
              <w:rPr/>
            </w:pPr>
            <w:r w:rsidDel="00000000" w:rsidR="00000000" w:rsidRPr="00000000">
              <w:rPr>
                <w:rtl w:val="0"/>
              </w:rPr>
              <w:t xml:space="preserve">El sistema despliega la lista de los horarios de empleados</w:t>
            </w:r>
          </w:p>
          <w:p w:rsidR="00000000" w:rsidDel="00000000" w:rsidP="00000000" w:rsidRDefault="00000000" w:rsidRPr="00000000" w14:paraId="000012AF">
            <w:pPr>
              <w:rPr/>
            </w:pPr>
            <w:r w:rsidDel="00000000" w:rsidR="00000000" w:rsidRPr="00000000">
              <w:rPr>
                <w:rtl w:val="0"/>
              </w:rPr>
              <w:t xml:space="preserve">CU05.3.6 Cambiar estado de un horario de empleado</w:t>
            </w:r>
          </w:p>
          <w:p w:rsidR="00000000" w:rsidDel="00000000" w:rsidP="00000000" w:rsidRDefault="00000000" w:rsidRPr="00000000" w14:paraId="000012B0">
            <w:pPr>
              <w:rPr/>
            </w:pPr>
            <w:r w:rsidDel="00000000" w:rsidR="00000000" w:rsidRPr="00000000">
              <w:rPr>
                <w:rtl w:val="0"/>
              </w:rPr>
              <w:t xml:space="preserve">CU05.3.3 Editar un horario de empleado</w:t>
            </w:r>
          </w:p>
        </w:tc>
      </w:tr>
      <w:tr>
        <w:trPr>
          <w:cantSplit w:val="0"/>
          <w:tblHeader w:val="0"/>
        </w:trPr>
        <w:tc>
          <w:tcPr/>
          <w:p w:rsidR="00000000" w:rsidDel="00000000" w:rsidP="00000000" w:rsidRDefault="00000000" w:rsidRPr="00000000" w14:paraId="000012B3">
            <w:pPr>
              <w:rPr/>
            </w:pPr>
            <w:r w:rsidDel="00000000" w:rsidR="00000000" w:rsidRPr="00000000">
              <w:rPr>
                <w:rtl w:val="0"/>
              </w:rPr>
              <w:t xml:space="preserve">Post - Condición</w:t>
            </w:r>
          </w:p>
        </w:tc>
        <w:tc>
          <w:tcPr>
            <w:gridSpan w:val="4"/>
          </w:tcPr>
          <w:p w:rsidR="00000000" w:rsidDel="00000000" w:rsidP="00000000" w:rsidRDefault="00000000" w:rsidRPr="00000000" w14:paraId="000012B4">
            <w:pPr>
              <w:rPr/>
            </w:pPr>
            <w:r w:rsidDel="00000000" w:rsidR="00000000" w:rsidRPr="00000000">
              <w:rPr>
                <w:rtl w:val="0"/>
              </w:rPr>
              <w:t xml:space="preserve">Se ha mostrado la lista de los horarios de empleados </w:t>
            </w:r>
          </w:p>
        </w:tc>
      </w:tr>
      <w:tr>
        <w:trPr>
          <w:cantSplit w:val="0"/>
          <w:tblHeader w:val="0"/>
        </w:trPr>
        <w:tc>
          <w:tcPr/>
          <w:p w:rsidR="00000000" w:rsidDel="00000000" w:rsidP="00000000" w:rsidRDefault="00000000" w:rsidRPr="00000000" w14:paraId="000012B8">
            <w:pPr>
              <w:rPr/>
            </w:pPr>
            <w:r w:rsidDel="00000000" w:rsidR="00000000" w:rsidRPr="00000000">
              <w:rPr>
                <w:rtl w:val="0"/>
              </w:rPr>
              <w:t xml:space="preserve">Excepciones</w:t>
            </w:r>
          </w:p>
        </w:tc>
        <w:tc>
          <w:tcPr/>
          <w:p w:rsidR="00000000" w:rsidDel="00000000" w:rsidP="00000000" w:rsidRDefault="00000000" w:rsidRPr="00000000" w14:paraId="000012B9">
            <w:pPr>
              <w:rPr/>
            </w:pPr>
            <w:r w:rsidDel="00000000" w:rsidR="00000000" w:rsidRPr="00000000">
              <w:rPr>
                <w:rtl w:val="0"/>
              </w:rPr>
              <w:t xml:space="preserve">Paso</w:t>
            </w:r>
          </w:p>
        </w:tc>
        <w:tc>
          <w:tcPr>
            <w:gridSpan w:val="3"/>
          </w:tcPr>
          <w:p w:rsidR="00000000" w:rsidDel="00000000" w:rsidP="00000000" w:rsidRDefault="00000000" w:rsidRPr="00000000" w14:paraId="000012BA">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2BD">
            <w:pPr>
              <w:rPr/>
            </w:pPr>
            <w:r w:rsidDel="00000000" w:rsidR="00000000" w:rsidRPr="00000000">
              <w:rPr>
                <w:rtl w:val="0"/>
              </w:rPr>
            </w:r>
          </w:p>
        </w:tc>
        <w:tc>
          <w:tcPr>
            <w:vMerge w:val="restart"/>
          </w:tcPr>
          <w:p w:rsidR="00000000" w:rsidDel="00000000" w:rsidP="00000000" w:rsidRDefault="00000000" w:rsidRPr="00000000" w14:paraId="000012BE">
            <w:pPr>
              <w:rPr/>
            </w:pPr>
            <w:r w:rsidDel="00000000" w:rsidR="00000000" w:rsidRPr="00000000">
              <w:rPr>
                <w:rtl w:val="0"/>
              </w:rPr>
            </w:r>
          </w:p>
        </w:tc>
        <w:tc>
          <w:tcPr>
            <w:gridSpan w:val="3"/>
          </w:tcPr>
          <w:p w:rsidR="00000000" w:rsidDel="00000000" w:rsidP="00000000" w:rsidRDefault="00000000" w:rsidRPr="00000000" w14:paraId="000012BF">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2C4">
            <w:pPr>
              <w:jc w:val="right"/>
              <w:rPr/>
            </w:pPr>
            <w:r w:rsidDel="00000000" w:rsidR="00000000" w:rsidRPr="00000000">
              <w:rPr>
                <w:rtl w:val="0"/>
              </w:rPr>
            </w:r>
          </w:p>
        </w:tc>
        <w:tc>
          <w:tcPr/>
          <w:p w:rsidR="00000000" w:rsidDel="00000000" w:rsidP="00000000" w:rsidRDefault="00000000" w:rsidRPr="00000000" w14:paraId="000012C6">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2C9">
            <w:pPr>
              <w:jc w:val="right"/>
              <w:rPr/>
            </w:pPr>
            <w:r w:rsidDel="00000000" w:rsidR="00000000" w:rsidRPr="00000000">
              <w:rPr>
                <w:rtl w:val="0"/>
              </w:rPr>
            </w:r>
          </w:p>
        </w:tc>
        <w:tc>
          <w:tcPr/>
          <w:p w:rsidR="00000000" w:rsidDel="00000000" w:rsidP="00000000" w:rsidRDefault="00000000" w:rsidRPr="00000000" w14:paraId="000012CB">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2CE">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D3">
            <w:pPr>
              <w:jc w:val="right"/>
              <w:rPr/>
            </w:pPr>
            <w:r w:rsidDel="00000000" w:rsidR="00000000" w:rsidRPr="00000000">
              <w:rPr>
                <w:rtl w:val="0"/>
              </w:rPr>
            </w:r>
          </w:p>
        </w:tc>
        <w:tc>
          <w:tcPr>
            <w:gridSpan w:val="2"/>
          </w:tcPr>
          <w:p w:rsidR="00000000" w:rsidDel="00000000" w:rsidP="00000000" w:rsidRDefault="00000000" w:rsidRPr="00000000" w14:paraId="000012D4">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2D8">
            <w:pPr>
              <w:jc w:val="right"/>
              <w:rPr/>
            </w:pPr>
            <w:r w:rsidDel="00000000" w:rsidR="00000000" w:rsidRPr="00000000">
              <w:rPr>
                <w:rtl w:val="0"/>
              </w:rPr>
            </w:r>
          </w:p>
        </w:tc>
        <w:tc>
          <w:tcPr>
            <w:gridSpan w:val="2"/>
          </w:tcPr>
          <w:p w:rsidR="00000000" w:rsidDel="00000000" w:rsidP="00000000" w:rsidRDefault="00000000" w:rsidRPr="00000000" w14:paraId="000012D9">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2DB">
            <w:pPr>
              <w:rPr/>
            </w:pPr>
            <w:r w:rsidDel="00000000" w:rsidR="00000000" w:rsidRPr="00000000">
              <w:rPr>
                <w:rtl w:val="0"/>
              </w:rPr>
              <w:t xml:space="preserve">Documentación</w:t>
            </w:r>
          </w:p>
          <w:p w:rsidR="00000000" w:rsidDel="00000000" w:rsidP="00000000" w:rsidRDefault="00000000" w:rsidRPr="00000000" w14:paraId="000012DC">
            <w:pPr>
              <w:rPr/>
            </w:pPr>
            <w:r w:rsidDel="00000000" w:rsidR="00000000" w:rsidRPr="00000000">
              <w:rPr>
                <w:rtl w:val="0"/>
              </w:rPr>
              <w:t xml:space="preserve">Regla de Negocio</w:t>
            </w:r>
          </w:p>
          <w:p w:rsidR="00000000" w:rsidDel="00000000" w:rsidP="00000000" w:rsidRDefault="00000000" w:rsidRPr="00000000" w14:paraId="000012DD">
            <w:pPr>
              <w:rPr/>
            </w:pPr>
            <w:r w:rsidDel="00000000" w:rsidR="00000000" w:rsidRPr="00000000">
              <w:rPr>
                <w:rtl w:val="0"/>
              </w:rPr>
              <w:t xml:space="preserve">Normatividad</w:t>
            </w:r>
          </w:p>
        </w:tc>
        <w:tc>
          <w:tcPr>
            <w:gridSpan w:val="4"/>
          </w:tcPr>
          <w:p w:rsidR="00000000" w:rsidDel="00000000" w:rsidP="00000000" w:rsidRDefault="00000000" w:rsidRPr="00000000" w14:paraId="000012DE">
            <w:pPr>
              <w:rPr/>
            </w:pPr>
            <w:r w:rsidDel="00000000" w:rsidR="00000000" w:rsidRPr="00000000">
              <w:rPr>
                <w:rtl w:val="0"/>
              </w:rPr>
              <w:t xml:space="preserve">CA_05.3.3.3</w:t>
              <w:tab/>
              <w:t xml:space="preserve">Se mostraran los horarios que estan registrados</w:t>
            </w:r>
          </w:p>
        </w:tc>
      </w:tr>
      <w:tr>
        <w:trPr>
          <w:cantSplit w:val="0"/>
          <w:tblHeader w:val="0"/>
        </w:trPr>
        <w:tc>
          <w:tcPr>
            <w:vMerge w:val="continue"/>
          </w:tcPr>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12E3">
            <w:pPr>
              <w:rPr/>
            </w:pPr>
            <w:r w:rsidDel="00000000" w:rsidR="00000000" w:rsidRPr="00000000">
              <w:rPr>
                <w:rtl w:val="0"/>
              </w:rPr>
              <w:t xml:space="preserve">CA_05.3.4.1</w:t>
              <w:tab/>
              <w:t xml:space="preserve">No se mostraran registros en los que algun campo este vacio.</w:t>
            </w:r>
          </w:p>
        </w:tc>
      </w:tr>
      <w:tr>
        <w:trPr>
          <w:cantSplit w:val="0"/>
          <w:tblHeader w:val="0"/>
        </w:trPr>
        <w:tc>
          <w:tcPr/>
          <w:p w:rsidR="00000000" w:rsidDel="00000000" w:rsidP="00000000" w:rsidRDefault="00000000" w:rsidRPr="00000000" w14:paraId="000012E7">
            <w:pPr>
              <w:rPr/>
            </w:pPr>
            <w:r w:rsidDel="00000000" w:rsidR="00000000" w:rsidRPr="00000000">
              <w:rPr>
                <w:rtl w:val="0"/>
              </w:rPr>
              <w:t xml:space="preserve">Comentarios</w:t>
            </w:r>
          </w:p>
        </w:tc>
        <w:tc>
          <w:tcPr>
            <w:gridSpan w:val="4"/>
          </w:tcPr>
          <w:p w:rsidR="00000000" w:rsidDel="00000000" w:rsidP="00000000" w:rsidRDefault="00000000" w:rsidRPr="00000000" w14:paraId="000012E8">
            <w:pPr>
              <w:rPr/>
            </w:pPr>
            <w:r w:rsidDel="00000000" w:rsidR="00000000" w:rsidRPr="00000000">
              <w:rPr>
                <w:rtl w:val="0"/>
              </w:rPr>
            </w:r>
          </w:p>
        </w:tc>
      </w:tr>
      <w:tr>
        <w:trPr>
          <w:cantSplit w:val="0"/>
          <w:tblHeader w:val="0"/>
        </w:trPr>
        <w:tc>
          <w:tcPr/>
          <w:p w:rsidR="00000000" w:rsidDel="00000000" w:rsidP="00000000" w:rsidRDefault="00000000" w:rsidRPr="00000000" w14:paraId="000012EC">
            <w:pPr>
              <w:rPr/>
            </w:pPr>
            <w:r w:rsidDel="00000000" w:rsidR="00000000" w:rsidRPr="00000000">
              <w:rPr>
                <w:rtl w:val="0"/>
              </w:rPr>
              <w:t xml:space="preserve">Responsables</w:t>
            </w:r>
          </w:p>
        </w:tc>
        <w:tc>
          <w:tcPr>
            <w:gridSpan w:val="4"/>
          </w:tcPr>
          <w:p w:rsidR="00000000" w:rsidDel="00000000" w:rsidP="00000000" w:rsidRDefault="00000000" w:rsidRPr="00000000" w14:paraId="000012ED">
            <w:pPr>
              <w:rPr/>
            </w:pPr>
            <w:r w:rsidDel="00000000" w:rsidR="00000000" w:rsidRPr="00000000">
              <w:rPr>
                <w:rtl w:val="0"/>
              </w:rPr>
              <w:t xml:space="preserve">Joel Tuiran</w:t>
            </w:r>
          </w:p>
        </w:tc>
      </w:tr>
    </w:tbl>
    <w:p w:rsidR="00000000" w:rsidDel="00000000" w:rsidP="00000000" w:rsidRDefault="00000000" w:rsidRPr="00000000" w14:paraId="000012F1">
      <w:pPr>
        <w:rPr>
          <w:b w:val="1"/>
        </w:rPr>
      </w:pPr>
      <w:r w:rsidDel="00000000" w:rsidR="00000000" w:rsidRPr="00000000">
        <w:rPr>
          <w:rtl w:val="0"/>
        </w:rPr>
      </w:r>
    </w:p>
    <w:p w:rsidR="00000000" w:rsidDel="00000000" w:rsidP="00000000" w:rsidRDefault="00000000" w:rsidRPr="00000000" w14:paraId="000012F2">
      <w:pPr>
        <w:rPr>
          <w:b w:val="1"/>
        </w:rPr>
      </w:pPr>
      <w:r w:rsidDel="00000000" w:rsidR="00000000" w:rsidRPr="00000000">
        <w:rPr>
          <w:rtl w:val="0"/>
        </w:rPr>
      </w:r>
    </w:p>
    <w:p w:rsidR="00000000" w:rsidDel="00000000" w:rsidP="00000000" w:rsidRDefault="00000000" w:rsidRPr="00000000" w14:paraId="000012F3">
      <w:pPr>
        <w:rPr/>
      </w:pPr>
      <w:r w:rsidDel="00000000" w:rsidR="00000000" w:rsidRPr="00000000">
        <w:rPr>
          <w:rtl w:val="0"/>
        </w:rPr>
      </w:r>
    </w:p>
    <w:p w:rsidR="00000000" w:rsidDel="00000000" w:rsidP="00000000" w:rsidRDefault="00000000" w:rsidRPr="00000000" w14:paraId="000012F4">
      <w:pPr>
        <w:rPr/>
      </w:pPr>
      <w:r w:rsidDel="00000000" w:rsidR="00000000" w:rsidRPr="00000000">
        <w:rPr>
          <w:rtl w:val="0"/>
        </w:rPr>
      </w:r>
    </w:p>
    <w:p w:rsidR="00000000" w:rsidDel="00000000" w:rsidP="00000000" w:rsidRDefault="00000000" w:rsidRPr="00000000" w14:paraId="000012F5">
      <w:pPr>
        <w:rPr/>
      </w:pPr>
      <w:r w:rsidDel="00000000" w:rsidR="00000000" w:rsidRPr="00000000">
        <w:rPr>
          <w:rtl w:val="0"/>
        </w:rPr>
      </w:r>
    </w:p>
    <w:p w:rsidR="00000000" w:rsidDel="00000000" w:rsidP="00000000" w:rsidRDefault="00000000" w:rsidRPr="00000000" w14:paraId="000012F6">
      <w:pPr>
        <w:rPr/>
      </w:pPr>
      <w:r w:rsidDel="00000000" w:rsidR="00000000" w:rsidRPr="00000000">
        <w:rPr>
          <w:rtl w:val="0"/>
        </w:rPr>
      </w:r>
    </w:p>
    <w:p w:rsidR="00000000" w:rsidDel="00000000" w:rsidP="00000000" w:rsidRDefault="00000000" w:rsidRPr="00000000" w14:paraId="000012F7">
      <w:pPr>
        <w:rPr/>
      </w:pPr>
      <w:r w:rsidDel="00000000" w:rsidR="00000000" w:rsidRPr="00000000">
        <w:rPr>
          <w:rtl w:val="0"/>
        </w:rPr>
      </w:r>
    </w:p>
    <w:tbl>
      <w:tblPr>
        <w:tblStyle w:val="Table4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748"/>
        <w:gridCol w:w="85"/>
        <w:gridCol w:w="4920"/>
        <w:tblGridChange w:id="0">
          <w:tblGrid>
            <w:gridCol w:w="2096"/>
            <w:gridCol w:w="979"/>
            <w:gridCol w:w="748"/>
            <w:gridCol w:w="85"/>
            <w:gridCol w:w="4920"/>
          </w:tblGrid>
        </w:tblGridChange>
      </w:tblGrid>
      <w:tr>
        <w:trPr>
          <w:cantSplit w:val="0"/>
          <w:tblHeader w:val="0"/>
        </w:trPr>
        <w:tc>
          <w:tcPr/>
          <w:p w:rsidR="00000000" w:rsidDel="00000000" w:rsidP="00000000" w:rsidRDefault="00000000" w:rsidRPr="00000000" w14:paraId="000012F8">
            <w:pPr>
              <w:rPr/>
            </w:pPr>
            <w:r w:rsidDel="00000000" w:rsidR="00000000" w:rsidRPr="00000000">
              <w:rPr>
                <w:rtl w:val="0"/>
              </w:rPr>
              <w:t xml:space="preserve">CU -</w:t>
            </w:r>
          </w:p>
        </w:tc>
        <w:tc>
          <w:tcPr>
            <w:gridSpan w:val="4"/>
          </w:tcPr>
          <w:p w:rsidR="00000000" w:rsidDel="00000000" w:rsidP="00000000" w:rsidRDefault="00000000" w:rsidRPr="00000000" w14:paraId="000012F9">
            <w:pPr>
              <w:rPr/>
            </w:pPr>
            <w:r w:rsidDel="00000000" w:rsidR="00000000" w:rsidRPr="00000000">
              <w:rPr>
                <w:i w:val="1"/>
                <w:rtl w:val="0"/>
              </w:rPr>
              <w:t xml:space="preserve">CU.05.3.5 buscar horarios de los empleados</w:t>
            </w:r>
            <w:r w:rsidDel="00000000" w:rsidR="00000000" w:rsidRPr="00000000">
              <w:rPr>
                <w:rtl w:val="0"/>
              </w:rPr>
            </w:r>
          </w:p>
        </w:tc>
      </w:tr>
      <w:tr>
        <w:trPr>
          <w:cantSplit w:val="0"/>
          <w:tblHeader w:val="0"/>
        </w:trPr>
        <w:tc>
          <w:tcPr/>
          <w:p w:rsidR="00000000" w:rsidDel="00000000" w:rsidP="00000000" w:rsidRDefault="00000000" w:rsidRPr="00000000" w14:paraId="000012FD">
            <w:pPr>
              <w:rPr/>
            </w:pPr>
            <w:r w:rsidDel="00000000" w:rsidR="00000000" w:rsidRPr="00000000">
              <w:rPr>
                <w:rtl w:val="0"/>
              </w:rPr>
              <w:t xml:space="preserve">Dependencias</w:t>
            </w:r>
          </w:p>
        </w:tc>
        <w:tc>
          <w:tcPr>
            <w:gridSpan w:val="4"/>
          </w:tcPr>
          <w:p w:rsidR="00000000" w:rsidDel="00000000" w:rsidP="00000000" w:rsidRDefault="00000000" w:rsidRPr="00000000" w14:paraId="000012FE">
            <w:pPr>
              <w:rPr/>
            </w:pPr>
            <w:r w:rsidDel="00000000" w:rsidR="00000000" w:rsidRPr="00000000">
              <w:rPr>
                <w:rtl w:val="0"/>
              </w:rPr>
              <w:t xml:space="preserve">CU 05 servicios</w:t>
            </w:r>
          </w:p>
          <w:p w:rsidR="00000000" w:rsidDel="00000000" w:rsidP="00000000" w:rsidRDefault="00000000" w:rsidRPr="00000000" w14:paraId="000012FF">
            <w:pPr>
              <w:rPr/>
            </w:pPr>
            <w:r w:rsidDel="00000000" w:rsidR="00000000" w:rsidRPr="00000000">
              <w:rPr>
                <w:rtl w:val="0"/>
              </w:rPr>
              <w:t xml:space="preserve">CU 05.3 Gestión programación de empleados</w:t>
            </w:r>
          </w:p>
        </w:tc>
      </w:tr>
      <w:tr>
        <w:trPr>
          <w:cantSplit w:val="0"/>
          <w:tblHeader w:val="0"/>
        </w:trPr>
        <w:tc>
          <w:tcPr/>
          <w:p w:rsidR="00000000" w:rsidDel="00000000" w:rsidP="00000000" w:rsidRDefault="00000000" w:rsidRPr="00000000" w14:paraId="00001303">
            <w:pPr>
              <w:rPr/>
            </w:pPr>
            <w:r w:rsidDel="00000000" w:rsidR="00000000" w:rsidRPr="00000000">
              <w:rPr>
                <w:rtl w:val="0"/>
              </w:rPr>
              <w:t xml:space="preserve">Pre – Condiciones</w:t>
            </w:r>
          </w:p>
        </w:tc>
        <w:tc>
          <w:tcPr>
            <w:gridSpan w:val="4"/>
          </w:tcPr>
          <w:p w:rsidR="00000000" w:rsidDel="00000000" w:rsidP="00000000" w:rsidRDefault="00000000" w:rsidRPr="00000000" w14:paraId="00001304">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1308">
            <w:pPr>
              <w:rPr/>
            </w:pPr>
            <w:r w:rsidDel="00000000" w:rsidR="00000000" w:rsidRPr="00000000">
              <w:rPr>
                <w:rtl w:val="0"/>
              </w:rPr>
              <w:t xml:space="preserve">Descripción</w:t>
            </w:r>
          </w:p>
        </w:tc>
        <w:tc>
          <w:tcPr>
            <w:gridSpan w:val="4"/>
          </w:tcPr>
          <w:p w:rsidR="00000000" w:rsidDel="00000000" w:rsidP="00000000" w:rsidRDefault="00000000" w:rsidRPr="00000000" w14:paraId="00001309">
            <w:pPr>
              <w:rPr/>
            </w:pPr>
            <w:r w:rsidDel="00000000" w:rsidR="00000000" w:rsidRPr="00000000">
              <w:rPr>
                <w:rtl w:val="0"/>
              </w:rPr>
              <w:t xml:space="preserve">El sistema deberá comportarse como se describe en el siguiente caso de uso para buscar información sobre los horarios de empleados.</w:t>
            </w:r>
          </w:p>
        </w:tc>
      </w:tr>
      <w:tr>
        <w:trPr>
          <w:cantSplit w:val="0"/>
          <w:tblHeader w:val="0"/>
        </w:trPr>
        <w:tc>
          <w:tcPr/>
          <w:p w:rsidR="00000000" w:rsidDel="00000000" w:rsidP="00000000" w:rsidRDefault="00000000" w:rsidRPr="00000000" w14:paraId="0000130D">
            <w:pPr>
              <w:rPr/>
            </w:pPr>
            <w:r w:rsidDel="00000000" w:rsidR="00000000" w:rsidRPr="00000000">
              <w:rPr>
                <w:rtl w:val="0"/>
              </w:rPr>
            </w:r>
          </w:p>
        </w:tc>
        <w:tc>
          <w:tcPr>
            <w:gridSpan w:val="4"/>
          </w:tcPr>
          <w:p w:rsidR="00000000" w:rsidDel="00000000" w:rsidP="00000000" w:rsidRDefault="00000000" w:rsidRPr="00000000" w14:paraId="0000130E">
            <w:pPr>
              <w:rPr/>
            </w:pPr>
            <w:r w:rsidDel="00000000" w:rsidR="00000000" w:rsidRPr="00000000">
              <w:rPr>
                <w:rtl w:val="0"/>
              </w:rPr>
            </w:r>
          </w:p>
        </w:tc>
      </w:tr>
      <w:tr>
        <w:trPr>
          <w:cantSplit w:val="0"/>
          <w:tblHeader w:val="0"/>
        </w:trPr>
        <w:tc>
          <w:tcPr/>
          <w:p w:rsidR="00000000" w:rsidDel="00000000" w:rsidP="00000000" w:rsidRDefault="00000000" w:rsidRPr="00000000" w14:paraId="00001312">
            <w:pPr>
              <w:rPr/>
            </w:pPr>
            <w:r w:rsidDel="00000000" w:rsidR="00000000" w:rsidRPr="00000000">
              <w:rPr>
                <w:rtl w:val="0"/>
              </w:rPr>
              <w:t xml:space="preserve">Actores</w:t>
            </w:r>
          </w:p>
        </w:tc>
        <w:tc>
          <w:tcPr>
            <w:gridSpan w:val="4"/>
          </w:tcPr>
          <w:p w:rsidR="00000000" w:rsidDel="00000000" w:rsidP="00000000" w:rsidRDefault="00000000" w:rsidRPr="00000000" w14:paraId="00001313">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1317">
            <w:pPr>
              <w:rPr/>
            </w:pPr>
            <w:r w:rsidDel="00000000" w:rsidR="00000000" w:rsidRPr="00000000">
              <w:rPr>
                <w:rtl w:val="0"/>
              </w:rPr>
              <w:t xml:space="preserve">Secuencia Normal</w:t>
            </w:r>
          </w:p>
        </w:tc>
        <w:tc>
          <w:tcPr/>
          <w:p w:rsidR="00000000" w:rsidDel="00000000" w:rsidP="00000000" w:rsidRDefault="00000000" w:rsidRPr="00000000" w14:paraId="00001318">
            <w:pPr>
              <w:rPr>
                <w:b w:val="1"/>
              </w:rPr>
            </w:pPr>
            <w:r w:rsidDel="00000000" w:rsidR="00000000" w:rsidRPr="00000000">
              <w:rPr>
                <w:b w:val="1"/>
                <w:rtl w:val="0"/>
              </w:rPr>
              <w:t xml:space="preserve">Paso</w:t>
            </w:r>
          </w:p>
        </w:tc>
        <w:tc>
          <w:tcPr>
            <w:gridSpan w:val="3"/>
          </w:tcPr>
          <w:p w:rsidR="00000000" w:rsidDel="00000000" w:rsidP="00000000" w:rsidRDefault="00000000" w:rsidRPr="00000000" w14:paraId="00001319">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31D">
            <w:pPr>
              <w:rPr/>
            </w:pPr>
            <w:r w:rsidDel="00000000" w:rsidR="00000000" w:rsidRPr="00000000">
              <w:rPr>
                <w:rtl w:val="0"/>
              </w:rPr>
              <w:t xml:space="preserve">1</w:t>
            </w:r>
          </w:p>
        </w:tc>
        <w:tc>
          <w:tcPr>
            <w:gridSpan w:val="3"/>
          </w:tcPr>
          <w:p w:rsidR="00000000" w:rsidDel="00000000" w:rsidP="00000000" w:rsidRDefault="00000000" w:rsidRPr="00000000" w14:paraId="0000131E">
            <w:pPr>
              <w:rPr/>
            </w:pPr>
            <w:r w:rsidDel="00000000" w:rsidR="00000000" w:rsidRPr="00000000">
              <w:rPr>
                <w:rtl w:val="0"/>
              </w:rPr>
              <w:t xml:space="preserve">El usuario ingresa a buscar información sobre los horarios de empleados</w:t>
            </w:r>
          </w:p>
        </w:tc>
      </w:tr>
      <w:tr>
        <w:trPr>
          <w:cantSplit w:val="0"/>
          <w:tblHeader w:val="0"/>
        </w:trPr>
        <w:tc>
          <w:tcPr>
            <w:vMerge w:val="continue"/>
          </w:tcPr>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22">
            <w:pPr>
              <w:rPr/>
            </w:pPr>
            <w:r w:rsidDel="00000000" w:rsidR="00000000" w:rsidRPr="00000000">
              <w:rPr>
                <w:rtl w:val="0"/>
              </w:rPr>
              <w:t xml:space="preserve">2</w:t>
            </w:r>
          </w:p>
        </w:tc>
        <w:tc>
          <w:tcPr>
            <w:gridSpan w:val="3"/>
          </w:tcPr>
          <w:p w:rsidR="00000000" w:rsidDel="00000000" w:rsidP="00000000" w:rsidRDefault="00000000" w:rsidRPr="00000000" w14:paraId="00001323">
            <w:pPr>
              <w:rPr/>
            </w:pPr>
            <w:r w:rsidDel="00000000" w:rsidR="00000000" w:rsidRPr="00000000">
              <w:rPr>
                <w:rtl w:val="0"/>
              </w:rPr>
              <w:t xml:space="preserve">El sistema toma el dato de búsqueda</w:t>
            </w:r>
          </w:p>
        </w:tc>
      </w:tr>
      <w:tr>
        <w:trPr>
          <w:cantSplit w:val="0"/>
          <w:tblHeader w:val="0"/>
        </w:trPr>
        <w:tc>
          <w:tcPr>
            <w:vMerge w:val="continue"/>
          </w:tcPr>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27">
            <w:pPr>
              <w:rPr/>
            </w:pPr>
            <w:r w:rsidDel="00000000" w:rsidR="00000000" w:rsidRPr="00000000">
              <w:rPr>
                <w:rtl w:val="0"/>
              </w:rPr>
              <w:t xml:space="preserve">3</w:t>
            </w:r>
          </w:p>
        </w:tc>
        <w:tc>
          <w:tcPr>
            <w:gridSpan w:val="3"/>
          </w:tcPr>
          <w:p w:rsidR="00000000" w:rsidDel="00000000" w:rsidP="00000000" w:rsidRDefault="00000000" w:rsidRPr="00000000" w14:paraId="00001328">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2C">
            <w:pPr>
              <w:rPr/>
            </w:pPr>
            <w:r w:rsidDel="00000000" w:rsidR="00000000" w:rsidRPr="00000000">
              <w:rPr>
                <w:rtl w:val="0"/>
              </w:rPr>
              <w:t xml:space="preserve">4</w:t>
            </w:r>
          </w:p>
        </w:tc>
        <w:tc>
          <w:tcPr>
            <w:gridSpan w:val="3"/>
          </w:tcPr>
          <w:p w:rsidR="00000000" w:rsidDel="00000000" w:rsidP="00000000" w:rsidRDefault="00000000" w:rsidRPr="00000000" w14:paraId="0000132D">
            <w:pPr>
              <w:rPr/>
            </w:pPr>
            <w:r w:rsidDel="00000000" w:rsidR="00000000" w:rsidRPr="00000000">
              <w:rPr>
                <w:rtl w:val="0"/>
              </w:rPr>
              <w:t xml:space="preserve">El sistema ejecuta el CU05.3.5</w:t>
            </w:r>
          </w:p>
        </w:tc>
      </w:tr>
      <w:tr>
        <w:trPr>
          <w:cantSplit w:val="0"/>
          <w:tblHeader w:val="0"/>
        </w:trPr>
        <w:tc>
          <w:tcPr/>
          <w:p w:rsidR="00000000" w:rsidDel="00000000" w:rsidP="00000000" w:rsidRDefault="00000000" w:rsidRPr="00000000" w14:paraId="00001330">
            <w:pPr>
              <w:rPr/>
            </w:pPr>
            <w:r w:rsidDel="00000000" w:rsidR="00000000" w:rsidRPr="00000000">
              <w:rPr>
                <w:rtl w:val="0"/>
              </w:rPr>
              <w:t xml:space="preserve">Post - Condición</w:t>
            </w:r>
          </w:p>
        </w:tc>
        <w:tc>
          <w:tcPr>
            <w:gridSpan w:val="4"/>
          </w:tcPr>
          <w:p w:rsidR="00000000" w:rsidDel="00000000" w:rsidP="00000000" w:rsidRDefault="00000000" w:rsidRPr="00000000" w14:paraId="00001331">
            <w:pPr>
              <w:rPr/>
            </w:pPr>
            <w:r w:rsidDel="00000000" w:rsidR="00000000" w:rsidRPr="00000000">
              <w:rPr>
                <w:rtl w:val="0"/>
              </w:rPr>
              <w:t xml:space="preserve">Se ha mostrado la lista de los horarios de empleados de acuerdo al dato de busqueda.</w:t>
            </w:r>
          </w:p>
        </w:tc>
      </w:tr>
      <w:tr>
        <w:trPr>
          <w:cantSplit w:val="0"/>
          <w:tblHeader w:val="0"/>
        </w:trPr>
        <w:tc>
          <w:tcPr/>
          <w:p w:rsidR="00000000" w:rsidDel="00000000" w:rsidP="00000000" w:rsidRDefault="00000000" w:rsidRPr="00000000" w14:paraId="00001335">
            <w:pPr>
              <w:rPr/>
            </w:pPr>
            <w:r w:rsidDel="00000000" w:rsidR="00000000" w:rsidRPr="00000000">
              <w:rPr>
                <w:rtl w:val="0"/>
              </w:rPr>
              <w:t xml:space="preserve">Excepciones</w:t>
            </w:r>
          </w:p>
        </w:tc>
        <w:tc>
          <w:tcPr/>
          <w:p w:rsidR="00000000" w:rsidDel="00000000" w:rsidP="00000000" w:rsidRDefault="00000000" w:rsidRPr="00000000" w14:paraId="00001336">
            <w:pPr>
              <w:rPr/>
            </w:pPr>
            <w:r w:rsidDel="00000000" w:rsidR="00000000" w:rsidRPr="00000000">
              <w:rPr>
                <w:rtl w:val="0"/>
              </w:rPr>
              <w:t xml:space="preserve">Paso</w:t>
            </w:r>
          </w:p>
        </w:tc>
        <w:tc>
          <w:tcPr>
            <w:gridSpan w:val="3"/>
          </w:tcPr>
          <w:p w:rsidR="00000000" w:rsidDel="00000000" w:rsidP="00000000" w:rsidRDefault="00000000" w:rsidRPr="00000000" w14:paraId="00001337">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33A">
            <w:pPr>
              <w:rPr/>
            </w:pPr>
            <w:r w:rsidDel="00000000" w:rsidR="00000000" w:rsidRPr="00000000">
              <w:rPr>
                <w:rtl w:val="0"/>
              </w:rPr>
            </w:r>
          </w:p>
        </w:tc>
        <w:tc>
          <w:tcPr>
            <w:vMerge w:val="restart"/>
          </w:tcPr>
          <w:p w:rsidR="00000000" w:rsidDel="00000000" w:rsidP="00000000" w:rsidRDefault="00000000" w:rsidRPr="00000000" w14:paraId="0000133B">
            <w:pPr>
              <w:rPr/>
            </w:pPr>
            <w:r w:rsidDel="00000000" w:rsidR="00000000" w:rsidRPr="00000000">
              <w:rPr>
                <w:rtl w:val="0"/>
              </w:rPr>
            </w:r>
          </w:p>
        </w:tc>
        <w:tc>
          <w:tcPr>
            <w:gridSpan w:val="3"/>
          </w:tcPr>
          <w:p w:rsidR="00000000" w:rsidDel="00000000" w:rsidP="00000000" w:rsidRDefault="00000000" w:rsidRPr="00000000" w14:paraId="0000133C">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341">
            <w:pPr>
              <w:jc w:val="right"/>
              <w:rPr/>
            </w:pPr>
            <w:r w:rsidDel="00000000" w:rsidR="00000000" w:rsidRPr="00000000">
              <w:rPr>
                <w:rtl w:val="0"/>
              </w:rPr>
            </w:r>
          </w:p>
        </w:tc>
        <w:tc>
          <w:tcPr/>
          <w:p w:rsidR="00000000" w:rsidDel="00000000" w:rsidP="00000000" w:rsidRDefault="00000000" w:rsidRPr="00000000" w14:paraId="00001343">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346">
            <w:pPr>
              <w:jc w:val="right"/>
              <w:rPr/>
            </w:pPr>
            <w:r w:rsidDel="00000000" w:rsidR="00000000" w:rsidRPr="00000000">
              <w:rPr>
                <w:rtl w:val="0"/>
              </w:rPr>
            </w:r>
          </w:p>
        </w:tc>
        <w:tc>
          <w:tcPr/>
          <w:p w:rsidR="00000000" w:rsidDel="00000000" w:rsidP="00000000" w:rsidRDefault="00000000" w:rsidRPr="00000000" w14:paraId="00001348">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34B">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50">
            <w:pPr>
              <w:jc w:val="right"/>
              <w:rPr/>
            </w:pPr>
            <w:r w:rsidDel="00000000" w:rsidR="00000000" w:rsidRPr="00000000">
              <w:rPr>
                <w:rtl w:val="0"/>
              </w:rPr>
            </w:r>
          </w:p>
        </w:tc>
        <w:tc>
          <w:tcPr>
            <w:gridSpan w:val="2"/>
          </w:tcPr>
          <w:p w:rsidR="00000000" w:rsidDel="00000000" w:rsidP="00000000" w:rsidRDefault="00000000" w:rsidRPr="00000000" w14:paraId="00001351">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55">
            <w:pPr>
              <w:jc w:val="center"/>
              <w:rPr/>
            </w:pPr>
            <w:r w:rsidDel="00000000" w:rsidR="00000000" w:rsidRPr="00000000">
              <w:rPr>
                <w:rtl w:val="0"/>
              </w:rPr>
            </w:r>
          </w:p>
        </w:tc>
        <w:tc>
          <w:tcPr>
            <w:gridSpan w:val="2"/>
          </w:tcPr>
          <w:p w:rsidR="00000000" w:rsidDel="00000000" w:rsidP="00000000" w:rsidRDefault="00000000" w:rsidRPr="00000000" w14:paraId="00001356">
            <w:pPr>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358">
            <w:pPr>
              <w:rPr/>
            </w:pPr>
            <w:r w:rsidDel="00000000" w:rsidR="00000000" w:rsidRPr="00000000">
              <w:rPr>
                <w:rtl w:val="0"/>
              </w:rPr>
              <w:t xml:space="preserve">Documentación</w:t>
            </w:r>
          </w:p>
          <w:p w:rsidR="00000000" w:rsidDel="00000000" w:rsidP="00000000" w:rsidRDefault="00000000" w:rsidRPr="00000000" w14:paraId="00001359">
            <w:pPr>
              <w:rPr/>
            </w:pPr>
            <w:r w:rsidDel="00000000" w:rsidR="00000000" w:rsidRPr="00000000">
              <w:rPr>
                <w:rtl w:val="0"/>
              </w:rPr>
              <w:t xml:space="preserve">Regla de Negocio</w:t>
            </w:r>
          </w:p>
          <w:p w:rsidR="00000000" w:rsidDel="00000000" w:rsidP="00000000" w:rsidRDefault="00000000" w:rsidRPr="00000000" w14:paraId="0000135A">
            <w:pPr>
              <w:rPr/>
            </w:pPr>
            <w:r w:rsidDel="00000000" w:rsidR="00000000" w:rsidRPr="00000000">
              <w:rPr>
                <w:rtl w:val="0"/>
              </w:rPr>
              <w:t xml:space="preserve">Normatividad</w:t>
            </w:r>
          </w:p>
        </w:tc>
        <w:tc>
          <w:tcPr>
            <w:gridSpan w:val="4"/>
          </w:tcPr>
          <w:p w:rsidR="00000000" w:rsidDel="00000000" w:rsidP="00000000" w:rsidRDefault="00000000" w:rsidRPr="00000000" w14:paraId="0000135B">
            <w:pPr>
              <w:rPr/>
            </w:pPr>
            <w:r w:rsidDel="00000000" w:rsidR="00000000" w:rsidRPr="00000000">
              <w:rPr>
                <w:rtl w:val="0"/>
              </w:rPr>
              <w:t xml:space="preserve">CA_05.3.4.3</w:t>
              <w:tab/>
              <w:t xml:space="preserve">Los horarios aparecere en orden ascendentes de la mañana hacia la noche.</w:t>
            </w:r>
          </w:p>
        </w:tc>
      </w:tr>
      <w:tr>
        <w:trPr>
          <w:cantSplit w:val="0"/>
          <w:tblHeader w:val="0"/>
        </w:trPr>
        <w:tc>
          <w:tcPr>
            <w:vMerge w:val="continue"/>
          </w:tcPr>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Pr>
          <w:p w:rsidR="00000000" w:rsidDel="00000000" w:rsidP="00000000" w:rsidRDefault="00000000" w:rsidRPr="00000000" w14:paraId="00001360">
            <w:pPr>
              <w:rPr/>
            </w:pPr>
            <w:r w:rsidDel="00000000" w:rsidR="00000000" w:rsidRPr="00000000">
              <w:rPr>
                <w:rtl w:val="0"/>
              </w:rPr>
              <w:t xml:space="preserve">CA_05.3.5.2</w:t>
              <w:tab/>
              <w:t xml:space="preserve">Las fecha seran dd/mm/aa.</w:t>
            </w:r>
          </w:p>
        </w:tc>
      </w:tr>
      <w:tr>
        <w:trPr>
          <w:cantSplit w:val="0"/>
          <w:tblHeader w:val="0"/>
        </w:trPr>
        <w:tc>
          <w:tcPr/>
          <w:p w:rsidR="00000000" w:rsidDel="00000000" w:rsidP="00000000" w:rsidRDefault="00000000" w:rsidRPr="00000000" w14:paraId="00001364">
            <w:pPr>
              <w:rPr/>
            </w:pPr>
            <w:r w:rsidDel="00000000" w:rsidR="00000000" w:rsidRPr="00000000">
              <w:rPr>
                <w:rtl w:val="0"/>
              </w:rPr>
              <w:t xml:space="preserve">Comentarios</w:t>
            </w:r>
          </w:p>
        </w:tc>
        <w:tc>
          <w:tcPr>
            <w:gridSpan w:val="4"/>
          </w:tcPr>
          <w:p w:rsidR="00000000" w:rsidDel="00000000" w:rsidP="00000000" w:rsidRDefault="00000000" w:rsidRPr="00000000" w14:paraId="00001365">
            <w:pPr>
              <w:rPr/>
            </w:pPr>
            <w:r w:rsidDel="00000000" w:rsidR="00000000" w:rsidRPr="00000000">
              <w:rPr>
                <w:rtl w:val="0"/>
              </w:rPr>
            </w:r>
          </w:p>
        </w:tc>
      </w:tr>
      <w:tr>
        <w:trPr>
          <w:cantSplit w:val="0"/>
          <w:tblHeader w:val="0"/>
        </w:trPr>
        <w:tc>
          <w:tcPr/>
          <w:p w:rsidR="00000000" w:rsidDel="00000000" w:rsidP="00000000" w:rsidRDefault="00000000" w:rsidRPr="00000000" w14:paraId="00001369">
            <w:pPr>
              <w:rPr/>
            </w:pPr>
            <w:r w:rsidDel="00000000" w:rsidR="00000000" w:rsidRPr="00000000">
              <w:rPr>
                <w:rtl w:val="0"/>
              </w:rPr>
              <w:t xml:space="preserve">Responsables</w:t>
            </w:r>
          </w:p>
        </w:tc>
        <w:tc>
          <w:tcPr>
            <w:gridSpan w:val="4"/>
          </w:tcPr>
          <w:p w:rsidR="00000000" w:rsidDel="00000000" w:rsidP="00000000" w:rsidRDefault="00000000" w:rsidRPr="00000000" w14:paraId="0000136A">
            <w:pPr>
              <w:rPr/>
            </w:pPr>
            <w:r w:rsidDel="00000000" w:rsidR="00000000" w:rsidRPr="00000000">
              <w:rPr>
                <w:rtl w:val="0"/>
              </w:rPr>
              <w:t xml:space="preserve">Joel Tuiran</w:t>
            </w:r>
          </w:p>
          <w:p w:rsidR="00000000" w:rsidDel="00000000" w:rsidP="00000000" w:rsidRDefault="00000000" w:rsidRPr="00000000" w14:paraId="0000136B">
            <w:pPr>
              <w:rPr/>
            </w:pPr>
            <w:r w:rsidDel="00000000" w:rsidR="00000000" w:rsidRPr="00000000">
              <w:rPr>
                <w:rtl w:val="0"/>
              </w:rPr>
            </w:r>
          </w:p>
        </w:tc>
      </w:tr>
    </w:tbl>
    <w:p w:rsidR="00000000" w:rsidDel="00000000" w:rsidP="00000000" w:rsidRDefault="00000000" w:rsidRPr="00000000" w14:paraId="0000136F">
      <w:pPr>
        <w:rPr>
          <w:b w:val="1"/>
        </w:rPr>
      </w:pPr>
      <w:r w:rsidDel="00000000" w:rsidR="00000000" w:rsidRPr="00000000">
        <w:rPr>
          <w:rtl w:val="0"/>
        </w:rPr>
      </w:r>
    </w:p>
    <w:p w:rsidR="00000000" w:rsidDel="00000000" w:rsidP="00000000" w:rsidRDefault="00000000" w:rsidRPr="00000000" w14:paraId="00001370">
      <w:pPr>
        <w:rPr>
          <w:b w:val="1"/>
        </w:rPr>
      </w:pPr>
      <w:r w:rsidDel="00000000" w:rsidR="00000000" w:rsidRPr="00000000">
        <w:rPr>
          <w:rtl w:val="0"/>
        </w:rPr>
      </w:r>
    </w:p>
    <w:p w:rsidR="00000000" w:rsidDel="00000000" w:rsidP="00000000" w:rsidRDefault="00000000" w:rsidRPr="00000000" w14:paraId="00001371">
      <w:pPr>
        <w:rPr>
          <w:b w:val="1"/>
        </w:rPr>
      </w:pPr>
      <w:r w:rsidDel="00000000" w:rsidR="00000000" w:rsidRPr="00000000">
        <w:rPr>
          <w:rtl w:val="0"/>
        </w:rPr>
      </w:r>
    </w:p>
    <w:p w:rsidR="00000000" w:rsidDel="00000000" w:rsidP="00000000" w:rsidRDefault="00000000" w:rsidRPr="00000000" w14:paraId="00001372">
      <w:pPr>
        <w:rPr>
          <w:b w:val="1"/>
        </w:rPr>
      </w:pPr>
      <w:r w:rsidDel="00000000" w:rsidR="00000000" w:rsidRPr="00000000">
        <w:rPr>
          <w:rtl w:val="0"/>
        </w:rPr>
      </w:r>
    </w:p>
    <w:tbl>
      <w:tblPr>
        <w:tblStyle w:val="Table43"/>
        <w:tblpPr w:leftFromText="141" w:rightFromText="141" w:topFromText="0" w:bottomFromText="0" w:vertAnchor="text" w:horzAnchor="text" w:tblpX="0" w:tblpY="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373">
            <w:pPr>
              <w:rPr/>
            </w:pPr>
            <w:r w:rsidDel="00000000" w:rsidR="00000000" w:rsidRPr="00000000">
              <w:rPr>
                <w:rtl w:val="0"/>
              </w:rPr>
              <w:t xml:space="preserve">CU -</w:t>
            </w:r>
          </w:p>
        </w:tc>
        <w:tc>
          <w:tcPr>
            <w:gridSpan w:val="3"/>
          </w:tcPr>
          <w:p w:rsidR="00000000" w:rsidDel="00000000" w:rsidP="00000000" w:rsidRDefault="00000000" w:rsidRPr="00000000" w14:paraId="00001374">
            <w:pPr>
              <w:rPr/>
            </w:pPr>
            <w:r w:rsidDel="00000000" w:rsidR="00000000" w:rsidRPr="00000000">
              <w:rPr>
                <w:i w:val="1"/>
                <w:rtl w:val="0"/>
              </w:rPr>
              <w:t xml:space="preserve">CU.05.3.6 Cambiar estado de un empleado</w:t>
            </w:r>
            <w:r w:rsidDel="00000000" w:rsidR="00000000" w:rsidRPr="00000000">
              <w:rPr>
                <w:rtl w:val="0"/>
              </w:rPr>
            </w:r>
          </w:p>
        </w:tc>
      </w:tr>
      <w:tr>
        <w:trPr>
          <w:cantSplit w:val="0"/>
          <w:tblHeader w:val="0"/>
        </w:trPr>
        <w:tc>
          <w:tcPr>
            <w:shd w:fill="d9e2f3" w:val="clear"/>
          </w:tcPr>
          <w:p w:rsidR="00000000" w:rsidDel="00000000" w:rsidP="00000000" w:rsidRDefault="00000000" w:rsidRPr="00000000" w14:paraId="00001377">
            <w:pPr>
              <w:rPr/>
            </w:pPr>
            <w:r w:rsidDel="00000000" w:rsidR="00000000" w:rsidRPr="00000000">
              <w:rPr>
                <w:rtl w:val="0"/>
              </w:rPr>
              <w:t xml:space="preserve">Dependencias</w:t>
            </w:r>
          </w:p>
        </w:tc>
        <w:tc>
          <w:tcPr>
            <w:gridSpan w:val="3"/>
          </w:tcPr>
          <w:p w:rsidR="00000000" w:rsidDel="00000000" w:rsidP="00000000" w:rsidRDefault="00000000" w:rsidRPr="00000000" w14:paraId="00001378">
            <w:pPr>
              <w:rPr/>
            </w:pPr>
            <w:r w:rsidDel="00000000" w:rsidR="00000000" w:rsidRPr="00000000">
              <w:rPr>
                <w:rtl w:val="0"/>
              </w:rPr>
              <w:t xml:space="preserve">CU 05 servicios</w:t>
            </w:r>
          </w:p>
          <w:p w:rsidR="00000000" w:rsidDel="00000000" w:rsidP="00000000" w:rsidRDefault="00000000" w:rsidRPr="00000000" w14:paraId="00001379">
            <w:pPr>
              <w:rPr/>
            </w:pPr>
            <w:r w:rsidDel="00000000" w:rsidR="00000000" w:rsidRPr="00000000">
              <w:rPr>
                <w:rtl w:val="0"/>
              </w:rPr>
              <w:t xml:space="preserve">CU 05.3 Gestión horario de empleado</w:t>
            </w:r>
          </w:p>
          <w:p w:rsidR="00000000" w:rsidDel="00000000" w:rsidP="00000000" w:rsidRDefault="00000000" w:rsidRPr="00000000" w14:paraId="0000137A">
            <w:pPr>
              <w:rPr/>
            </w:pPr>
            <w:r w:rsidDel="00000000" w:rsidR="00000000" w:rsidRPr="00000000">
              <w:rPr>
                <w:rtl w:val="0"/>
              </w:rPr>
              <w:t xml:space="preserve">CU 05.3.4 Listar horario empleado</w:t>
            </w:r>
          </w:p>
        </w:tc>
      </w:tr>
      <w:tr>
        <w:trPr>
          <w:cantSplit w:val="0"/>
          <w:tblHeader w:val="0"/>
        </w:trPr>
        <w:tc>
          <w:tcPr/>
          <w:p w:rsidR="00000000" w:rsidDel="00000000" w:rsidP="00000000" w:rsidRDefault="00000000" w:rsidRPr="00000000" w14:paraId="0000137D">
            <w:pPr>
              <w:rPr/>
            </w:pPr>
            <w:r w:rsidDel="00000000" w:rsidR="00000000" w:rsidRPr="00000000">
              <w:rPr>
                <w:rtl w:val="0"/>
              </w:rPr>
              <w:t xml:space="preserve">Pre – Condiciones</w:t>
            </w:r>
          </w:p>
        </w:tc>
        <w:tc>
          <w:tcPr>
            <w:gridSpan w:val="3"/>
          </w:tcPr>
          <w:p w:rsidR="00000000" w:rsidDel="00000000" w:rsidP="00000000" w:rsidRDefault="00000000" w:rsidRPr="00000000" w14:paraId="0000137E">
            <w:pPr>
              <w:rPr/>
            </w:pPr>
            <w:r w:rsidDel="00000000" w:rsidR="00000000" w:rsidRPr="00000000">
              <w:rPr>
                <w:rtl w:val="0"/>
              </w:rPr>
              <w:t xml:space="preserve">El Usuario debe haber iniciado sesión</w:t>
            </w:r>
          </w:p>
        </w:tc>
      </w:tr>
      <w:tr>
        <w:trPr>
          <w:cantSplit w:val="0"/>
          <w:tblHeader w:val="0"/>
        </w:trPr>
        <w:tc>
          <w:tcPr/>
          <w:p w:rsidR="00000000" w:rsidDel="00000000" w:rsidP="00000000" w:rsidRDefault="00000000" w:rsidRPr="00000000" w14:paraId="00001381">
            <w:pPr>
              <w:rPr/>
            </w:pPr>
            <w:r w:rsidDel="00000000" w:rsidR="00000000" w:rsidRPr="00000000">
              <w:rPr>
                <w:rtl w:val="0"/>
              </w:rPr>
              <w:t xml:space="preserve">Descripción</w:t>
            </w:r>
          </w:p>
        </w:tc>
        <w:tc>
          <w:tcPr>
            <w:gridSpan w:val="3"/>
          </w:tcPr>
          <w:p w:rsidR="00000000" w:rsidDel="00000000" w:rsidP="00000000" w:rsidRDefault="00000000" w:rsidRPr="00000000" w14:paraId="00001382">
            <w:pPr>
              <w:rPr/>
            </w:pPr>
            <w:r w:rsidDel="00000000" w:rsidR="00000000" w:rsidRPr="00000000">
              <w:rPr>
                <w:rtl w:val="0"/>
              </w:rPr>
              <w:t xml:space="preserve">El sistema deberá comportarse como se describe en el siguiente caso de uso para cambiar el estado de un horario de empleado</w:t>
            </w:r>
          </w:p>
        </w:tc>
      </w:tr>
      <w:tr>
        <w:trPr>
          <w:cantSplit w:val="0"/>
          <w:tblHeader w:val="0"/>
        </w:trPr>
        <w:tc>
          <w:tcPr/>
          <w:p w:rsidR="00000000" w:rsidDel="00000000" w:rsidP="00000000" w:rsidRDefault="00000000" w:rsidRPr="00000000" w14:paraId="00001385">
            <w:pPr>
              <w:rPr/>
            </w:pPr>
            <w:r w:rsidDel="00000000" w:rsidR="00000000" w:rsidRPr="00000000">
              <w:rPr>
                <w:rtl w:val="0"/>
              </w:rPr>
              <w:t xml:space="preserve">Actores</w:t>
            </w:r>
          </w:p>
        </w:tc>
        <w:tc>
          <w:tcPr>
            <w:gridSpan w:val="3"/>
          </w:tcPr>
          <w:p w:rsidR="00000000" w:rsidDel="00000000" w:rsidP="00000000" w:rsidRDefault="00000000" w:rsidRPr="00000000" w14:paraId="00001386">
            <w:pPr>
              <w:rPr/>
            </w:pPr>
            <w:r w:rsidDel="00000000" w:rsidR="00000000" w:rsidRPr="00000000">
              <w:rPr>
                <w:rtl w:val="0"/>
              </w:rPr>
              <w:t xml:space="preserve">Administrador</w:t>
            </w:r>
          </w:p>
        </w:tc>
      </w:tr>
      <w:tr>
        <w:trPr>
          <w:cantSplit w:val="0"/>
          <w:tblHeader w:val="0"/>
        </w:trPr>
        <w:tc>
          <w:tcPr>
            <w:vMerge w:val="restart"/>
          </w:tcPr>
          <w:p w:rsidR="00000000" w:rsidDel="00000000" w:rsidP="00000000" w:rsidRDefault="00000000" w:rsidRPr="00000000" w14:paraId="00001389">
            <w:pPr>
              <w:rPr/>
            </w:pPr>
            <w:r w:rsidDel="00000000" w:rsidR="00000000" w:rsidRPr="00000000">
              <w:rPr>
                <w:rtl w:val="0"/>
              </w:rPr>
              <w:t xml:space="preserve">Secuencia Normal</w:t>
            </w:r>
          </w:p>
        </w:tc>
        <w:tc>
          <w:tcPr/>
          <w:p w:rsidR="00000000" w:rsidDel="00000000" w:rsidP="00000000" w:rsidRDefault="00000000" w:rsidRPr="00000000" w14:paraId="0000138A">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138B">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38E">
            <w:pPr>
              <w:rPr/>
            </w:pPr>
            <w:r w:rsidDel="00000000" w:rsidR="00000000" w:rsidRPr="00000000">
              <w:rPr>
                <w:rtl w:val="0"/>
              </w:rPr>
              <w:t xml:space="preserve">1</w:t>
            </w:r>
          </w:p>
        </w:tc>
        <w:tc>
          <w:tcPr>
            <w:gridSpan w:val="2"/>
          </w:tcPr>
          <w:p w:rsidR="00000000" w:rsidDel="00000000" w:rsidP="00000000" w:rsidRDefault="00000000" w:rsidRPr="00000000" w14:paraId="0000138F">
            <w:pPr>
              <w:rPr/>
            </w:pPr>
            <w:r w:rsidDel="00000000" w:rsidR="00000000" w:rsidRPr="00000000">
              <w:rPr>
                <w:rtl w:val="0"/>
              </w:rPr>
              <w:t xml:space="preserve">El usuario ingresa a cambiar estado de un horario de empleado</w:t>
            </w:r>
          </w:p>
        </w:tc>
      </w:tr>
      <w:tr>
        <w:trPr>
          <w:cantSplit w:val="0"/>
          <w:tblHeader w:val="0"/>
        </w:trPr>
        <w:tc>
          <w:tcPr>
            <w:vMerge w:val="continue"/>
          </w:tcPr>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92">
            <w:pPr>
              <w:rPr/>
            </w:pPr>
            <w:r w:rsidDel="00000000" w:rsidR="00000000" w:rsidRPr="00000000">
              <w:rPr>
                <w:rtl w:val="0"/>
              </w:rPr>
              <w:t xml:space="preserve">2</w:t>
            </w:r>
          </w:p>
        </w:tc>
        <w:tc>
          <w:tcPr>
            <w:gridSpan w:val="2"/>
          </w:tcPr>
          <w:p w:rsidR="00000000" w:rsidDel="00000000" w:rsidP="00000000" w:rsidRDefault="00000000" w:rsidRPr="00000000" w14:paraId="00001393">
            <w:pPr>
              <w:rPr/>
            </w:pPr>
            <w:r w:rsidDel="00000000" w:rsidR="00000000" w:rsidRPr="00000000">
              <w:rPr>
                <w:rtl w:val="0"/>
              </w:rPr>
              <w:t xml:space="preserve">El sistema toma el id_horario_empleado (select)</w:t>
            </w:r>
          </w:p>
        </w:tc>
      </w:tr>
      <w:tr>
        <w:trPr>
          <w:cantSplit w:val="0"/>
          <w:tblHeader w:val="0"/>
        </w:trPr>
        <w:tc>
          <w:tcPr>
            <w:vMerge w:val="continue"/>
          </w:tcPr>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96">
            <w:pPr>
              <w:rPr/>
            </w:pPr>
            <w:r w:rsidDel="00000000" w:rsidR="00000000" w:rsidRPr="00000000">
              <w:rPr>
                <w:rtl w:val="0"/>
              </w:rPr>
              <w:t xml:space="preserve">3</w:t>
            </w:r>
          </w:p>
        </w:tc>
        <w:tc>
          <w:tcPr>
            <w:gridSpan w:val="2"/>
          </w:tcPr>
          <w:p w:rsidR="00000000" w:rsidDel="00000000" w:rsidP="00000000" w:rsidRDefault="00000000" w:rsidRPr="00000000" w14:paraId="00001397">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9A">
            <w:pPr>
              <w:rPr/>
            </w:pPr>
            <w:r w:rsidDel="00000000" w:rsidR="00000000" w:rsidRPr="00000000">
              <w:rPr>
                <w:rtl w:val="0"/>
              </w:rPr>
              <w:t xml:space="preserve">4</w:t>
            </w:r>
          </w:p>
        </w:tc>
        <w:tc>
          <w:tcPr>
            <w:gridSpan w:val="2"/>
          </w:tcPr>
          <w:p w:rsidR="00000000" w:rsidDel="00000000" w:rsidP="00000000" w:rsidRDefault="00000000" w:rsidRPr="00000000" w14:paraId="0000139B">
            <w:pPr>
              <w:rPr/>
            </w:pPr>
            <w:r w:rsidDel="00000000" w:rsidR="00000000" w:rsidRPr="00000000">
              <w:rPr>
                <w:rtl w:val="0"/>
              </w:rPr>
              <w:t xml:space="preserve">El sistema despliega un alert de confirmación</w:t>
            </w:r>
          </w:p>
        </w:tc>
      </w:tr>
      <w:tr>
        <w:trPr>
          <w:cantSplit w:val="0"/>
          <w:tblHeader w:val="0"/>
        </w:trPr>
        <w:tc>
          <w:tcPr/>
          <w:p w:rsidR="00000000" w:rsidDel="00000000" w:rsidP="00000000" w:rsidRDefault="00000000" w:rsidRPr="00000000" w14:paraId="0000139D">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39E">
            <w:pPr>
              <w:rPr/>
            </w:pPr>
            <w:r w:rsidDel="00000000" w:rsidR="00000000" w:rsidRPr="00000000">
              <w:rPr>
                <w:rtl w:val="0"/>
              </w:rPr>
              <w:t xml:space="preserve">5</w:t>
            </w:r>
          </w:p>
        </w:tc>
        <w:tc>
          <w:tcPr>
            <w:gridSpan w:val="2"/>
          </w:tcPr>
          <w:p w:rsidR="00000000" w:rsidDel="00000000" w:rsidP="00000000" w:rsidRDefault="00000000" w:rsidRPr="00000000" w14:paraId="0000139F">
            <w:pPr>
              <w:rPr/>
            </w:pPr>
            <w:r w:rsidDel="00000000" w:rsidR="00000000" w:rsidRPr="00000000">
              <w:rPr>
                <w:rtl w:val="0"/>
              </w:rPr>
              <w:t xml:space="preserve">El usuario diligencia la confirmación</w:t>
            </w:r>
          </w:p>
        </w:tc>
      </w:tr>
      <w:tr>
        <w:trPr>
          <w:cantSplit w:val="0"/>
          <w:tblHeader w:val="0"/>
        </w:trPr>
        <w:tc>
          <w:tcPr/>
          <w:p w:rsidR="00000000" w:rsidDel="00000000" w:rsidP="00000000" w:rsidRDefault="00000000" w:rsidRPr="00000000" w14:paraId="000013A1">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3A2">
            <w:pPr>
              <w:rPr/>
            </w:pPr>
            <w:r w:rsidDel="00000000" w:rsidR="00000000" w:rsidRPr="00000000">
              <w:rPr>
                <w:rtl w:val="0"/>
              </w:rPr>
              <w:t xml:space="preserve">6</w:t>
            </w:r>
          </w:p>
        </w:tc>
        <w:tc>
          <w:tcPr>
            <w:gridSpan w:val="2"/>
          </w:tcPr>
          <w:p w:rsidR="00000000" w:rsidDel="00000000" w:rsidP="00000000" w:rsidRDefault="00000000" w:rsidRPr="00000000" w14:paraId="000013A3">
            <w:pPr>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13A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3A6">
            <w:pPr>
              <w:rPr/>
            </w:pPr>
            <w:r w:rsidDel="00000000" w:rsidR="00000000" w:rsidRPr="00000000">
              <w:rPr>
                <w:rtl w:val="0"/>
              </w:rPr>
              <w:t xml:space="preserve">7</w:t>
            </w:r>
          </w:p>
        </w:tc>
        <w:tc>
          <w:tcPr>
            <w:gridSpan w:val="2"/>
          </w:tcPr>
          <w:p w:rsidR="00000000" w:rsidDel="00000000" w:rsidP="00000000" w:rsidRDefault="00000000" w:rsidRPr="00000000" w14:paraId="000013A7">
            <w:pPr>
              <w:rPr/>
            </w:pPr>
            <w:r w:rsidDel="00000000" w:rsidR="00000000" w:rsidRPr="00000000">
              <w:rPr>
                <w:rtl w:val="0"/>
              </w:rPr>
              <w:t xml:space="preserve">El sistema cambia el estado del horario de empleado</w:t>
            </w:r>
          </w:p>
        </w:tc>
      </w:tr>
      <w:tr>
        <w:trPr>
          <w:cantSplit w:val="0"/>
          <w:tblHeader w:val="0"/>
        </w:trPr>
        <w:tc>
          <w:tcPr/>
          <w:p w:rsidR="00000000" w:rsidDel="00000000" w:rsidP="00000000" w:rsidRDefault="00000000" w:rsidRPr="00000000" w14:paraId="000013A9">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3AA">
            <w:pPr>
              <w:rPr/>
            </w:pPr>
            <w:r w:rsidDel="00000000" w:rsidR="00000000" w:rsidRPr="00000000">
              <w:rPr>
                <w:rtl w:val="0"/>
              </w:rPr>
              <w:t xml:space="preserve">8</w:t>
            </w:r>
          </w:p>
        </w:tc>
        <w:tc>
          <w:tcPr>
            <w:gridSpan w:val="2"/>
          </w:tcPr>
          <w:p w:rsidR="00000000" w:rsidDel="00000000" w:rsidP="00000000" w:rsidRDefault="00000000" w:rsidRPr="00000000" w14:paraId="000013AB">
            <w:pPr>
              <w:rPr/>
            </w:pPr>
            <w:r w:rsidDel="00000000" w:rsidR="00000000" w:rsidRPr="00000000">
              <w:rPr>
                <w:rtl w:val="0"/>
              </w:rPr>
              <w:t xml:space="preserve">El sistema despliega msj “Se ha cambiado el estado del horario de empleado con éxito”</w:t>
            </w:r>
          </w:p>
        </w:tc>
      </w:tr>
      <w:tr>
        <w:trPr>
          <w:cantSplit w:val="0"/>
          <w:tblHeader w:val="0"/>
        </w:trPr>
        <w:tc>
          <w:tcPr/>
          <w:p w:rsidR="00000000" w:rsidDel="00000000" w:rsidP="00000000" w:rsidRDefault="00000000" w:rsidRPr="00000000" w14:paraId="000013AD">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p w:rsidR="00000000" w:rsidDel="00000000" w:rsidP="00000000" w:rsidRDefault="00000000" w:rsidRPr="00000000" w14:paraId="000013AE">
            <w:pPr>
              <w:rPr/>
            </w:pPr>
            <w:r w:rsidDel="00000000" w:rsidR="00000000" w:rsidRPr="00000000">
              <w:rPr>
                <w:rtl w:val="0"/>
              </w:rPr>
              <w:t xml:space="preserve">9</w:t>
            </w:r>
          </w:p>
        </w:tc>
        <w:tc>
          <w:tcPr>
            <w:gridSpan w:val="2"/>
          </w:tcPr>
          <w:p w:rsidR="00000000" w:rsidDel="00000000" w:rsidP="00000000" w:rsidRDefault="00000000" w:rsidRPr="00000000" w14:paraId="000013AF">
            <w:pPr>
              <w:rPr/>
            </w:pPr>
            <w:r w:rsidDel="00000000" w:rsidR="00000000" w:rsidRPr="00000000">
              <w:rPr>
                <w:rtl w:val="0"/>
              </w:rPr>
              <w:t xml:space="preserve">El sistema ejecuta el CU 05.3.4 Listar horario empleado.</w:t>
            </w:r>
          </w:p>
        </w:tc>
      </w:tr>
      <w:tr>
        <w:trPr>
          <w:cantSplit w:val="0"/>
          <w:tblHeader w:val="0"/>
        </w:trPr>
        <w:tc>
          <w:tcPr/>
          <w:p w:rsidR="00000000" w:rsidDel="00000000" w:rsidP="00000000" w:rsidRDefault="00000000" w:rsidRPr="00000000" w14:paraId="000013B1">
            <w:pPr>
              <w:rPr/>
            </w:pPr>
            <w:r w:rsidDel="00000000" w:rsidR="00000000" w:rsidRPr="00000000">
              <w:rPr>
                <w:rtl w:val="0"/>
              </w:rPr>
              <w:t xml:space="preserve">Post - Condición</w:t>
            </w:r>
          </w:p>
        </w:tc>
        <w:tc>
          <w:tcPr>
            <w:gridSpan w:val="3"/>
          </w:tcPr>
          <w:p w:rsidR="00000000" w:rsidDel="00000000" w:rsidP="00000000" w:rsidRDefault="00000000" w:rsidRPr="00000000" w14:paraId="000013B2">
            <w:pPr>
              <w:rPr/>
            </w:pPr>
            <w:r w:rsidDel="00000000" w:rsidR="00000000" w:rsidRPr="00000000">
              <w:rPr>
                <w:rtl w:val="0"/>
              </w:rPr>
              <w:t xml:space="preserve">Se ha cambiado el estado de un horario de empleado </w:t>
            </w:r>
          </w:p>
        </w:tc>
      </w:tr>
      <w:tr>
        <w:trPr>
          <w:cantSplit w:val="0"/>
          <w:tblHeader w:val="0"/>
        </w:trPr>
        <w:tc>
          <w:tcPr/>
          <w:p w:rsidR="00000000" w:rsidDel="00000000" w:rsidP="00000000" w:rsidRDefault="00000000" w:rsidRPr="00000000" w14:paraId="000013B5">
            <w:pPr>
              <w:rPr/>
            </w:pPr>
            <w:r w:rsidDel="00000000" w:rsidR="00000000" w:rsidRPr="00000000">
              <w:rPr>
                <w:rtl w:val="0"/>
              </w:rPr>
              <w:t xml:space="preserve">Excepciones</w:t>
            </w:r>
          </w:p>
        </w:tc>
        <w:tc>
          <w:tcPr/>
          <w:p w:rsidR="00000000" w:rsidDel="00000000" w:rsidP="00000000" w:rsidRDefault="00000000" w:rsidRPr="00000000" w14:paraId="000013B6">
            <w:pPr>
              <w:rPr/>
            </w:pPr>
            <w:r w:rsidDel="00000000" w:rsidR="00000000" w:rsidRPr="00000000">
              <w:rPr>
                <w:rtl w:val="0"/>
              </w:rPr>
              <w:t xml:space="preserve">Paso</w:t>
            </w:r>
          </w:p>
        </w:tc>
        <w:tc>
          <w:tcPr>
            <w:gridSpan w:val="2"/>
          </w:tcPr>
          <w:p w:rsidR="00000000" w:rsidDel="00000000" w:rsidP="00000000" w:rsidRDefault="00000000" w:rsidRPr="00000000" w14:paraId="000013B7">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3B9">
            <w:pPr>
              <w:rPr/>
            </w:pPr>
            <w:r w:rsidDel="00000000" w:rsidR="00000000" w:rsidRPr="00000000">
              <w:rPr>
                <w:rtl w:val="0"/>
              </w:rPr>
            </w:r>
          </w:p>
        </w:tc>
        <w:tc>
          <w:tcPr>
            <w:vMerge w:val="restart"/>
          </w:tcPr>
          <w:p w:rsidR="00000000" w:rsidDel="00000000" w:rsidP="00000000" w:rsidRDefault="00000000" w:rsidRPr="00000000" w14:paraId="000013BA">
            <w:pPr>
              <w:rPr/>
            </w:pPr>
            <w:r w:rsidDel="00000000" w:rsidR="00000000" w:rsidRPr="00000000">
              <w:rPr>
                <w:rtl w:val="0"/>
              </w:rPr>
              <w:t xml:space="preserve">6</w:t>
            </w:r>
          </w:p>
        </w:tc>
        <w:tc>
          <w:tcPr>
            <w:gridSpan w:val="2"/>
          </w:tcPr>
          <w:p w:rsidR="00000000" w:rsidDel="00000000" w:rsidP="00000000" w:rsidRDefault="00000000" w:rsidRPr="00000000" w14:paraId="000013BB">
            <w:pPr>
              <w:rPr/>
            </w:pPr>
            <w:r w:rsidDel="00000000" w:rsidR="00000000" w:rsidRPr="00000000">
              <w:rPr>
                <w:rtl w:val="0"/>
              </w:rPr>
              <w:t xml:space="preserve">Si no ha confirmado el cambio de estado?</w:t>
            </w:r>
          </w:p>
        </w:tc>
      </w:tr>
      <w:tr>
        <w:trPr>
          <w:cantSplit w:val="0"/>
          <w:trHeight w:val="66" w:hRule="atLeast"/>
          <w:tblHeader w:val="0"/>
        </w:trPr>
        <w:tc>
          <w:tcPr>
            <w:vMerge w:val="continue"/>
          </w:tcPr>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BF">
            <w:pPr>
              <w:jc w:val="right"/>
              <w:rPr/>
            </w:pPr>
            <w:r w:rsidDel="00000000" w:rsidR="00000000" w:rsidRPr="00000000">
              <w:rPr>
                <w:rtl w:val="0"/>
              </w:rPr>
              <w:t xml:space="preserve">1</w:t>
            </w:r>
          </w:p>
        </w:tc>
        <w:tc>
          <w:tcPr/>
          <w:p w:rsidR="00000000" w:rsidDel="00000000" w:rsidP="00000000" w:rsidRDefault="00000000" w:rsidRPr="00000000" w14:paraId="000013C0">
            <w:pPr>
              <w:rPr/>
            </w:pPr>
            <w:r w:rsidDel="00000000" w:rsidR="00000000" w:rsidRPr="00000000">
              <w:rPr>
                <w:rtl w:val="0"/>
              </w:rPr>
              <w:t xml:space="preserve">El sistema redirige al usuario al paso Nro.9</w:t>
            </w:r>
          </w:p>
        </w:tc>
      </w:tr>
      <w:tr>
        <w:trPr>
          <w:cantSplit w:val="0"/>
          <w:trHeight w:val="66" w:hRule="atLeast"/>
          <w:tblHeader w:val="0"/>
        </w:trPr>
        <w:tc>
          <w:tcPr>
            <w:vMerge w:val="continue"/>
          </w:tcPr>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3C3">
            <w:pPr>
              <w:jc w:val="right"/>
              <w:rPr/>
            </w:pPr>
            <w:r w:rsidDel="00000000" w:rsidR="00000000" w:rsidRPr="00000000">
              <w:rPr>
                <w:rtl w:val="0"/>
              </w:rPr>
            </w:r>
          </w:p>
        </w:tc>
        <w:tc>
          <w:tcPr/>
          <w:p w:rsidR="00000000" w:rsidDel="00000000" w:rsidP="00000000" w:rsidRDefault="00000000" w:rsidRPr="00000000" w14:paraId="000013C4">
            <w:pPr>
              <w:rPr/>
            </w:pPr>
            <w:r w:rsidDel="00000000" w:rsidR="00000000" w:rsidRPr="00000000">
              <w:rPr>
                <w:rtl w:val="0"/>
              </w:rPr>
            </w:r>
          </w:p>
        </w:tc>
      </w:tr>
      <w:tr>
        <w:trPr>
          <w:cantSplit w:val="0"/>
          <w:trHeight w:val="333" w:hRule="atLeast"/>
          <w:tblHeader w:val="0"/>
        </w:trPr>
        <w:tc>
          <w:tcPr>
            <w:vMerge w:val="continue"/>
          </w:tcPr>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33" w:hRule="atLeast"/>
          <w:tblHeader w:val="0"/>
        </w:trPr>
        <w:tc>
          <w:tcPr>
            <w:vMerge w:val="continue"/>
          </w:tcPr>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33" w:hRule="atLeast"/>
          <w:tblHeader w:val="0"/>
        </w:trPr>
        <w:tc>
          <w:tcPr>
            <w:vMerge w:val="continue"/>
          </w:tcPr>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3C8">
            <w:pPr>
              <w:rPr/>
            </w:pPr>
            <w:r w:rsidDel="00000000" w:rsidR="00000000" w:rsidRPr="00000000">
              <w:rPr>
                <w:rtl w:val="0"/>
              </w:rPr>
              <w:t xml:space="preserve">Documentación</w:t>
            </w:r>
          </w:p>
          <w:p w:rsidR="00000000" w:rsidDel="00000000" w:rsidP="00000000" w:rsidRDefault="00000000" w:rsidRPr="00000000" w14:paraId="000013C9">
            <w:pPr>
              <w:rPr/>
            </w:pPr>
            <w:r w:rsidDel="00000000" w:rsidR="00000000" w:rsidRPr="00000000">
              <w:rPr>
                <w:rtl w:val="0"/>
              </w:rPr>
              <w:t xml:space="preserve">Regla de Negocio</w:t>
            </w:r>
          </w:p>
          <w:p w:rsidR="00000000" w:rsidDel="00000000" w:rsidP="00000000" w:rsidRDefault="00000000" w:rsidRPr="00000000" w14:paraId="000013CA">
            <w:pPr>
              <w:rPr/>
            </w:pPr>
            <w:r w:rsidDel="00000000" w:rsidR="00000000" w:rsidRPr="00000000">
              <w:rPr>
                <w:rtl w:val="0"/>
              </w:rPr>
              <w:t xml:space="preserve">Normatividad</w:t>
            </w:r>
          </w:p>
        </w:tc>
        <w:tc>
          <w:tcPr>
            <w:gridSpan w:val="3"/>
          </w:tcPr>
          <w:p w:rsidR="00000000" w:rsidDel="00000000" w:rsidP="00000000" w:rsidRDefault="00000000" w:rsidRPr="00000000" w14:paraId="000013CB">
            <w:pPr>
              <w:rPr/>
            </w:pPr>
            <w:r w:rsidDel="00000000" w:rsidR="00000000" w:rsidRPr="00000000">
              <w:rPr>
                <w:rtl w:val="0"/>
              </w:rPr>
              <w:t xml:space="preserve">CA_05.3.5.3</w:t>
              <w:tab/>
              <w:t xml:space="preserve">Si en otras tablas se encuentra implementado este horario, No se permitira desactivar el horario.</w:t>
            </w:r>
          </w:p>
        </w:tc>
      </w:tr>
      <w:tr>
        <w:trPr>
          <w:cantSplit w:val="0"/>
          <w:tblHeader w:val="0"/>
        </w:trPr>
        <w:tc>
          <w:tcPr>
            <w:vMerge w:val="continue"/>
          </w:tcPr>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3CF">
            <w:pPr>
              <w:tabs>
                <w:tab w:val="left" w:leader="none" w:pos="1063"/>
              </w:tabs>
              <w:rPr/>
            </w:pPr>
            <w:r w:rsidDel="00000000" w:rsidR="00000000" w:rsidRPr="00000000">
              <w:rPr>
                <w:rtl w:val="0"/>
              </w:rPr>
              <w:t xml:space="preserve">CA_05.3.6.2</w:t>
              <w:tab/>
              <w:t xml:space="preserve">El sistema mandara un mensaje de error o éxito al cambiar el estado de un horario.</w:t>
            </w:r>
          </w:p>
        </w:tc>
      </w:tr>
      <w:tr>
        <w:trPr>
          <w:cantSplit w:val="0"/>
          <w:tblHeader w:val="0"/>
        </w:trPr>
        <w:tc>
          <w:tcPr/>
          <w:p w:rsidR="00000000" w:rsidDel="00000000" w:rsidP="00000000" w:rsidRDefault="00000000" w:rsidRPr="00000000" w14:paraId="000013D2">
            <w:pPr>
              <w:rPr/>
            </w:pPr>
            <w:r w:rsidDel="00000000" w:rsidR="00000000" w:rsidRPr="00000000">
              <w:rPr>
                <w:rtl w:val="0"/>
              </w:rPr>
              <w:t xml:space="preserve">Comentarios</w:t>
            </w:r>
          </w:p>
        </w:tc>
        <w:tc>
          <w:tcPr>
            <w:gridSpan w:val="3"/>
          </w:tcPr>
          <w:p w:rsidR="00000000" w:rsidDel="00000000" w:rsidP="00000000" w:rsidRDefault="00000000" w:rsidRPr="00000000" w14:paraId="000013D3">
            <w:pPr>
              <w:rPr/>
            </w:pPr>
            <w:r w:rsidDel="00000000" w:rsidR="00000000" w:rsidRPr="00000000">
              <w:rPr>
                <w:rtl w:val="0"/>
              </w:rPr>
            </w:r>
          </w:p>
        </w:tc>
      </w:tr>
      <w:tr>
        <w:trPr>
          <w:cantSplit w:val="0"/>
          <w:tblHeader w:val="0"/>
        </w:trPr>
        <w:tc>
          <w:tcPr/>
          <w:p w:rsidR="00000000" w:rsidDel="00000000" w:rsidP="00000000" w:rsidRDefault="00000000" w:rsidRPr="00000000" w14:paraId="000013D6">
            <w:pPr>
              <w:rPr/>
            </w:pPr>
            <w:r w:rsidDel="00000000" w:rsidR="00000000" w:rsidRPr="00000000">
              <w:rPr>
                <w:rtl w:val="0"/>
              </w:rPr>
              <w:t xml:space="preserve">Responsables</w:t>
            </w:r>
          </w:p>
        </w:tc>
        <w:tc>
          <w:tcPr>
            <w:gridSpan w:val="3"/>
          </w:tcPr>
          <w:p w:rsidR="00000000" w:rsidDel="00000000" w:rsidP="00000000" w:rsidRDefault="00000000" w:rsidRPr="00000000" w14:paraId="000013D7">
            <w:pPr>
              <w:rPr/>
            </w:pPr>
            <w:r w:rsidDel="00000000" w:rsidR="00000000" w:rsidRPr="00000000">
              <w:rPr>
                <w:rtl w:val="0"/>
              </w:rPr>
              <w:t xml:space="preserve">Joel Tuiran</w:t>
            </w:r>
          </w:p>
        </w:tc>
      </w:tr>
    </w:tbl>
    <w:p w:rsidR="00000000" w:rsidDel="00000000" w:rsidP="00000000" w:rsidRDefault="00000000" w:rsidRPr="00000000" w14:paraId="000013DA">
      <w:pPr>
        <w:rPr>
          <w:b w:val="1"/>
        </w:rPr>
      </w:pPr>
      <w:r w:rsidDel="00000000" w:rsidR="00000000" w:rsidRPr="00000000">
        <w:rPr>
          <w:b w:val="1"/>
          <w:rtl w:val="0"/>
        </w:rPr>
        <w:br w:type="textWrapping"/>
      </w:r>
    </w:p>
    <w:p w:rsidR="00000000" w:rsidDel="00000000" w:rsidP="00000000" w:rsidRDefault="00000000" w:rsidRPr="00000000" w14:paraId="000013DB">
      <w:pPr>
        <w:rPr/>
      </w:pPr>
      <w:r w:rsidDel="00000000" w:rsidR="00000000" w:rsidRPr="00000000">
        <w:rPr>
          <w:rtl w:val="0"/>
        </w:rPr>
      </w:r>
    </w:p>
    <w:p w:rsidR="00000000" w:rsidDel="00000000" w:rsidP="00000000" w:rsidRDefault="00000000" w:rsidRPr="00000000" w14:paraId="000013DC">
      <w:pPr>
        <w:rPr/>
      </w:pPr>
      <w:r w:rsidDel="00000000" w:rsidR="00000000" w:rsidRPr="00000000">
        <w:rPr>
          <w:rtl w:val="0"/>
        </w:rPr>
      </w:r>
    </w:p>
    <w:p w:rsidR="00000000" w:rsidDel="00000000" w:rsidP="00000000" w:rsidRDefault="00000000" w:rsidRPr="00000000" w14:paraId="000013DD">
      <w:pPr>
        <w:rPr/>
      </w:pPr>
      <w:r w:rsidDel="00000000" w:rsidR="00000000" w:rsidRPr="00000000">
        <w:rPr>
          <w:rtl w:val="0"/>
        </w:rPr>
      </w:r>
    </w:p>
    <w:p w:rsidR="00000000" w:rsidDel="00000000" w:rsidP="00000000" w:rsidRDefault="00000000" w:rsidRPr="00000000" w14:paraId="000013DE">
      <w:pPr>
        <w:rPr/>
      </w:pPr>
      <w:r w:rsidDel="00000000" w:rsidR="00000000" w:rsidRPr="00000000">
        <w:rPr>
          <w:rtl w:val="0"/>
        </w:rPr>
      </w:r>
    </w:p>
    <w:p w:rsidR="00000000" w:rsidDel="00000000" w:rsidP="00000000" w:rsidRDefault="00000000" w:rsidRPr="00000000" w14:paraId="000013DF">
      <w:pPr>
        <w:rPr/>
      </w:pPr>
      <w:r w:rsidDel="00000000" w:rsidR="00000000" w:rsidRPr="00000000">
        <w:rPr>
          <w:rtl w:val="0"/>
        </w:rPr>
      </w:r>
    </w:p>
    <w:p w:rsidR="00000000" w:rsidDel="00000000" w:rsidP="00000000" w:rsidRDefault="00000000" w:rsidRPr="00000000" w14:paraId="000013E0">
      <w:pPr>
        <w:rPr/>
      </w:pPr>
      <w:r w:rsidDel="00000000" w:rsidR="00000000" w:rsidRPr="00000000">
        <w:rPr>
          <w:rtl w:val="0"/>
        </w:rPr>
      </w:r>
    </w:p>
    <w:p w:rsidR="00000000" w:rsidDel="00000000" w:rsidP="00000000" w:rsidRDefault="00000000" w:rsidRPr="00000000" w14:paraId="000013E1">
      <w:pPr>
        <w:rPr/>
      </w:pPr>
      <w:r w:rsidDel="00000000" w:rsidR="00000000" w:rsidRPr="00000000">
        <w:rPr>
          <w:rtl w:val="0"/>
        </w:rPr>
      </w:r>
    </w:p>
    <w:p w:rsidR="00000000" w:rsidDel="00000000" w:rsidP="00000000" w:rsidRDefault="00000000" w:rsidRPr="00000000" w14:paraId="000013E2">
      <w:pPr>
        <w:rPr/>
      </w:pPr>
      <w:r w:rsidDel="00000000" w:rsidR="00000000" w:rsidRPr="00000000">
        <w:rPr>
          <w:rtl w:val="0"/>
        </w:rPr>
      </w:r>
    </w:p>
    <w:p w:rsidR="00000000" w:rsidDel="00000000" w:rsidP="00000000" w:rsidRDefault="00000000" w:rsidRPr="00000000" w14:paraId="000013E3">
      <w:pPr>
        <w:rPr/>
      </w:pPr>
      <w:r w:rsidDel="00000000" w:rsidR="00000000" w:rsidRPr="00000000">
        <w:rPr>
          <w:rtl w:val="0"/>
        </w:rPr>
      </w:r>
    </w:p>
    <w:p w:rsidR="00000000" w:rsidDel="00000000" w:rsidP="00000000" w:rsidRDefault="00000000" w:rsidRPr="00000000" w14:paraId="000013E4">
      <w:pPr>
        <w:rPr/>
      </w:pPr>
      <w:r w:rsidDel="00000000" w:rsidR="00000000" w:rsidRPr="00000000">
        <w:rPr>
          <w:rtl w:val="0"/>
        </w:rPr>
      </w:r>
    </w:p>
    <w:p w:rsidR="00000000" w:rsidDel="00000000" w:rsidP="00000000" w:rsidRDefault="00000000" w:rsidRPr="00000000" w14:paraId="000013E5">
      <w:pPr>
        <w:rPr/>
      </w:pPr>
      <w:r w:rsidDel="00000000" w:rsidR="00000000" w:rsidRPr="00000000">
        <w:rPr>
          <w:rtl w:val="0"/>
        </w:rPr>
      </w:r>
    </w:p>
    <w:p w:rsidR="00000000" w:rsidDel="00000000" w:rsidP="00000000" w:rsidRDefault="00000000" w:rsidRPr="00000000" w14:paraId="000013E6">
      <w:pPr>
        <w:rPr/>
      </w:pPr>
      <w:r w:rsidDel="00000000" w:rsidR="00000000" w:rsidRPr="00000000">
        <w:rPr>
          <w:rtl w:val="0"/>
        </w:rPr>
      </w:r>
    </w:p>
    <w:p w:rsidR="00000000" w:rsidDel="00000000" w:rsidP="00000000" w:rsidRDefault="00000000" w:rsidRPr="00000000" w14:paraId="000013E7">
      <w:pPr>
        <w:rPr/>
      </w:pPr>
      <w:r w:rsidDel="00000000" w:rsidR="00000000" w:rsidRPr="00000000">
        <w:rPr>
          <w:rtl w:val="0"/>
        </w:rPr>
      </w:r>
    </w:p>
    <w:p w:rsidR="00000000" w:rsidDel="00000000" w:rsidP="00000000" w:rsidRDefault="00000000" w:rsidRPr="00000000" w14:paraId="000013E8">
      <w:pPr>
        <w:rPr/>
      </w:pPr>
      <w:r w:rsidDel="00000000" w:rsidR="00000000" w:rsidRPr="00000000">
        <w:rPr>
          <w:rtl w:val="0"/>
        </w:rPr>
      </w:r>
    </w:p>
    <w:tbl>
      <w:tblPr>
        <w:tblStyle w:val="Table44"/>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125"/>
        <w:gridCol w:w="945"/>
        <w:gridCol w:w="4515"/>
        <w:tblGridChange w:id="0">
          <w:tblGrid>
            <w:gridCol w:w="2235"/>
            <w:gridCol w:w="1125"/>
            <w:gridCol w:w="945"/>
            <w:gridCol w:w="451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3E9">
            <w:pPr>
              <w:spacing w:after="0" w:before="240" w:line="276" w:lineRule="auto"/>
              <w:rPr>
                <w:b w:val="1"/>
                <w:color w:val="ffffff"/>
              </w:rPr>
            </w:pPr>
            <w:r w:rsidDel="00000000" w:rsidR="00000000" w:rsidRPr="00000000">
              <w:rPr>
                <w:rtl w:val="0"/>
              </w:rPr>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3EA">
            <w:pPr>
              <w:spacing w:after="0" w:before="240" w:line="276" w:lineRule="auto"/>
              <w:rPr>
                <w:b w:val="1"/>
                <w:color w:val="ffffff"/>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3ED">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3EE">
            <w:pPr>
              <w:spacing w:after="0" w:before="240" w:line="276" w:lineRule="auto"/>
              <w:rPr/>
            </w:pPr>
            <w:r w:rsidDel="00000000" w:rsidR="00000000" w:rsidRPr="00000000">
              <w:rPr>
                <w:rtl w:val="0"/>
              </w:rPr>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3F1">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3F2">
            <w:pPr>
              <w:spacing w:after="0"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3F5">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3F6">
            <w:pPr>
              <w:spacing w:after="0" w:before="240" w:line="276" w:lineRule="auto"/>
              <w:rPr/>
            </w:pPr>
            <w:r w:rsidDel="00000000" w:rsidR="00000000" w:rsidRPr="00000000">
              <w:rPr>
                <w:rtl w:val="0"/>
              </w:rPr>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3F9">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3FA">
            <w:pPr>
              <w:spacing w:after="0"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3FD">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3FE">
            <w:pPr>
              <w:spacing w:after="0" w:before="240" w:line="276" w:lineRule="auto"/>
              <w:rPr/>
            </w:pPr>
            <w:r w:rsidDel="00000000" w:rsidR="00000000" w:rsidRPr="00000000">
              <w:rPr>
                <w:rtl w:val="0"/>
              </w:rPr>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01">
            <w:pPr>
              <w:spacing w:after="0" w:before="240" w:line="276" w:lineRule="auto"/>
              <w:rPr>
                <w:b w:val="1"/>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02">
            <w:pPr>
              <w:spacing w:after="0" w:before="240" w:line="276" w:lineRule="auto"/>
              <w:rPr>
                <w:b w:val="1"/>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03">
            <w:pPr>
              <w:spacing w:after="0" w:before="240" w:line="276" w:lineRule="auto"/>
              <w:rPr>
                <w:b w:val="1"/>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05">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06">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07">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0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0A">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0B">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0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0E">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0F">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11">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12">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13">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15">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16">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17">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1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1A">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1B">
            <w:pPr>
              <w:spacing w:after="0" w:before="240" w:line="276" w:lineRule="auto"/>
              <w:rPr/>
            </w:pPr>
            <w:r w:rsidDel="00000000" w:rsidR="00000000" w:rsidRPr="00000000">
              <w:rPr>
                <w:rtl w:val="0"/>
              </w:rPr>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1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1E">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1F">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21">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22">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23">
            <w:pPr>
              <w:spacing w:after="0"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25">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26">
            <w:pPr>
              <w:spacing w:after="0"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29">
            <w:pPr>
              <w:spacing w:after="0" w:before="240" w:line="276" w:lineRule="auto"/>
              <w:rPr>
                <w:b w:val="1"/>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2A">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2B">
            <w:pPr>
              <w:spacing w:after="0" w:before="240" w:line="276" w:lineRule="auto"/>
              <w:rPr/>
            </w:pPr>
            <w:r w:rsidDel="00000000" w:rsidR="00000000" w:rsidRPr="00000000">
              <w:rPr>
                <w:rtl w:val="0"/>
              </w:rPr>
            </w:r>
          </w:p>
        </w:tc>
      </w:tr>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42D">
            <w:pPr>
              <w:spacing w:after="0" w:before="240" w:line="276" w:lineRule="auto"/>
              <w:rPr>
                <w:b w:val="1"/>
                <w:color w:val="ffffff"/>
              </w:rPr>
            </w:pPr>
            <w:r w:rsidDel="00000000" w:rsidR="00000000" w:rsidRPr="00000000">
              <w:rPr>
                <w:rtl w:val="0"/>
              </w:rPr>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42E">
            <w:pPr>
              <w:spacing w:after="0" w:before="240" w:line="276" w:lineRule="auto"/>
              <w:rPr>
                <w:b w:val="1"/>
                <w:i w:val="1"/>
                <w:color w:val="ffffff"/>
              </w:rPr>
            </w:pPr>
            <w:r w:rsidDel="00000000" w:rsidR="00000000" w:rsidRPr="00000000">
              <w:rPr>
                <w:rtl w:val="0"/>
              </w:rPr>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31">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32">
            <w:pPr>
              <w:spacing w:after="0"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35">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36">
            <w:pPr>
              <w:spacing w:after="0" w:before="240" w:line="276" w:lineRule="auto"/>
              <w:rPr/>
            </w:pPr>
            <w:r w:rsidDel="00000000" w:rsidR="00000000" w:rsidRPr="00000000">
              <w:rPr>
                <w:rtl w:val="0"/>
              </w:rPr>
            </w:r>
          </w:p>
        </w:tc>
      </w:tr>
      <w:tr>
        <w:trPr>
          <w:cantSplit w:val="0"/>
          <w:trHeight w:val="66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39">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3A">
            <w:pPr>
              <w:spacing w:after="0" w:before="240" w:line="276" w:lineRule="auto"/>
              <w:rPr/>
            </w:pPr>
            <w:r w:rsidDel="00000000" w:rsidR="00000000" w:rsidRPr="00000000">
              <w:rPr>
                <w:rtl w:val="0"/>
              </w:rPr>
            </w:r>
          </w:p>
        </w:tc>
      </w:tr>
      <w:tr>
        <w:trPr>
          <w:cantSplit w:val="0"/>
          <w:trHeight w:val="66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3D">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3E">
            <w:pPr>
              <w:spacing w:after="0" w:before="240" w:line="276" w:lineRule="auto"/>
              <w:rPr/>
            </w:pPr>
            <w:r w:rsidDel="00000000" w:rsidR="00000000" w:rsidRPr="00000000">
              <w:rPr>
                <w:rtl w:val="0"/>
              </w:rPr>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41">
            <w:pPr>
              <w:spacing w:after="0" w:before="240" w:line="276" w:lineRule="auto"/>
              <w:rPr>
                <w:b w:val="1"/>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42">
            <w:pPr>
              <w:spacing w:after="0" w:before="240" w:line="276" w:lineRule="auto"/>
              <w:rPr>
                <w:b w:val="1"/>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43">
            <w:pPr>
              <w:spacing w:after="0" w:before="240" w:line="276" w:lineRule="auto"/>
              <w:rPr>
                <w:b w:val="1"/>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45">
            <w:pPr>
              <w:spacing w:after="0" w:before="240" w:line="276" w:lineRule="auto"/>
              <w:rPr>
                <w:b w:val="1"/>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46">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47">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49">
            <w:pPr>
              <w:spacing w:after="0" w:before="240" w:line="276" w:lineRule="auto"/>
              <w:rPr>
                <w:b w:val="1"/>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4A">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4B">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4D">
            <w:pPr>
              <w:spacing w:after="0" w:before="240" w:line="276" w:lineRule="auto"/>
              <w:rPr>
                <w:b w:val="1"/>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4E">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4F">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51">
            <w:pPr>
              <w:spacing w:after="0" w:before="240" w:line="276" w:lineRule="auto"/>
              <w:rPr>
                <w:b w:val="1"/>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52">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53">
            <w:pPr>
              <w:spacing w:after="0"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55">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56">
            <w:pPr>
              <w:spacing w:after="0"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59">
            <w:pPr>
              <w:spacing w:after="0" w:before="240" w:line="276" w:lineRule="auto"/>
              <w:rPr>
                <w:b w:val="1"/>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5A">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5B">
            <w:pPr>
              <w:spacing w:after="0" w:before="240" w:line="276" w:lineRule="auto"/>
              <w:rPr/>
            </w:pPr>
            <w:r w:rsidDel="00000000" w:rsidR="00000000" w:rsidRPr="00000000">
              <w:rPr>
                <w:rtl w:val="0"/>
              </w:rPr>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5D">
            <w:pPr>
              <w:spacing w:after="0" w:before="240" w:line="276" w:lineRule="auto"/>
              <w:rPr>
                <w:b w:val="1"/>
              </w:rPr>
            </w:pPr>
            <w:r w:rsidDel="00000000" w:rsidR="00000000" w:rsidRPr="00000000">
              <w:rPr>
                <w:rtl w:val="0"/>
              </w:rPr>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5E">
            <w:pPr>
              <w:spacing w:after="0" w:before="240" w:line="276" w:lineRule="auto"/>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5F">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61">
            <w:pPr>
              <w:spacing w:after="0" w:before="240" w:line="276" w:lineRule="auto"/>
              <w:rPr>
                <w:b w:val="1"/>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62">
            <w:pPr>
              <w:spacing w:after="0" w:before="240" w:line="276" w:lineRule="auto"/>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63">
            <w:pPr>
              <w:spacing w:after="0" w:before="240" w:line="276" w:lineRule="auto"/>
              <w:jc w:val="right"/>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64">
            <w:pPr>
              <w:spacing w:after="0" w:before="240" w:line="276" w:lineRule="auto"/>
              <w:rPr/>
            </w:pPr>
            <w:r w:rsidDel="00000000" w:rsidR="00000000" w:rsidRPr="00000000">
              <w:rPr>
                <w:rtl w:val="0"/>
              </w:rPr>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65">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66">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69">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6A">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6D">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6E">
            <w:pPr>
              <w:spacing w:after="0"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71">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72">
            <w:pPr>
              <w:spacing w:after="0" w:before="240" w:line="276" w:lineRule="auto"/>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75">
            <w:pPr>
              <w:spacing w:after="0" w:before="240" w:line="276" w:lineRule="auto"/>
              <w:rPr>
                <w:b w:val="1"/>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76">
            <w:pPr>
              <w:spacing w:after="0" w:before="240" w:line="276" w:lineRule="auto"/>
              <w:rPr/>
            </w:pPr>
            <w:r w:rsidDel="00000000" w:rsidR="00000000" w:rsidRPr="00000000">
              <w:rPr>
                <w:rtl w:val="0"/>
              </w:rPr>
            </w:r>
          </w:p>
        </w:tc>
      </w:tr>
    </w:tbl>
    <w:p w:rsidR="00000000" w:rsidDel="00000000" w:rsidP="00000000" w:rsidRDefault="00000000" w:rsidRPr="00000000" w14:paraId="00001479">
      <w:pPr>
        <w:rPr/>
      </w:pPr>
      <w:r w:rsidDel="00000000" w:rsidR="00000000" w:rsidRPr="00000000">
        <w:rPr>
          <w:rtl w:val="0"/>
        </w:rPr>
      </w:r>
    </w:p>
    <w:p w:rsidR="00000000" w:rsidDel="00000000" w:rsidP="00000000" w:rsidRDefault="00000000" w:rsidRPr="00000000" w14:paraId="0000147A">
      <w:pPr>
        <w:rPr/>
      </w:pPr>
      <w:r w:rsidDel="00000000" w:rsidR="00000000" w:rsidRPr="00000000">
        <w:rPr>
          <w:rtl w:val="0"/>
        </w:rPr>
      </w:r>
    </w:p>
    <w:p w:rsidR="00000000" w:rsidDel="00000000" w:rsidP="00000000" w:rsidRDefault="00000000" w:rsidRPr="00000000" w14:paraId="0000147B">
      <w:pPr>
        <w:rPr/>
      </w:pPr>
      <w:r w:rsidDel="00000000" w:rsidR="00000000" w:rsidRPr="00000000">
        <w:rPr>
          <w:rtl w:val="0"/>
        </w:rPr>
      </w:r>
    </w:p>
    <w:p w:rsidR="00000000" w:rsidDel="00000000" w:rsidP="00000000" w:rsidRDefault="00000000" w:rsidRPr="00000000" w14:paraId="0000147C">
      <w:pPr>
        <w:rPr/>
      </w:pPr>
      <w:r w:rsidDel="00000000" w:rsidR="00000000" w:rsidRPr="00000000">
        <w:rPr>
          <w:rtl w:val="0"/>
        </w:rPr>
      </w:r>
    </w:p>
    <w:p w:rsidR="00000000" w:rsidDel="00000000" w:rsidP="00000000" w:rsidRDefault="00000000" w:rsidRPr="00000000" w14:paraId="0000147D">
      <w:pPr>
        <w:rPr/>
      </w:pPr>
      <w:r w:rsidDel="00000000" w:rsidR="00000000" w:rsidRPr="00000000">
        <w:rPr>
          <w:rtl w:val="0"/>
        </w:rPr>
      </w:r>
    </w:p>
    <w:tbl>
      <w:tblPr>
        <w:tblStyle w:val="Table45"/>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125"/>
        <w:gridCol w:w="945"/>
        <w:gridCol w:w="4515"/>
        <w:tblGridChange w:id="0">
          <w:tblGrid>
            <w:gridCol w:w="2235"/>
            <w:gridCol w:w="1125"/>
            <w:gridCol w:w="945"/>
            <w:gridCol w:w="451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47E">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47F">
            <w:pPr>
              <w:spacing w:after="0" w:before="240" w:line="276" w:lineRule="auto"/>
              <w:rPr>
                <w:b w:val="1"/>
                <w:color w:val="ffffff"/>
              </w:rPr>
            </w:pPr>
            <w:r w:rsidDel="00000000" w:rsidR="00000000" w:rsidRPr="00000000">
              <w:rPr>
                <w:b w:val="1"/>
                <w:color w:val="ffffff"/>
                <w:rtl w:val="0"/>
              </w:rPr>
              <w:t xml:space="preserve">CU.04.1.1 Registrar compra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82">
            <w:pPr>
              <w:spacing w:after="0" w:before="240" w:line="276" w:lineRule="auto"/>
              <w:rPr>
                <w:b w:val="1"/>
              </w:rPr>
            </w:pPr>
            <w:r w:rsidDel="00000000" w:rsidR="00000000" w:rsidRPr="00000000">
              <w:rPr>
                <w:b w:val="1"/>
                <w:rtl w:val="0"/>
              </w:rPr>
              <w:t xml:space="preserve"> </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83">
            <w:pPr>
              <w:spacing w:after="0" w:before="240" w:line="276" w:lineRule="auto"/>
              <w:rPr/>
            </w:pPr>
            <w:r w:rsidDel="00000000" w:rsidR="00000000" w:rsidRPr="00000000">
              <w:rPr>
                <w:rtl w:val="0"/>
              </w:rPr>
              <w:t xml:space="preserve"> </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86">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87">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488">
            <w:pPr>
              <w:spacing w:after="0" w:before="240" w:line="276" w:lineRule="auto"/>
              <w:rPr/>
            </w:pPr>
            <w:r w:rsidDel="00000000" w:rsidR="00000000" w:rsidRPr="00000000">
              <w:rPr>
                <w:rtl w:val="0"/>
              </w:rPr>
              <w:t xml:space="preserve">CU 04.1 Gestión compras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8B">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8C">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8F">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90">
            <w:pPr>
              <w:spacing w:after="0" w:before="240" w:line="276" w:lineRule="auto"/>
              <w:rPr/>
            </w:pPr>
            <w:r w:rsidDel="00000000" w:rsidR="00000000" w:rsidRPr="00000000">
              <w:rPr>
                <w:rtl w:val="0"/>
              </w:rPr>
              <w:t xml:space="preserve">El sistema deberá comportarse como se describe en el siguiente caso de uso para registrar una nueva compra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93">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94">
            <w:pPr>
              <w:spacing w:after="0" w:before="240" w:line="276" w:lineRule="auto"/>
              <w:rPr/>
            </w:pPr>
            <w:r w:rsidDel="00000000" w:rsidR="00000000" w:rsidRPr="00000000">
              <w:rPr>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97">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98">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99">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9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9C">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9D">
            <w:pPr>
              <w:spacing w:after="0" w:before="240" w:line="276" w:lineRule="auto"/>
              <w:rPr/>
            </w:pPr>
            <w:r w:rsidDel="00000000" w:rsidR="00000000" w:rsidRPr="00000000">
              <w:rPr>
                <w:rtl w:val="0"/>
              </w:rPr>
              <w:t xml:space="preserve">El usuario ingresa a registrar una compra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9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A0">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A1">
            <w:pPr>
              <w:spacing w:after="0" w:before="240" w:line="276" w:lineRule="auto"/>
              <w:rPr/>
            </w:pPr>
            <w:r w:rsidDel="00000000" w:rsidR="00000000" w:rsidRPr="00000000">
              <w:rPr>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A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A4">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A5">
            <w:pPr>
              <w:spacing w:after="0" w:before="240" w:line="276" w:lineRule="auto"/>
              <w:rPr/>
            </w:pPr>
            <w:r w:rsidDel="00000000" w:rsidR="00000000" w:rsidRPr="00000000">
              <w:rPr>
                <w:rtl w:val="0"/>
              </w:rPr>
              <w:t xml:space="preserve">El sistema despliega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A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A8">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A9">
            <w:pPr>
              <w:spacing w:after="0" w:before="240" w:line="276" w:lineRule="auto"/>
              <w:rPr/>
            </w:pPr>
            <w:r w:rsidDel="00000000" w:rsidR="00000000" w:rsidRPr="00000000">
              <w:rPr>
                <w:rtl w:val="0"/>
              </w:rPr>
              <w:t xml:space="preserve">El usuario diligencia 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A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AC">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AD">
            <w:pPr>
              <w:spacing w:after="0" w:before="240" w:line="276" w:lineRule="auto"/>
              <w:rPr/>
            </w:pPr>
            <w:r w:rsidDel="00000000" w:rsidR="00000000" w:rsidRPr="00000000">
              <w:rPr>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A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B0">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B1">
            <w:pPr>
              <w:spacing w:after="0" w:before="240" w:line="276" w:lineRule="auto"/>
              <w:rPr/>
            </w:pPr>
            <w:r w:rsidDel="00000000" w:rsidR="00000000" w:rsidRPr="00000000">
              <w:rPr>
                <w:rtl w:val="0"/>
              </w:rPr>
              <w:t xml:space="preserve">El sistema registra la nueva compra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B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B4">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B5">
            <w:pPr>
              <w:spacing w:after="0" w:before="240" w:line="276" w:lineRule="auto"/>
              <w:rPr/>
            </w:pPr>
            <w:r w:rsidDel="00000000" w:rsidR="00000000" w:rsidRPr="00000000">
              <w:rPr>
                <w:rtl w:val="0"/>
              </w:rPr>
              <w:t xml:space="preserve">El sistema despliega msj “registro de compra creado con Éxito”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B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B8">
            <w:pPr>
              <w:spacing w:after="0" w:before="240" w:line="276" w:lineRule="auto"/>
              <w:rPr/>
            </w:pPr>
            <w:r w:rsidDel="00000000" w:rsidR="00000000" w:rsidRPr="00000000">
              <w:rPr>
                <w:rtl w:val="0"/>
              </w:rPr>
              <w:t xml:space="preserve">8</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B9">
            <w:pPr>
              <w:spacing w:after="0" w:before="240" w:line="276" w:lineRule="auto"/>
              <w:rPr/>
            </w:pPr>
            <w:r w:rsidDel="00000000" w:rsidR="00000000" w:rsidRPr="00000000">
              <w:rPr>
                <w:rtl w:val="0"/>
              </w:rPr>
              <w:t xml:space="preserve">El sistema ejecuta el CU04.1.3 Listar compras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BB">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BC">
            <w:pPr>
              <w:spacing w:after="0" w:before="240" w:line="276" w:lineRule="auto"/>
              <w:rPr/>
            </w:pPr>
            <w:r w:rsidDel="00000000" w:rsidR="00000000" w:rsidRPr="00000000">
              <w:rPr>
                <w:rtl w:val="0"/>
              </w:rPr>
              <w:t xml:space="preserve">Se ha registrado una nueva compra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BF">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C0">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C1">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C3">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C4">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C5">
            <w:pPr>
              <w:spacing w:after="0" w:before="240" w:line="276" w:lineRule="auto"/>
              <w:rPr/>
            </w:pPr>
            <w:r w:rsidDel="00000000" w:rsidR="00000000" w:rsidRPr="00000000">
              <w:rPr>
                <w:rtl w:val="0"/>
              </w:rPr>
              <w:t xml:space="preserve">5.1 Si el nombre de la compra ya está registrado</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C7">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C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C9">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CA">
            <w:pPr>
              <w:spacing w:after="0" w:before="240" w:line="276" w:lineRule="auto"/>
              <w:rPr/>
            </w:pPr>
            <w:r w:rsidDel="00000000" w:rsidR="00000000" w:rsidRPr="00000000">
              <w:rPr>
                <w:rtl w:val="0"/>
              </w:rPr>
              <w:t xml:space="preserve">El sistema despliega Msj “la compra ya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CB">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CC">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CD">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CE">
            <w:pPr>
              <w:spacing w:after="0" w:before="240" w:line="276" w:lineRule="auto"/>
              <w:rPr/>
            </w:pPr>
            <w:r w:rsidDel="00000000" w:rsidR="00000000" w:rsidRPr="00000000">
              <w:rPr>
                <w:rtl w:val="0"/>
              </w:rPr>
              <w:t xml:space="preserve">El sistema redirige al usuario al paso Nro.4</w:t>
            </w:r>
          </w:p>
        </w:tc>
      </w:tr>
      <w:tr>
        <w:trPr>
          <w:cantSplit w:val="0"/>
          <w:trHeight w:val="660"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CF">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4D0">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4D1">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D2">
            <w:pPr>
              <w:spacing w:after="0" w:before="240" w:line="276" w:lineRule="auto"/>
              <w:rPr/>
            </w:pPr>
            <w:r w:rsidDel="00000000" w:rsidR="00000000" w:rsidRPr="00000000">
              <w:rPr>
                <w:rtl w:val="0"/>
              </w:rPr>
              <w:t xml:space="preserve">CA04.1.1.1 El sistema no debe permitir registrar una compra con el mismo nombre</w:t>
            </w:r>
          </w:p>
        </w:tc>
      </w:tr>
      <w:tr>
        <w:trPr>
          <w:cantSplit w:val="0"/>
          <w:trHeight w:val="660"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D5">
            <w:pPr>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D6">
            <w:pPr>
              <w:spacing w:after="0" w:before="240" w:line="276" w:lineRule="auto"/>
              <w:rPr/>
            </w:pPr>
            <w:r w:rsidDel="00000000" w:rsidR="00000000" w:rsidRPr="00000000">
              <w:rPr>
                <w:rtl w:val="0"/>
              </w:rPr>
              <w:t xml:space="preserve">CA04.1.1.2 Se debe ingresar los campos: nombreCompra varchar(100), precio decimal (15,2),fecha(06/2/2023)……</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D9">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DA">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4DD">
      <w:pPr>
        <w:rPr/>
      </w:pPr>
      <w:r w:rsidDel="00000000" w:rsidR="00000000" w:rsidRPr="00000000">
        <w:rPr>
          <w:rtl w:val="0"/>
        </w:rPr>
      </w:r>
    </w:p>
    <w:p w:rsidR="00000000" w:rsidDel="00000000" w:rsidP="00000000" w:rsidRDefault="00000000" w:rsidRPr="00000000" w14:paraId="000014DE">
      <w:pPr>
        <w:rPr/>
      </w:pPr>
      <w:r w:rsidDel="00000000" w:rsidR="00000000" w:rsidRPr="00000000">
        <w:rPr>
          <w:rtl w:val="0"/>
        </w:rPr>
      </w:r>
    </w:p>
    <w:tbl>
      <w:tblPr>
        <w:tblStyle w:val="Table46"/>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125"/>
        <w:gridCol w:w="945"/>
        <w:gridCol w:w="4515"/>
        <w:tblGridChange w:id="0">
          <w:tblGrid>
            <w:gridCol w:w="2235"/>
            <w:gridCol w:w="1125"/>
            <w:gridCol w:w="945"/>
            <w:gridCol w:w="451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4DF">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4E0">
            <w:pPr>
              <w:spacing w:after="0" w:before="240" w:line="276" w:lineRule="auto"/>
              <w:rPr>
                <w:b w:val="1"/>
                <w:i w:val="1"/>
                <w:color w:val="ffffff"/>
              </w:rPr>
            </w:pPr>
            <w:r w:rsidDel="00000000" w:rsidR="00000000" w:rsidRPr="00000000">
              <w:rPr>
                <w:b w:val="1"/>
                <w:i w:val="1"/>
                <w:color w:val="ffffff"/>
                <w:rtl w:val="0"/>
              </w:rPr>
              <w:t xml:space="preserve">CU.04.1.2 Consultar compra</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E3">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E4">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4E5">
            <w:pPr>
              <w:spacing w:after="0" w:before="240" w:line="276" w:lineRule="auto"/>
              <w:rPr/>
            </w:pPr>
            <w:r w:rsidDel="00000000" w:rsidR="00000000" w:rsidRPr="00000000">
              <w:rPr>
                <w:rtl w:val="0"/>
              </w:rPr>
              <w:t xml:space="preserve">CU 04.1 Gestión compras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E8">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E9">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EC">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ED">
            <w:pPr>
              <w:spacing w:after="0" w:before="240" w:line="276" w:lineRule="auto"/>
              <w:rPr/>
            </w:pPr>
            <w:r w:rsidDel="00000000" w:rsidR="00000000" w:rsidRPr="00000000">
              <w:rPr>
                <w:rtl w:val="0"/>
              </w:rPr>
              <w:t xml:space="preserve">El sistema deberá comportarse como se describe en el siguiente caso de uso para consultar una compra</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F0">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F1">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4F2">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F5">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F6">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F7">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F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FA">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4FB">
            <w:pPr>
              <w:spacing w:after="0" w:before="240" w:line="276" w:lineRule="auto"/>
              <w:rPr/>
            </w:pPr>
            <w:r w:rsidDel="00000000" w:rsidR="00000000" w:rsidRPr="00000000">
              <w:rPr>
                <w:rtl w:val="0"/>
              </w:rPr>
              <w:t xml:space="preserve">El usuario ingresa a consultar la compra que el desea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F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FE">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4FF">
            <w:pPr>
              <w:spacing w:after="0" w:before="240" w:line="276" w:lineRule="auto"/>
              <w:rPr/>
            </w:pPr>
            <w:r w:rsidDel="00000000" w:rsidR="00000000" w:rsidRPr="00000000">
              <w:rPr>
                <w:rtl w:val="0"/>
              </w:rPr>
              <w:t xml:space="preserve">El sistema solicita al usuario el dato de búsqueda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01">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02">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03">
            <w:pPr>
              <w:spacing w:after="0" w:before="240" w:line="276" w:lineRule="auto"/>
              <w:rPr/>
            </w:pPr>
            <w:r w:rsidDel="00000000" w:rsidR="00000000" w:rsidRPr="00000000">
              <w:rPr>
                <w:rtl w:val="0"/>
              </w:rPr>
              <w:t xml:space="preserve">El usuario ingresa el dato de búsqueda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05">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06">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07">
            <w:pPr>
              <w:spacing w:after="0" w:before="240" w:line="276" w:lineRule="auto"/>
              <w:rPr/>
            </w:pPr>
            <w:r w:rsidDel="00000000" w:rsidR="00000000" w:rsidRPr="00000000">
              <w:rPr>
                <w:rtl w:val="0"/>
              </w:rPr>
              <w:t xml:space="preserve">El sistema valida el dato de búsqueda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0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0A">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0B">
            <w:pPr>
              <w:spacing w:after="0" w:before="240" w:line="276" w:lineRule="auto"/>
              <w:rPr/>
            </w:pPr>
            <w:r w:rsidDel="00000000" w:rsidR="00000000" w:rsidRPr="00000000">
              <w:rPr>
                <w:rtl w:val="0"/>
              </w:rPr>
              <w:t xml:space="preserve">El sistema consulta la compra según el dato de búsqueda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0D">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0E">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0F">
            <w:pPr>
              <w:spacing w:after="0" w:before="240" w:line="276" w:lineRule="auto"/>
              <w:rPr/>
            </w:pPr>
            <w:r w:rsidDel="00000000" w:rsidR="00000000" w:rsidRPr="00000000">
              <w:rPr>
                <w:rtl w:val="0"/>
              </w:rPr>
              <w:t xml:space="preserve">El sistema muestra la información de la compra</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11">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12">
            <w:pPr>
              <w:spacing w:after="0" w:before="240" w:line="276" w:lineRule="auto"/>
              <w:rPr/>
            </w:pPr>
            <w:r w:rsidDel="00000000" w:rsidR="00000000" w:rsidRPr="00000000">
              <w:rPr>
                <w:rtl w:val="0"/>
              </w:rPr>
              <w:t xml:space="preserve">Se ha mostrado la información de la compra de acuerdo al dato de búsqueda.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15">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16">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17">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19">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1A">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1B">
            <w:pPr>
              <w:spacing w:after="0" w:before="240" w:line="276" w:lineRule="auto"/>
              <w:rPr/>
            </w:pPr>
            <w:r w:rsidDel="00000000" w:rsidR="00000000" w:rsidRPr="00000000">
              <w:rPr>
                <w:rtl w:val="0"/>
              </w:rPr>
              <w:t xml:space="preserve">Si el dato de búsqueda es inválido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1D">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1E">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1F">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20">
            <w:pPr>
              <w:spacing w:after="0" w:before="240" w:line="276" w:lineRule="auto"/>
              <w:rPr/>
            </w:pPr>
            <w:r w:rsidDel="00000000" w:rsidR="00000000" w:rsidRPr="00000000">
              <w:rPr>
                <w:rtl w:val="0"/>
              </w:rPr>
              <w:t xml:space="preserve">El sistema muestra un mensaje de error</w:t>
            </w:r>
          </w:p>
        </w:tc>
      </w:tr>
      <w:tr>
        <w:trPr>
          <w:cantSplit w:val="0"/>
          <w:trHeight w:val="82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21">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522">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523">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24">
            <w:pPr>
              <w:spacing w:after="0" w:before="240" w:line="276" w:lineRule="auto"/>
              <w:rPr/>
            </w:pPr>
            <w:r w:rsidDel="00000000" w:rsidR="00000000" w:rsidRPr="00000000">
              <w:rPr>
                <w:rtl w:val="0"/>
              </w:rPr>
              <w:t xml:space="preserve">CA04.1.2.1 Los campos que se muestran de la compra son: nombreProducto varchar(100), precio decimal (15,2),fecha(07/05/2023)</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27">
            <w:pPr>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28">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2B">
            <w:pPr>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2C">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2F">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30">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33">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34">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537">
      <w:pPr>
        <w:rPr/>
      </w:pPr>
      <w:r w:rsidDel="00000000" w:rsidR="00000000" w:rsidRPr="00000000">
        <w:rPr>
          <w:rtl w:val="0"/>
        </w:rPr>
      </w:r>
    </w:p>
    <w:p w:rsidR="00000000" w:rsidDel="00000000" w:rsidP="00000000" w:rsidRDefault="00000000" w:rsidRPr="00000000" w14:paraId="00001538">
      <w:pPr>
        <w:rPr/>
      </w:pPr>
      <w:r w:rsidDel="00000000" w:rsidR="00000000" w:rsidRPr="00000000">
        <w:rPr>
          <w:rtl w:val="0"/>
        </w:rPr>
      </w:r>
    </w:p>
    <w:tbl>
      <w:tblPr>
        <w:tblStyle w:val="Table4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7.878787878788"/>
        <w:gridCol w:w="753.858585858586"/>
        <w:gridCol w:w="585.2323232323233"/>
        <w:gridCol w:w="3005.5151515151515"/>
        <w:gridCol w:w="3005.5151515151515"/>
        <w:tblGridChange w:id="0">
          <w:tblGrid>
            <w:gridCol w:w="1487.878787878788"/>
            <w:gridCol w:w="753.858585858586"/>
            <w:gridCol w:w="585.2323232323233"/>
            <w:gridCol w:w="3005.5151515151515"/>
            <w:gridCol w:w="3005.515151515151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539">
            <w:pPr>
              <w:spacing w:after="0" w:before="240" w:line="276" w:lineRule="auto"/>
              <w:rPr>
                <w:b w:val="1"/>
                <w:color w:val="ffffff"/>
              </w:rPr>
            </w:pPr>
            <w:r w:rsidDel="00000000" w:rsidR="00000000" w:rsidRPr="00000000">
              <w:rPr>
                <w:b w:val="1"/>
                <w:color w:val="ffffff"/>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53A">
            <w:pPr>
              <w:spacing w:after="0" w:before="240" w:line="276" w:lineRule="auto"/>
              <w:rPr>
                <w:b w:val="1"/>
                <w:i w:val="1"/>
                <w:color w:val="ffffff"/>
              </w:rPr>
            </w:pPr>
            <w:r w:rsidDel="00000000" w:rsidR="00000000" w:rsidRPr="00000000">
              <w:rPr>
                <w:b w:val="1"/>
                <w:i w:val="1"/>
                <w:color w:val="ffffff"/>
                <w:rtl w:val="0"/>
              </w:rPr>
              <w:t xml:space="preserve">CU.04.1.3 Actualizar compras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3E">
            <w:pPr>
              <w:spacing w:after="0" w:before="240" w:line="276" w:lineRule="auto"/>
              <w:rPr>
                <w:b w:val="1"/>
              </w:rPr>
            </w:pPr>
            <w:r w:rsidDel="00000000" w:rsidR="00000000" w:rsidRPr="00000000">
              <w:rPr>
                <w:b w:val="1"/>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3F">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540">
            <w:pPr>
              <w:spacing w:after="0" w:before="240" w:line="276" w:lineRule="auto"/>
              <w:rPr/>
            </w:pPr>
            <w:r w:rsidDel="00000000" w:rsidR="00000000" w:rsidRPr="00000000">
              <w:rPr>
                <w:rtl w:val="0"/>
              </w:rPr>
              <w:t xml:space="preserve">CU 04.1 Gestión Compras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44">
            <w:pPr>
              <w:spacing w:after="0" w:before="240" w:line="276" w:lineRule="auto"/>
              <w:rPr>
                <w:b w:val="1"/>
              </w:rPr>
            </w:pPr>
            <w:r w:rsidDel="00000000" w:rsidR="00000000" w:rsidRPr="00000000">
              <w:rPr>
                <w:b w:val="1"/>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45">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49">
            <w:pPr>
              <w:spacing w:after="0" w:before="240" w:line="276" w:lineRule="auto"/>
              <w:rPr>
                <w:b w:val="1"/>
              </w:rPr>
            </w:pPr>
            <w:r w:rsidDel="00000000" w:rsidR="00000000" w:rsidRPr="00000000">
              <w:rPr>
                <w:b w:val="1"/>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4A">
            <w:pPr>
              <w:spacing w:after="0" w:before="240" w:line="276" w:lineRule="auto"/>
              <w:rPr/>
            </w:pPr>
            <w:r w:rsidDel="00000000" w:rsidR="00000000" w:rsidRPr="00000000">
              <w:rPr>
                <w:rtl w:val="0"/>
              </w:rPr>
              <w:t xml:space="preserve">El sistema deberá comportarse como se describe en el siguiente caso de uso para actualizar una compra</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4E">
            <w:pPr>
              <w:spacing w:after="0" w:before="240" w:line="276" w:lineRule="auto"/>
              <w:rPr>
                <w:b w:val="1"/>
              </w:rPr>
            </w:pPr>
            <w:r w:rsidDel="00000000" w:rsidR="00000000" w:rsidRPr="00000000">
              <w:rPr>
                <w:b w:val="1"/>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4F">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550">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54">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55">
            <w:pPr>
              <w:spacing w:after="0" w:before="240" w:line="276" w:lineRule="auto"/>
              <w:rPr>
                <w:b w:val="1"/>
              </w:rPr>
            </w:pPr>
            <w:r w:rsidDel="00000000" w:rsidR="00000000" w:rsidRPr="00000000">
              <w:rPr>
                <w:b w:val="1"/>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56">
            <w:pPr>
              <w:spacing w:after="0" w:before="240" w:line="276" w:lineRule="auto"/>
              <w:rPr>
                <w:b w:val="1"/>
              </w:rPr>
            </w:pPr>
            <w:r w:rsidDel="00000000" w:rsidR="00000000" w:rsidRPr="00000000">
              <w:rPr>
                <w:b w:val="1"/>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5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5A">
            <w:pPr>
              <w:spacing w:after="0" w:before="240" w:line="276" w:lineRule="auto"/>
              <w:rPr/>
            </w:pPr>
            <w:r w:rsidDel="00000000" w:rsidR="00000000" w:rsidRPr="00000000">
              <w:rPr>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5B">
            <w:pPr>
              <w:spacing w:after="0" w:before="240" w:line="276" w:lineRule="auto"/>
              <w:rPr/>
            </w:pPr>
            <w:r w:rsidDel="00000000" w:rsidR="00000000" w:rsidRPr="00000000">
              <w:rPr>
                <w:rtl w:val="0"/>
              </w:rPr>
              <w:t xml:space="preserve">El usuario ingresa a cambiar el estado de los productos.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5E">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5F">
            <w:pPr>
              <w:spacing w:after="0" w:before="240" w:line="276" w:lineRule="auto"/>
              <w:rPr/>
            </w:pPr>
            <w:r w:rsidDel="00000000" w:rsidR="00000000" w:rsidRPr="00000000">
              <w:rPr>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60">
            <w:pPr>
              <w:spacing w:after="0" w:before="240" w:line="276" w:lineRule="auto"/>
              <w:rPr/>
            </w:pPr>
            <w:r w:rsidDel="00000000" w:rsidR="00000000" w:rsidRPr="00000000">
              <w:rPr>
                <w:rtl w:val="0"/>
              </w:rPr>
              <w:t xml:space="preserve">El sistema muestra una lista de productos.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6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64">
            <w:pPr>
              <w:spacing w:after="0" w:before="240" w:line="276" w:lineRule="auto"/>
              <w:rPr/>
            </w:pPr>
            <w:r w:rsidDel="00000000" w:rsidR="00000000" w:rsidRPr="00000000">
              <w:rPr>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65">
            <w:pPr>
              <w:spacing w:after="0" w:before="240" w:line="276" w:lineRule="auto"/>
              <w:rPr/>
            </w:pPr>
            <w:r w:rsidDel="00000000" w:rsidR="00000000" w:rsidRPr="00000000">
              <w:rPr>
                <w:rtl w:val="0"/>
              </w:rPr>
              <w:t xml:space="preserve">El usuario selecciona un producto de la lista.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6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69">
            <w:pPr>
              <w:spacing w:after="0" w:before="240" w:line="276" w:lineRule="auto"/>
              <w:rPr/>
            </w:pPr>
            <w:r w:rsidDel="00000000" w:rsidR="00000000" w:rsidRPr="00000000">
              <w:rPr>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6A">
            <w:pPr>
              <w:spacing w:after="0" w:before="240" w:line="276" w:lineRule="auto"/>
              <w:rPr/>
            </w:pPr>
            <w:r w:rsidDel="00000000" w:rsidR="00000000" w:rsidRPr="00000000">
              <w:rPr>
                <w:rtl w:val="0"/>
              </w:rPr>
              <w:t xml:space="preserve">El sistema muestra un formulario con los estados disponibles.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6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6E">
            <w:pPr>
              <w:spacing w:after="0" w:before="240" w:line="276" w:lineRule="auto"/>
              <w:rPr/>
            </w:pPr>
            <w:r w:rsidDel="00000000" w:rsidR="00000000" w:rsidRPr="00000000">
              <w:rPr>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6F">
            <w:pPr>
              <w:spacing w:after="0" w:before="240" w:line="276" w:lineRule="auto"/>
              <w:rPr/>
            </w:pPr>
            <w:r w:rsidDel="00000000" w:rsidR="00000000" w:rsidRPr="00000000">
              <w:rPr>
                <w:rtl w:val="0"/>
              </w:rPr>
              <w:t xml:space="preserve">El usuario selecciona un estado del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72">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73">
            <w:pPr>
              <w:spacing w:after="0" w:before="240" w:line="276" w:lineRule="auto"/>
              <w:rPr/>
            </w:pPr>
            <w:r w:rsidDel="00000000" w:rsidR="00000000" w:rsidRPr="00000000">
              <w:rPr>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74">
            <w:pPr>
              <w:spacing w:after="0" w:before="240" w:line="276" w:lineRule="auto"/>
              <w:rPr/>
            </w:pPr>
            <w:r w:rsidDel="00000000" w:rsidR="00000000" w:rsidRPr="00000000">
              <w:rPr>
                <w:rtl w:val="0"/>
              </w:rPr>
              <w:t xml:space="preserve">El sistema cambia el estado del producto.</w:t>
            </w:r>
          </w:p>
        </w:tc>
      </w:tr>
      <w:tr>
        <w:trPr>
          <w:cantSplit w:val="0"/>
          <w:trHeight w:val="121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7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78">
            <w:pPr>
              <w:spacing w:after="0" w:before="240" w:line="276" w:lineRule="auto"/>
              <w:rPr/>
            </w:pPr>
            <w:r w:rsidDel="00000000" w:rsidR="00000000" w:rsidRPr="00000000">
              <w:rPr>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79">
            <w:pPr>
              <w:spacing w:after="0" w:before="240" w:line="276" w:lineRule="auto"/>
              <w:rPr/>
            </w:pPr>
            <w:r w:rsidDel="00000000" w:rsidR="00000000" w:rsidRPr="00000000">
              <w:rPr>
                <w:rtl w:val="0"/>
              </w:rPr>
              <w:t xml:space="preserve">El sistema despliega un mensaje de confirmación.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7C">
            <w:pPr>
              <w:spacing w:after="0" w:before="240" w:line="276" w:lineRule="auto"/>
              <w:rPr>
                <w:b w:val="1"/>
              </w:rPr>
            </w:pPr>
            <w:r w:rsidDel="00000000" w:rsidR="00000000" w:rsidRPr="00000000">
              <w:rPr>
                <w:b w:val="1"/>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7D">
            <w:pPr>
              <w:spacing w:after="0" w:before="240" w:line="276" w:lineRule="auto"/>
              <w:rPr/>
            </w:pPr>
            <w:r w:rsidDel="00000000" w:rsidR="00000000" w:rsidRPr="00000000">
              <w:rPr>
                <w:rtl w:val="0"/>
              </w:rPr>
              <w:t xml:space="preserve">Se ha cambiado el estado de un producto.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81">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82">
            <w:pPr>
              <w:spacing w:after="0" w:before="240" w:line="276" w:lineRule="auto"/>
              <w:rPr/>
            </w:pPr>
            <w:r w:rsidDel="00000000" w:rsidR="00000000" w:rsidRPr="00000000">
              <w:rPr>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83">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86">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87">
            <w:pPr>
              <w:spacing w:after="0" w:before="240" w:line="276" w:lineRule="auto"/>
              <w:rPr/>
            </w:pPr>
            <w:r w:rsidDel="00000000" w:rsidR="00000000" w:rsidRPr="00000000">
              <w:rPr>
                <w:rtl w:val="0"/>
              </w:rPr>
              <w:t xml:space="preserve">2</w:t>
            </w:r>
          </w:p>
          <w:p w:rsidR="00000000" w:rsidDel="00000000" w:rsidP="00000000" w:rsidRDefault="00000000" w:rsidRPr="00000000" w14:paraId="00001588">
            <w:pPr>
              <w:spacing w:after="0" w:before="240" w:line="276" w:lineRule="auto"/>
              <w:rPr/>
            </w:pPr>
            <w:r w:rsidDel="00000000" w:rsidR="00000000" w:rsidRPr="00000000">
              <w:rPr>
                <w:rtl w:val="0"/>
              </w:rPr>
              <w:t xml:space="preserve"> </w:t>
            </w:r>
          </w:p>
          <w:p w:rsidR="00000000" w:rsidDel="00000000" w:rsidP="00000000" w:rsidRDefault="00000000" w:rsidRPr="00000000" w14:paraId="00001589">
            <w:pPr>
              <w:spacing w:after="0" w:before="240" w:line="276" w:lineRule="auto"/>
              <w:rPr/>
            </w:pPr>
            <w:r w:rsidDel="00000000" w:rsidR="00000000" w:rsidRPr="00000000">
              <w:rPr>
                <w:rtl w:val="0"/>
              </w:rPr>
              <w:t xml:space="preserve"> </w:t>
            </w:r>
          </w:p>
          <w:p w:rsidR="00000000" w:rsidDel="00000000" w:rsidP="00000000" w:rsidRDefault="00000000" w:rsidRPr="00000000" w14:paraId="0000158A">
            <w:pPr>
              <w:spacing w:after="0" w:before="240" w:line="276" w:lineRule="auto"/>
              <w:rPr/>
            </w:pPr>
            <w:r w:rsidDel="00000000" w:rsidR="00000000" w:rsidRPr="00000000">
              <w:rPr>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8B">
            <w:pPr>
              <w:spacing w:after="0" w:before="240" w:line="276" w:lineRule="auto"/>
              <w:rPr/>
            </w:pPr>
            <w:r w:rsidDel="00000000" w:rsidR="00000000" w:rsidRPr="00000000">
              <w:rPr>
                <w:rtl w:val="0"/>
              </w:rPr>
              <w:t xml:space="preserve">Si el producto no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8E">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8F">
            <w:pPr>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90">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92">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93">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94">
            <w:pPr>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95">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97">
            <w:pPr>
              <w:spacing w:after="0" w:before="240" w:line="276" w:lineRule="auto"/>
              <w:rPr/>
            </w:pPr>
            <w:r w:rsidDel="00000000" w:rsidR="00000000" w:rsidRPr="00000000">
              <w:rPr>
                <w:rtl w:val="0"/>
              </w:rPr>
              <w:t xml:space="preserve"> </w:t>
            </w:r>
          </w:p>
        </w:tc>
      </w:tr>
      <w:tr>
        <w:trPr>
          <w:cantSplit w:val="0"/>
          <w:trHeight w:val="31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98">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99">
            <w:pPr>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9A">
            <w:pPr>
              <w:spacing w:after="0" w:before="240" w:line="276" w:lineRule="auto"/>
              <w:rPr/>
            </w:pPr>
            <w:r w:rsidDel="00000000" w:rsidR="00000000" w:rsidRPr="00000000">
              <w:rPr>
                <w:rtl w:val="0"/>
              </w:rPr>
              <w:t xml:space="preserve">     </w:t>
              <w:tab/>
              <w:t xml:space="preserve">Si el estado seleccionado no es válido</w:t>
            </w:r>
          </w:p>
        </w:tc>
      </w:tr>
      <w:tr>
        <w:trPr>
          <w:cantSplit w:val="0"/>
          <w:trHeight w:val="31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9D">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9E">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9F">
            <w:pPr>
              <w:spacing w:after="0" w:before="240" w:line="276" w:lineRule="auto"/>
              <w:jc w:val="right"/>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A0">
            <w:pPr>
              <w:spacing w:after="0" w:before="240" w:line="276" w:lineRule="auto"/>
              <w:rPr/>
            </w:pPr>
            <w:r w:rsidDel="00000000" w:rsidR="00000000" w:rsidRPr="00000000">
              <w:rPr>
                <w:rtl w:val="0"/>
              </w:rPr>
              <w:t xml:space="preserve">El sistema despliega un mensaje de error</w:t>
            </w:r>
          </w:p>
        </w:tc>
      </w:tr>
      <w:tr>
        <w:trPr>
          <w:cantSplit w:val="0"/>
          <w:trHeight w:val="31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A2">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A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A4">
            <w:pPr>
              <w:spacing w:after="0" w:before="240" w:line="276" w:lineRule="auto"/>
              <w:jc w:val="right"/>
              <w:rPr/>
            </w:pPr>
            <w:r w:rsidDel="00000000" w:rsidR="00000000" w:rsidRPr="00000000">
              <w:rPr>
                <w:rtl w:val="0"/>
              </w:rPr>
              <w:t xml:space="preserve"> </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A5">
            <w:pPr>
              <w:spacing w:after="0" w:before="240" w:line="276" w:lineRule="auto"/>
              <w:rPr/>
            </w:pPr>
            <w:r w:rsidDel="00000000" w:rsidR="00000000" w:rsidRPr="00000000">
              <w:rPr>
                <w:rtl w:val="0"/>
              </w:rPr>
              <w:t xml:space="preserve"> </w:t>
            </w:r>
          </w:p>
        </w:tc>
      </w:tr>
      <w:tr>
        <w:trPr>
          <w:cantSplit w:val="0"/>
          <w:trHeight w:val="160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A7">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5A8">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5A9">
            <w:pPr>
              <w:spacing w:after="0" w:before="240" w:line="276" w:lineRule="auto"/>
              <w:rPr>
                <w:b w:val="1"/>
              </w:rPr>
            </w:pPr>
            <w:r w:rsidDel="00000000" w:rsidR="00000000" w:rsidRPr="00000000">
              <w:rPr>
                <w:b w:val="1"/>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AA">
            <w:pPr>
              <w:spacing w:after="0" w:before="240" w:line="276" w:lineRule="auto"/>
              <w:rPr/>
            </w:pPr>
            <w:r w:rsidDel="00000000" w:rsidR="00000000" w:rsidRPr="00000000">
              <w:rPr>
                <w:rtl w:val="0"/>
              </w:rPr>
              <w:t xml:space="preserve">CA04.1.1.1 El sistema debe permitir cambiar el estado de los productos, siempre y cuando el producto exista y el estado seleccionado sea válido.</w:t>
            </w:r>
          </w:p>
          <w:p w:rsidR="00000000" w:rsidDel="00000000" w:rsidP="00000000" w:rsidRDefault="00000000" w:rsidRPr="00000000" w14:paraId="000015AB">
            <w:pPr>
              <w:spacing w:after="0" w:before="240" w:line="276" w:lineRule="auto"/>
              <w:rPr/>
            </w:pPr>
            <w:r w:rsidDel="00000000" w:rsidR="00000000" w:rsidRPr="00000000">
              <w:rPr>
                <w:rtl w:val="0"/>
              </w:rPr>
              <w:t xml:space="preserve">CA04.1.2.1 Los estados disponibles para un producto son: Activo, Inactivo y Suspendido.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AF">
            <w:pPr>
              <w:rPr/>
            </w:pPr>
            <w:r w:rsidDel="00000000" w:rsidR="00000000" w:rsidRPr="00000000">
              <w:rPr>
                <w:rtl w:val="0"/>
              </w:rPr>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B0">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B4">
            <w:pPr>
              <w:spacing w:after="0" w:before="240" w:line="276" w:lineRule="auto"/>
              <w:rPr>
                <w:b w:val="1"/>
              </w:rPr>
            </w:pPr>
            <w:r w:rsidDel="00000000" w:rsidR="00000000" w:rsidRPr="00000000">
              <w:rPr>
                <w:b w:val="1"/>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5B5">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B9">
            <w:pPr>
              <w:spacing w:after="0" w:before="240" w:line="276" w:lineRule="auto"/>
              <w:rPr>
                <w:b w:val="1"/>
              </w:rPr>
            </w:pPr>
            <w:r w:rsidDel="00000000" w:rsidR="00000000" w:rsidRPr="00000000">
              <w:rPr>
                <w:b w:val="1"/>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5BA">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5BE">
      <w:pPr>
        <w:rPr/>
      </w:pPr>
      <w:r w:rsidDel="00000000" w:rsidR="00000000" w:rsidRPr="00000000">
        <w:rPr>
          <w:rtl w:val="0"/>
        </w:rPr>
      </w:r>
    </w:p>
    <w:p w:rsidR="00000000" w:rsidDel="00000000" w:rsidP="00000000" w:rsidRDefault="00000000" w:rsidRPr="00000000" w14:paraId="000015BF">
      <w:pPr>
        <w:rPr/>
      </w:pPr>
      <w:r w:rsidDel="00000000" w:rsidR="00000000" w:rsidRPr="00000000">
        <w:rPr>
          <w:rtl w:val="0"/>
        </w:rPr>
      </w:r>
    </w:p>
    <w:p w:rsidR="00000000" w:rsidDel="00000000" w:rsidP="00000000" w:rsidRDefault="00000000" w:rsidRPr="00000000" w14:paraId="000015C0">
      <w:pPr>
        <w:rPr/>
      </w:pPr>
      <w:r w:rsidDel="00000000" w:rsidR="00000000" w:rsidRPr="00000000">
        <w:rPr>
          <w:rtl w:val="0"/>
        </w:rPr>
      </w:r>
    </w:p>
    <w:p w:rsidR="00000000" w:rsidDel="00000000" w:rsidP="00000000" w:rsidRDefault="00000000" w:rsidRPr="00000000" w14:paraId="000015C1">
      <w:pPr>
        <w:rPr/>
      </w:pPr>
      <w:r w:rsidDel="00000000" w:rsidR="00000000" w:rsidRPr="00000000">
        <w:rPr>
          <w:rtl w:val="0"/>
        </w:rPr>
      </w:r>
    </w:p>
    <w:p w:rsidR="00000000" w:rsidDel="00000000" w:rsidP="00000000" w:rsidRDefault="00000000" w:rsidRPr="00000000" w14:paraId="000015C2">
      <w:pPr>
        <w:rPr/>
      </w:pPr>
      <w:r w:rsidDel="00000000" w:rsidR="00000000" w:rsidRPr="00000000">
        <w:rPr>
          <w:rtl w:val="0"/>
        </w:rPr>
      </w:r>
    </w:p>
    <w:p w:rsidR="00000000" w:rsidDel="00000000" w:rsidP="00000000" w:rsidRDefault="00000000" w:rsidRPr="00000000" w14:paraId="000015C3">
      <w:pPr>
        <w:rPr/>
      </w:pPr>
      <w:r w:rsidDel="00000000" w:rsidR="00000000" w:rsidRPr="00000000">
        <w:rPr>
          <w:rtl w:val="0"/>
        </w:rPr>
      </w:r>
    </w:p>
    <w:tbl>
      <w:tblPr>
        <w:tblStyle w:val="Table48"/>
        <w:tblpPr w:leftFromText="180" w:rightFromText="180" w:topFromText="180" w:bottomFromText="180" w:vertAnchor="text" w:horzAnchor="text" w:tblpX="99.00000000000034" w:tblpY="0"/>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7.878787878788"/>
        <w:gridCol w:w="753.858585858586"/>
        <w:gridCol w:w="585.2323232323233"/>
        <w:gridCol w:w="3005.5151515151515"/>
        <w:gridCol w:w="3005.5151515151515"/>
        <w:tblGridChange w:id="0">
          <w:tblGrid>
            <w:gridCol w:w="1487.878787878788"/>
            <w:gridCol w:w="753.858585858586"/>
            <w:gridCol w:w="585.2323232323233"/>
            <w:gridCol w:w="3005.5151515151515"/>
            <w:gridCol w:w="3005.5151515151515"/>
          </w:tblGrid>
        </w:tblGridChange>
      </w:tblGrid>
      <w:tr>
        <w:trPr>
          <w:cantSplit w:val="0"/>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bottom w:w="0.0" w:type="dxa"/>
            </w:tcMar>
          </w:tcPr>
          <w:p w:rsidR="00000000" w:rsidDel="00000000" w:rsidP="00000000" w:rsidRDefault="00000000" w:rsidRPr="00000000" w14:paraId="000015C4">
            <w:pPr>
              <w:spacing w:after="0" w:before="240" w:line="276" w:lineRule="auto"/>
              <w:rPr>
                <w:b w:val="1"/>
                <w:color w:val="ffffff"/>
              </w:rPr>
            </w:pPr>
            <w:r w:rsidDel="00000000" w:rsidR="00000000" w:rsidRPr="00000000">
              <w:rPr>
                <w:rtl w:val="0"/>
              </w:rPr>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bottom w:w="0.0" w:type="dxa"/>
            </w:tcMar>
          </w:tcPr>
          <w:p w:rsidR="00000000" w:rsidDel="00000000" w:rsidP="00000000" w:rsidRDefault="00000000" w:rsidRPr="00000000" w14:paraId="000015C5">
            <w:pPr>
              <w:spacing w:after="0" w:before="240" w:line="276" w:lineRule="auto"/>
              <w:rPr>
                <w:b w:val="1"/>
                <w:i w:val="1"/>
                <w:color w:val="ffffff"/>
              </w:rPr>
            </w:pPr>
            <w:r w:rsidDel="00000000" w:rsidR="00000000" w:rsidRPr="00000000">
              <w:rPr>
                <w:rtl w:val="0"/>
              </w:rPr>
            </w:r>
          </w:p>
        </w:tc>
      </w:tr>
      <w:tr>
        <w:trPr>
          <w:cantSplit w:val="0"/>
          <w:trHeight w:val="795" w:hRule="atLeast"/>
          <w:tblHeader w:val="0"/>
        </w:trPr>
        <w:tc>
          <w:tcPr>
            <w:tcBorders>
              <w:top w:color="70ad47"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C9">
            <w:pPr>
              <w:spacing w:after="0" w:before="240" w:line="276" w:lineRule="auto"/>
              <w:rPr>
                <w:b w:val="1"/>
              </w:rPr>
            </w:pPr>
            <w:r w:rsidDel="00000000" w:rsidR="00000000" w:rsidRPr="00000000">
              <w:rPr>
                <w:rtl w:val="0"/>
              </w:rPr>
            </w:r>
          </w:p>
        </w:tc>
        <w:tc>
          <w:tcPr>
            <w:gridSpan w:val="4"/>
            <w:tcBorders>
              <w:top w:color="70ad47"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CA">
            <w:pPr>
              <w:spacing w:after="0" w:before="240" w:line="276" w:lineRule="auto"/>
              <w:rPr/>
            </w:pPr>
            <w:r w:rsidDel="00000000" w:rsidR="00000000" w:rsidRPr="00000000">
              <w:rPr>
                <w:rtl w:val="0"/>
              </w:rPr>
            </w:r>
          </w:p>
        </w:tc>
      </w:tr>
      <w:tr>
        <w:trPr>
          <w:cantSplit w:val="0"/>
          <w:trHeight w:val="285" w:hRule="atLeast"/>
          <w:tblHeader w:val="0"/>
        </w:trPr>
        <w:tc>
          <w:tcPr>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CE">
            <w:pPr>
              <w:spacing w:after="0" w:before="240" w:line="276" w:lineRule="auto"/>
              <w:rPr>
                <w:b w:val="1"/>
              </w:rPr>
            </w:pPr>
            <w:r w:rsidDel="00000000" w:rsidR="00000000" w:rsidRPr="00000000">
              <w:rPr>
                <w:rtl w:val="0"/>
              </w:rPr>
            </w:r>
          </w:p>
        </w:tc>
        <w:tc>
          <w:tcPr>
            <w:gridSpan w:val="4"/>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CF">
            <w:pPr>
              <w:spacing w:after="0" w:before="240" w:line="276" w:lineRule="auto"/>
              <w:rPr/>
            </w:pPr>
            <w:r w:rsidDel="00000000" w:rsidR="00000000" w:rsidRPr="00000000">
              <w:rPr>
                <w:rtl w:val="0"/>
              </w:rPr>
            </w:r>
          </w:p>
        </w:tc>
      </w:tr>
      <w:tr>
        <w:trPr>
          <w:cantSplit w:val="0"/>
          <w:trHeight w:val="555"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D3">
            <w:pPr>
              <w:spacing w:after="0" w:before="240" w:line="276" w:lineRule="auto"/>
              <w:rPr>
                <w:b w:val="1"/>
              </w:rPr>
            </w:pPr>
            <w:r w:rsidDel="00000000" w:rsidR="00000000" w:rsidRPr="00000000">
              <w:rPr>
                <w:rtl w:val="0"/>
              </w:rPr>
            </w:r>
          </w:p>
        </w:tc>
        <w:tc>
          <w:tcPr>
            <w:gridSpan w:val="4"/>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D4">
            <w:pPr>
              <w:spacing w:after="0" w:before="240" w:line="276" w:lineRule="auto"/>
              <w:rPr/>
            </w:pPr>
            <w:r w:rsidDel="00000000" w:rsidR="00000000" w:rsidRPr="00000000">
              <w:rPr>
                <w:rtl w:val="0"/>
              </w:rPr>
            </w:r>
          </w:p>
        </w:tc>
      </w:tr>
      <w:tr>
        <w:trPr>
          <w:cantSplit w:val="0"/>
          <w:trHeight w:val="795" w:hRule="atLeast"/>
          <w:tblHeader w:val="0"/>
        </w:trPr>
        <w:tc>
          <w:tcPr>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D8">
            <w:pPr>
              <w:spacing w:after="0" w:before="240" w:line="276" w:lineRule="auto"/>
              <w:rPr>
                <w:b w:val="1"/>
              </w:rPr>
            </w:pPr>
            <w:r w:rsidDel="00000000" w:rsidR="00000000" w:rsidRPr="00000000">
              <w:rPr>
                <w:rtl w:val="0"/>
              </w:rPr>
            </w:r>
          </w:p>
        </w:tc>
        <w:tc>
          <w:tcPr>
            <w:gridSpan w:val="4"/>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D9">
            <w:pPr>
              <w:spacing w:after="0" w:before="240" w:line="276" w:lineRule="auto"/>
              <w:rPr/>
            </w:pPr>
            <w:r w:rsidDel="00000000" w:rsidR="00000000" w:rsidRPr="00000000">
              <w:rPr>
                <w:rtl w:val="0"/>
              </w:rPr>
            </w:r>
          </w:p>
        </w:tc>
      </w:tr>
      <w:tr>
        <w:trPr>
          <w:cantSplit w:val="0"/>
          <w:trHeight w:val="285" w:hRule="atLeast"/>
          <w:tblHeader w:val="0"/>
        </w:trPr>
        <w:tc>
          <w:tcPr>
            <w:vMerge w:val="restart"/>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DD">
            <w:pPr>
              <w:spacing w:after="0" w:before="240" w:line="276" w:lineRule="auto"/>
              <w:rPr>
                <w:b w:val="1"/>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DE">
            <w:pPr>
              <w:spacing w:after="0" w:before="240" w:line="276" w:lineRule="auto"/>
              <w:rPr>
                <w:b w:val="1"/>
              </w:rPr>
            </w:pPr>
            <w:r w:rsidDel="00000000" w:rsidR="00000000" w:rsidRPr="00000000">
              <w:rPr>
                <w:rtl w:val="0"/>
              </w:rPr>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DF">
            <w:pPr>
              <w:spacing w:after="0" w:before="240" w:line="276" w:lineRule="auto"/>
              <w:rPr>
                <w:b w:val="1"/>
              </w:rPr>
            </w:pPr>
            <w:r w:rsidDel="00000000" w:rsidR="00000000" w:rsidRPr="00000000">
              <w:rPr>
                <w:rtl w:val="0"/>
              </w:rPr>
            </w:r>
          </w:p>
        </w:tc>
      </w:tr>
      <w:tr>
        <w:trPr>
          <w:cantSplit w:val="0"/>
          <w:trHeight w:val="555" w:hRule="atLeast"/>
          <w:tblHeader w:val="0"/>
        </w:trPr>
        <w:tc>
          <w:tcPr>
            <w:vMerge w:val="continue"/>
            <w:tcBorders>
              <w:top w:color="a8d08d" w:space="0" w:sz="6" w:val="single"/>
              <w:left w:color="a8d08d" w:space="0" w:sz="6" w:val="single"/>
              <w:bottom w:color="a8d08d" w:space="0" w:sz="6" w:val="single"/>
              <w:right w:color="a8d08d" w:space="0" w:sz="6" w:val="single"/>
            </w:tcBorders>
          </w:tcPr>
          <w:p w:rsidR="00000000" w:rsidDel="00000000" w:rsidP="00000000" w:rsidRDefault="00000000" w:rsidRPr="00000000" w14:paraId="000015E2">
            <w:pPr>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E3">
            <w:pPr>
              <w:spacing w:after="0" w:before="240" w:line="276" w:lineRule="auto"/>
              <w:rPr/>
            </w:pPr>
            <w:r w:rsidDel="00000000" w:rsidR="00000000" w:rsidRPr="00000000">
              <w:rPr>
                <w:rtl w:val="0"/>
              </w:rPr>
            </w:r>
          </w:p>
        </w:tc>
        <w:tc>
          <w:tcPr>
            <w:gridSpan w:val="3"/>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E4">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tcPr>
          <w:p w:rsidR="00000000" w:rsidDel="00000000" w:rsidP="00000000" w:rsidRDefault="00000000" w:rsidRPr="00000000" w14:paraId="000015E7">
            <w:pPr>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E8">
            <w:pPr>
              <w:spacing w:after="0" w:before="240" w:line="276" w:lineRule="auto"/>
              <w:rPr/>
            </w:pPr>
            <w:r w:rsidDel="00000000" w:rsidR="00000000" w:rsidRPr="00000000">
              <w:rPr>
                <w:rtl w:val="0"/>
              </w:rPr>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E9">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tcPr>
          <w:p w:rsidR="00000000" w:rsidDel="00000000" w:rsidP="00000000" w:rsidRDefault="00000000" w:rsidRPr="00000000" w14:paraId="000015EC">
            <w:pPr>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ED">
            <w:pPr>
              <w:spacing w:after="0" w:before="240" w:line="276" w:lineRule="auto"/>
              <w:rPr/>
            </w:pPr>
            <w:r w:rsidDel="00000000" w:rsidR="00000000" w:rsidRPr="00000000">
              <w:rPr>
                <w:rtl w:val="0"/>
              </w:rPr>
            </w:r>
          </w:p>
        </w:tc>
        <w:tc>
          <w:tcPr>
            <w:gridSpan w:val="3"/>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EE">
            <w:pPr>
              <w:spacing w:after="0" w:before="240" w:line="276" w:lineRule="auto"/>
              <w:rPr/>
            </w:pPr>
            <w:r w:rsidDel="00000000" w:rsidR="00000000" w:rsidRPr="00000000">
              <w:rPr>
                <w:rtl w:val="0"/>
              </w:rPr>
            </w:r>
          </w:p>
        </w:tc>
      </w:tr>
      <w:tr>
        <w:trPr>
          <w:cantSplit w:val="0"/>
          <w:trHeight w:val="1215" w:hRule="atLeast"/>
          <w:tblHeader w:val="0"/>
        </w:trPr>
        <w:tc>
          <w:tcPr>
            <w:vMerge w:val="continue"/>
            <w:tcBorders>
              <w:top w:color="a8d08d" w:space="0" w:sz="6" w:val="single"/>
              <w:left w:color="a8d08d" w:space="0" w:sz="6" w:val="single"/>
              <w:bottom w:color="a8d08d" w:space="0" w:sz="6" w:val="single"/>
              <w:right w:color="a8d08d" w:space="0" w:sz="6" w:val="single"/>
            </w:tcBorders>
          </w:tcPr>
          <w:p w:rsidR="00000000" w:rsidDel="00000000" w:rsidP="00000000" w:rsidRDefault="00000000" w:rsidRPr="00000000" w14:paraId="000015F1">
            <w:pPr>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F2">
            <w:pPr>
              <w:spacing w:after="0" w:before="240" w:line="276" w:lineRule="auto"/>
              <w:rPr/>
            </w:pPr>
            <w:r w:rsidDel="00000000" w:rsidR="00000000" w:rsidRPr="00000000">
              <w:rPr>
                <w:rtl w:val="0"/>
              </w:rPr>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F3">
            <w:pPr>
              <w:spacing w:after="0" w:before="240" w:line="276" w:lineRule="auto"/>
              <w:rPr/>
            </w:pPr>
            <w:r w:rsidDel="00000000" w:rsidR="00000000" w:rsidRPr="00000000">
              <w:rPr>
                <w:rtl w:val="0"/>
              </w:rPr>
            </w:r>
          </w:p>
        </w:tc>
      </w:tr>
      <w:tr>
        <w:trPr>
          <w:cantSplit w:val="0"/>
          <w:trHeight w:val="285" w:hRule="atLeast"/>
          <w:tblHeader w:val="0"/>
        </w:trPr>
        <w:tc>
          <w:tcPr>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F6">
            <w:pPr>
              <w:spacing w:after="0" w:before="240" w:line="276" w:lineRule="auto"/>
              <w:rPr>
                <w:b w:val="1"/>
              </w:rPr>
            </w:pPr>
            <w:r w:rsidDel="00000000" w:rsidR="00000000" w:rsidRPr="00000000">
              <w:rPr>
                <w:rtl w:val="0"/>
              </w:rPr>
            </w:r>
          </w:p>
        </w:tc>
        <w:tc>
          <w:tcPr>
            <w:gridSpan w:val="4"/>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5F7">
            <w:pPr>
              <w:spacing w:after="0" w:before="240" w:line="276" w:lineRule="auto"/>
              <w:rPr/>
            </w:pPr>
            <w:r w:rsidDel="00000000" w:rsidR="00000000" w:rsidRPr="00000000">
              <w:rPr>
                <w:rtl w:val="0"/>
              </w:rPr>
            </w:r>
          </w:p>
        </w:tc>
      </w:tr>
      <w:tr>
        <w:trPr>
          <w:cantSplit w:val="0"/>
          <w:trHeight w:val="285"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FB">
            <w:pPr>
              <w:spacing w:after="0" w:before="240" w:line="276" w:lineRule="auto"/>
              <w:rPr>
                <w:b w:val="1"/>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FC">
            <w:pPr>
              <w:spacing w:after="0" w:before="240" w:line="276" w:lineRule="auto"/>
              <w:rPr/>
            </w:pPr>
            <w:r w:rsidDel="00000000" w:rsidR="00000000" w:rsidRPr="00000000">
              <w:rPr>
                <w:rtl w:val="0"/>
              </w:rPr>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5FD">
            <w:pPr>
              <w:spacing w:after="0" w:before="240" w:line="276" w:lineRule="auto"/>
              <w:rPr/>
            </w:pPr>
            <w:r w:rsidDel="00000000" w:rsidR="00000000" w:rsidRPr="00000000">
              <w:rPr>
                <w:rtl w:val="0"/>
              </w:rPr>
            </w:r>
          </w:p>
        </w:tc>
      </w:tr>
      <w:tr>
        <w:trPr>
          <w:cantSplit w:val="0"/>
          <w:trHeight w:val="285" w:hRule="atLeast"/>
          <w:tblHeader w:val="0"/>
        </w:trPr>
        <w:tc>
          <w:tcPr>
            <w:vMerge w:val="restart"/>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600">
            <w:pPr>
              <w:spacing w:after="0" w:before="240" w:line="276" w:lineRule="auto"/>
              <w:rPr>
                <w:b w:val="1"/>
              </w:rPr>
            </w:pPr>
            <w:r w:rsidDel="00000000" w:rsidR="00000000" w:rsidRPr="00000000">
              <w:rPr>
                <w:rtl w:val="0"/>
              </w:rPr>
            </w:r>
          </w:p>
        </w:tc>
        <w:tc>
          <w:tcPr>
            <w:vMerge w:val="restart"/>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601">
            <w:pPr>
              <w:spacing w:after="0" w:before="240" w:line="276" w:lineRule="auto"/>
              <w:rPr/>
            </w:pPr>
            <w:r w:rsidDel="00000000" w:rsidR="00000000" w:rsidRPr="00000000">
              <w:rPr>
                <w:rtl w:val="0"/>
              </w:rPr>
            </w:r>
          </w:p>
        </w:tc>
        <w:tc>
          <w:tcPr>
            <w:gridSpan w:val="3"/>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602">
            <w:pPr>
              <w:spacing w:after="0" w:before="240" w:line="276" w:lineRule="auto"/>
              <w:rPr/>
            </w:pPr>
            <w:r w:rsidDel="00000000" w:rsidR="00000000" w:rsidRPr="00000000">
              <w:rPr>
                <w:rtl w:val="0"/>
              </w:rPr>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tcPr>
          <w:p w:rsidR="00000000" w:rsidDel="00000000" w:rsidP="00000000" w:rsidRDefault="00000000" w:rsidRPr="00000000" w14:paraId="00001605">
            <w:pPr>
              <w:rPr/>
            </w:pPr>
            <w:r w:rsidDel="00000000" w:rsidR="00000000" w:rsidRPr="00000000">
              <w:rPr>
                <w:rtl w:val="0"/>
              </w:rPr>
            </w:r>
          </w:p>
        </w:tc>
        <w:tc>
          <w:tcPr>
            <w:vMerge w:val="continue"/>
            <w:tcBorders>
              <w:top w:color="a8d08d" w:space="0" w:sz="6" w:val="single"/>
              <w:left w:color="a8d08d" w:space="0" w:sz="6" w:val="single"/>
              <w:bottom w:color="a8d08d" w:space="0" w:sz="6" w:val="single"/>
              <w:right w:color="a8d08d" w:space="0" w:sz="6" w:val="single"/>
            </w:tcBorders>
          </w:tcPr>
          <w:p w:rsidR="00000000" w:rsidDel="00000000" w:rsidP="00000000" w:rsidRDefault="00000000" w:rsidRPr="00000000" w14:paraId="00001606">
            <w:pPr>
              <w:rPr/>
            </w:pPr>
            <w:r w:rsidDel="00000000" w:rsidR="00000000" w:rsidRPr="00000000">
              <w:rPr>
                <w:rtl w:val="0"/>
              </w:rPr>
            </w:r>
          </w:p>
        </w:tc>
        <w:tc>
          <w:tcPr>
            <w:gridSpan w:val="2"/>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607">
            <w:pPr>
              <w:spacing w:after="0" w:before="240" w:line="276" w:lineRule="auto"/>
              <w:jc w:val="right"/>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609">
            <w:pPr>
              <w:spacing w:after="0" w:before="240" w:line="276" w:lineRule="auto"/>
              <w:rPr/>
            </w:pPr>
            <w:r w:rsidDel="00000000" w:rsidR="00000000" w:rsidRPr="00000000">
              <w:rPr>
                <w:rtl w:val="0"/>
              </w:rPr>
            </w:r>
          </w:p>
        </w:tc>
      </w:tr>
      <w:tr>
        <w:trPr>
          <w:cantSplit w:val="0"/>
          <w:trHeight w:val="855" w:hRule="atLeast"/>
          <w:tblHeader w:val="0"/>
        </w:trPr>
        <w:tc>
          <w:tcPr>
            <w:vMerge w:val="restart"/>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60A">
            <w:pPr>
              <w:spacing w:after="0" w:before="240" w:line="276" w:lineRule="auto"/>
              <w:rPr>
                <w:b w:val="1"/>
              </w:rPr>
            </w:pPr>
            <w:r w:rsidDel="00000000" w:rsidR="00000000" w:rsidRPr="00000000">
              <w:rPr>
                <w:rtl w:val="0"/>
              </w:rPr>
            </w:r>
          </w:p>
        </w:tc>
        <w:tc>
          <w:tcPr>
            <w:gridSpan w:val="4"/>
            <w:tcBorders>
              <w:top w:color="a8d08d" w:space="0" w:sz="6" w:val="single"/>
              <w:left w:color="a8d08d" w:space="0" w:sz="6" w:val="single"/>
              <w:bottom w:color="a8d08d" w:space="0" w:sz="6" w:val="single"/>
              <w:right w:color="a8d08d" w:space="0" w:sz="6" w:val="single"/>
            </w:tcBorders>
            <w:tcMar>
              <w:top w:w="0.0" w:type="dxa"/>
              <w:bottom w:w="0.0" w:type="dxa"/>
            </w:tcMar>
          </w:tcPr>
          <w:p w:rsidR="00000000" w:rsidDel="00000000" w:rsidP="00000000" w:rsidRDefault="00000000" w:rsidRPr="00000000" w14:paraId="0000160B">
            <w:pPr>
              <w:spacing w:after="0" w:before="240" w:line="276" w:lineRule="auto"/>
              <w:rPr/>
            </w:pPr>
            <w:r w:rsidDel="00000000" w:rsidR="00000000" w:rsidRPr="00000000">
              <w:rPr>
                <w:rtl w:val="0"/>
              </w:rPr>
            </w:r>
          </w:p>
        </w:tc>
      </w:tr>
      <w:tr>
        <w:trPr>
          <w:cantSplit w:val="0"/>
          <w:trHeight w:val="450" w:hRule="atLeast"/>
          <w:tblHeader w:val="0"/>
        </w:trPr>
        <w:tc>
          <w:tcPr>
            <w:vMerge w:val="continue"/>
            <w:tcBorders>
              <w:top w:color="a8d08d" w:space="0" w:sz="6" w:val="single"/>
              <w:left w:color="a8d08d" w:space="0" w:sz="6" w:val="single"/>
              <w:bottom w:color="a8d08d" w:space="0" w:sz="6" w:val="single"/>
              <w:right w:color="a8d08d" w:space="0" w:sz="6" w:val="single"/>
            </w:tcBorders>
          </w:tcPr>
          <w:p w:rsidR="00000000" w:rsidDel="00000000" w:rsidP="00000000" w:rsidRDefault="00000000" w:rsidRPr="00000000" w14:paraId="0000160F">
            <w:pPr>
              <w:rPr/>
            </w:pPr>
            <w:r w:rsidDel="00000000" w:rsidR="00000000" w:rsidRPr="00000000">
              <w:rPr>
                <w:rtl w:val="0"/>
              </w:rPr>
            </w:r>
          </w:p>
        </w:tc>
        <w:tc>
          <w:tcPr>
            <w:gridSpan w:val="4"/>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610">
            <w:pPr>
              <w:spacing w:after="0" w:before="240" w:line="276" w:lineRule="auto"/>
              <w:rPr/>
            </w:pPr>
            <w:r w:rsidDel="00000000" w:rsidR="00000000" w:rsidRPr="00000000">
              <w:rPr>
                <w:rtl w:val="0"/>
              </w:rPr>
            </w:r>
          </w:p>
        </w:tc>
      </w:tr>
      <w:tr>
        <w:trPr>
          <w:cantSplit w:val="0"/>
          <w:trHeight w:val="285"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614">
            <w:pPr>
              <w:spacing w:after="0" w:before="240" w:line="276" w:lineRule="auto"/>
              <w:rPr>
                <w:b w:val="1"/>
              </w:rPr>
            </w:pPr>
            <w:r w:rsidDel="00000000" w:rsidR="00000000" w:rsidRPr="00000000">
              <w:rPr>
                <w:rtl w:val="0"/>
              </w:rPr>
            </w:r>
          </w:p>
        </w:tc>
        <w:tc>
          <w:tcPr>
            <w:gridSpan w:val="4"/>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1615">
            <w:pPr>
              <w:spacing w:after="0" w:before="240" w:line="276" w:lineRule="auto"/>
              <w:rPr/>
            </w:pPr>
            <w:r w:rsidDel="00000000" w:rsidR="00000000" w:rsidRPr="00000000">
              <w:rPr>
                <w:rtl w:val="0"/>
              </w:rPr>
            </w:r>
          </w:p>
        </w:tc>
      </w:tr>
    </w:tbl>
    <w:p w:rsidR="00000000" w:rsidDel="00000000" w:rsidP="00000000" w:rsidRDefault="00000000" w:rsidRPr="00000000" w14:paraId="00001619">
      <w:pPr>
        <w:rPr/>
      </w:pPr>
      <w:r w:rsidDel="00000000" w:rsidR="00000000" w:rsidRPr="00000000">
        <w:rPr>
          <w:rtl w:val="0"/>
        </w:rPr>
      </w:r>
    </w:p>
    <w:p w:rsidR="00000000" w:rsidDel="00000000" w:rsidP="00000000" w:rsidRDefault="00000000" w:rsidRPr="00000000" w14:paraId="0000161A">
      <w:pPr>
        <w:rPr/>
      </w:pPr>
      <w:r w:rsidDel="00000000" w:rsidR="00000000" w:rsidRPr="00000000">
        <w:rPr>
          <w:rtl w:val="0"/>
        </w:rPr>
      </w:r>
    </w:p>
    <w:p w:rsidR="00000000" w:rsidDel="00000000" w:rsidP="00000000" w:rsidRDefault="00000000" w:rsidRPr="00000000" w14:paraId="0000161B">
      <w:pPr>
        <w:rPr/>
      </w:pPr>
      <w:r w:rsidDel="00000000" w:rsidR="00000000" w:rsidRPr="00000000">
        <w:rPr>
          <w:rtl w:val="0"/>
        </w:rPr>
      </w:r>
    </w:p>
    <w:p w:rsidR="00000000" w:rsidDel="00000000" w:rsidP="00000000" w:rsidRDefault="00000000" w:rsidRPr="00000000" w14:paraId="0000161C">
      <w:pPr>
        <w:rPr/>
      </w:pPr>
      <w:r w:rsidDel="00000000" w:rsidR="00000000" w:rsidRPr="00000000">
        <w:rPr>
          <w:rtl w:val="0"/>
        </w:rPr>
      </w:r>
    </w:p>
    <w:p w:rsidR="00000000" w:rsidDel="00000000" w:rsidP="00000000" w:rsidRDefault="00000000" w:rsidRPr="00000000" w14:paraId="0000161D">
      <w:pPr>
        <w:rPr/>
      </w:pPr>
      <w:r w:rsidDel="00000000" w:rsidR="00000000" w:rsidRPr="00000000">
        <w:rPr>
          <w:rtl w:val="0"/>
        </w:rPr>
      </w:r>
    </w:p>
    <w:p w:rsidR="00000000" w:rsidDel="00000000" w:rsidP="00000000" w:rsidRDefault="00000000" w:rsidRPr="00000000" w14:paraId="0000161E">
      <w:pPr>
        <w:rPr/>
      </w:pPr>
      <w:r w:rsidDel="00000000" w:rsidR="00000000" w:rsidRPr="00000000">
        <w:rPr>
          <w:rtl w:val="0"/>
        </w:rPr>
      </w:r>
    </w:p>
    <w:p w:rsidR="00000000" w:rsidDel="00000000" w:rsidP="00000000" w:rsidRDefault="00000000" w:rsidRPr="00000000" w14:paraId="0000161F">
      <w:pPr>
        <w:rPr/>
      </w:pPr>
      <w:r w:rsidDel="00000000" w:rsidR="00000000" w:rsidRPr="00000000">
        <w:rPr>
          <w:rtl w:val="0"/>
        </w:rPr>
      </w:r>
    </w:p>
    <w:p w:rsidR="00000000" w:rsidDel="00000000" w:rsidP="00000000" w:rsidRDefault="00000000" w:rsidRPr="00000000" w14:paraId="00001620">
      <w:pPr>
        <w:rPr/>
      </w:pPr>
      <w:r w:rsidDel="00000000" w:rsidR="00000000" w:rsidRPr="00000000">
        <w:rPr>
          <w:rtl w:val="0"/>
        </w:rPr>
      </w:r>
    </w:p>
    <w:p w:rsidR="00000000" w:rsidDel="00000000" w:rsidP="00000000" w:rsidRDefault="00000000" w:rsidRPr="00000000" w14:paraId="00001621">
      <w:pPr>
        <w:rPr/>
      </w:pPr>
      <w:r w:rsidDel="00000000" w:rsidR="00000000" w:rsidRPr="00000000">
        <w:rPr>
          <w:rtl w:val="0"/>
        </w:rPr>
      </w:r>
    </w:p>
    <w:p w:rsidR="00000000" w:rsidDel="00000000" w:rsidP="00000000" w:rsidRDefault="00000000" w:rsidRPr="00000000" w14:paraId="00001622">
      <w:pPr>
        <w:rPr/>
      </w:pPr>
      <w:r w:rsidDel="00000000" w:rsidR="00000000" w:rsidRPr="00000000">
        <w:rPr>
          <w:rtl w:val="0"/>
        </w:rPr>
      </w:r>
    </w:p>
    <w:tbl>
      <w:tblPr>
        <w:tblStyle w:val="Table49"/>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500"/>
        <w:tblGridChange w:id="0">
          <w:tblGrid>
            <w:gridCol w:w="2250"/>
            <w:gridCol w:w="1125"/>
            <w:gridCol w:w="945"/>
            <w:gridCol w:w="450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623">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624">
            <w:pPr>
              <w:spacing w:after="0" w:before="240" w:line="276" w:lineRule="auto"/>
              <w:rPr>
                <w:b w:val="1"/>
                <w:i w:val="1"/>
                <w:color w:val="ffffff"/>
              </w:rPr>
            </w:pPr>
            <w:r w:rsidDel="00000000" w:rsidR="00000000" w:rsidRPr="00000000">
              <w:rPr>
                <w:b w:val="1"/>
                <w:i w:val="1"/>
                <w:color w:val="ffffff"/>
                <w:rtl w:val="0"/>
              </w:rPr>
              <w:t xml:space="preserve">CU.04.1.4 Cambiar el estado de las compras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27">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28">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629">
            <w:pPr>
              <w:spacing w:after="0" w:before="240" w:line="276" w:lineRule="auto"/>
              <w:rPr/>
            </w:pPr>
            <w:r w:rsidDel="00000000" w:rsidR="00000000" w:rsidRPr="00000000">
              <w:rPr>
                <w:rtl w:val="0"/>
              </w:rPr>
              <w:t xml:space="preserve">CU 04.1 Gestión Compras</w:t>
            </w:r>
          </w:p>
          <w:p w:rsidR="00000000" w:rsidDel="00000000" w:rsidP="00000000" w:rsidRDefault="00000000" w:rsidRPr="00000000" w14:paraId="0000162A">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2D">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2E">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31">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32">
            <w:pPr>
              <w:spacing w:after="0" w:before="240" w:line="276" w:lineRule="auto"/>
              <w:rPr/>
            </w:pPr>
            <w:r w:rsidDel="00000000" w:rsidR="00000000" w:rsidRPr="00000000">
              <w:rPr>
                <w:rtl w:val="0"/>
              </w:rPr>
              <w:t xml:space="preserve">El sistema deberá comportarse como se describe en el siguiente caso de uso para cambiar el estado de un producto</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35">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36">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637">
            <w:pPr>
              <w:spacing w:after="0" w:before="240" w:line="276" w:lineRule="auto"/>
              <w:rPr/>
            </w:pPr>
            <w:r w:rsidDel="00000000" w:rsidR="00000000" w:rsidRPr="00000000">
              <w:rPr>
                <w:rtl w:val="0"/>
              </w:rPr>
              <w:t xml:space="preserve">Cliente</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3A">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3B">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3C">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3E">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3F">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40">
            <w:pPr>
              <w:spacing w:after="0" w:before="240" w:line="276" w:lineRule="auto"/>
              <w:rPr/>
            </w:pPr>
            <w:r w:rsidDel="00000000" w:rsidR="00000000" w:rsidRPr="00000000">
              <w:rPr>
                <w:rtl w:val="0"/>
              </w:rPr>
              <w:t xml:space="preserve">El usuario ingresa a actualizar una compra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42">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43">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44">
            <w:pPr>
              <w:spacing w:after="0" w:before="240" w:line="276" w:lineRule="auto"/>
              <w:rPr/>
            </w:pPr>
            <w:r w:rsidDel="00000000" w:rsidR="00000000" w:rsidRPr="00000000">
              <w:rPr>
                <w:rtl w:val="0"/>
              </w:rPr>
              <w:t xml:space="preserve">El sistema toma el idCompra (select).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46">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47">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48">
            <w:pPr>
              <w:spacing w:after="0" w:before="240" w:line="276" w:lineRule="auto"/>
              <w:rPr/>
            </w:pPr>
            <w:r w:rsidDel="00000000" w:rsidR="00000000" w:rsidRPr="00000000">
              <w:rPr>
                <w:rtl w:val="0"/>
              </w:rPr>
              <w:t xml:space="preserve">El sistema valida que el idCompra exista.</w:t>
            </w:r>
          </w:p>
        </w:tc>
      </w:tr>
      <w:tr>
        <w:trPr>
          <w:cantSplit w:val="0"/>
          <w:trHeight w:val="157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4A">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4B">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4C">
            <w:pPr>
              <w:spacing w:after="0" w:before="240" w:line="276" w:lineRule="auto"/>
              <w:rPr/>
            </w:pPr>
            <w:r w:rsidDel="00000000" w:rsidR="00000000" w:rsidRPr="00000000">
              <w:rPr>
                <w:rtl w:val="0"/>
              </w:rPr>
              <w:t xml:space="preserve">El sistema despliega un alert de confirmación con los siguientes datos: * Nombre de la compra</w:t>
            </w:r>
          </w:p>
          <w:p w:rsidR="00000000" w:rsidDel="00000000" w:rsidP="00000000" w:rsidRDefault="00000000" w:rsidRPr="00000000" w14:paraId="0000164D">
            <w:pPr>
              <w:spacing w:after="0" w:before="240" w:line="276" w:lineRule="auto"/>
              <w:rPr/>
            </w:pPr>
            <w:r w:rsidDel="00000000" w:rsidR="00000000" w:rsidRPr="00000000">
              <w:rPr>
                <w:rtl w:val="0"/>
              </w:rPr>
              <w:t xml:space="preserve">* Estado actual de la compra</w:t>
            </w:r>
          </w:p>
          <w:p w:rsidR="00000000" w:rsidDel="00000000" w:rsidP="00000000" w:rsidRDefault="00000000" w:rsidRPr="00000000" w14:paraId="0000164E">
            <w:pPr>
              <w:spacing w:after="0" w:before="240" w:line="276" w:lineRule="auto"/>
              <w:rPr/>
            </w:pPr>
            <w:r w:rsidDel="00000000" w:rsidR="00000000" w:rsidRPr="00000000">
              <w:rPr>
                <w:rtl w:val="0"/>
              </w:rPr>
              <w:t xml:space="preserve">* Nuevo estado de la compra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50">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51">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52">
            <w:pPr>
              <w:spacing w:after="0" w:before="240" w:line="276" w:lineRule="auto"/>
              <w:rPr/>
            </w:pPr>
            <w:r w:rsidDel="00000000" w:rsidR="00000000" w:rsidRPr="00000000">
              <w:rPr>
                <w:rtl w:val="0"/>
              </w:rPr>
              <w:t xml:space="preserve">El usuario diligencia la confirmación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54">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55">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56">
            <w:pPr>
              <w:spacing w:after="0" w:before="240" w:line="276" w:lineRule="auto"/>
              <w:rPr/>
            </w:pPr>
            <w:r w:rsidDel="00000000" w:rsidR="00000000" w:rsidRPr="00000000">
              <w:rPr>
                <w:rtl w:val="0"/>
              </w:rPr>
              <w:t xml:space="preserve">El sistema valida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58">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59">
            <w:pPr>
              <w:spacing w:after="0" w:before="240" w:line="276" w:lineRule="auto"/>
              <w:rPr/>
            </w:pPr>
            <w:r w:rsidDel="00000000" w:rsidR="00000000" w:rsidRPr="00000000">
              <w:rPr>
                <w:rtl w:val="0"/>
              </w:rPr>
              <w:t xml:space="preserve">8</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5A">
            <w:pPr>
              <w:spacing w:after="0" w:before="240" w:line="276" w:lineRule="auto"/>
              <w:rPr/>
            </w:pPr>
            <w:r w:rsidDel="00000000" w:rsidR="00000000" w:rsidRPr="00000000">
              <w:rPr>
                <w:rtl w:val="0"/>
              </w:rPr>
              <w:t xml:space="preserve">El usuario diligencia contraseña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5C">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5D">
            <w:pPr>
              <w:spacing w:after="0" w:before="240" w:line="276" w:lineRule="auto"/>
              <w:rPr/>
            </w:pPr>
            <w:r w:rsidDel="00000000" w:rsidR="00000000" w:rsidRPr="00000000">
              <w:rPr>
                <w:rtl w:val="0"/>
              </w:rPr>
              <w:t xml:space="preserve">9</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5E">
            <w:pPr>
              <w:spacing w:after="0" w:before="240" w:line="276" w:lineRule="auto"/>
              <w:rPr/>
            </w:pPr>
            <w:r w:rsidDel="00000000" w:rsidR="00000000" w:rsidRPr="00000000">
              <w:rPr>
                <w:rtl w:val="0"/>
              </w:rPr>
              <w:t xml:space="preserve">El sistema valida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60">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61">
            <w:pPr>
              <w:spacing w:after="0" w:before="240" w:line="276" w:lineRule="auto"/>
              <w:rPr/>
            </w:pPr>
            <w:r w:rsidDel="00000000" w:rsidR="00000000" w:rsidRPr="00000000">
              <w:rPr>
                <w:rtl w:val="0"/>
              </w:rPr>
              <w:t xml:space="preserve">10</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62">
            <w:pPr>
              <w:spacing w:after="0" w:before="240" w:line="276" w:lineRule="auto"/>
              <w:rPr/>
            </w:pPr>
            <w:r w:rsidDel="00000000" w:rsidR="00000000" w:rsidRPr="00000000">
              <w:rPr>
                <w:rtl w:val="0"/>
              </w:rPr>
              <w:t xml:space="preserve">El sistema actualiza el estado de la compra.</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64">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65">
            <w:pPr>
              <w:spacing w:after="0" w:before="240" w:line="276" w:lineRule="auto"/>
              <w:rPr/>
            </w:pPr>
            <w:r w:rsidDel="00000000" w:rsidR="00000000" w:rsidRPr="00000000">
              <w:rPr>
                <w:rtl w:val="0"/>
              </w:rPr>
              <w:t xml:space="preserve">11</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66">
            <w:pPr>
              <w:spacing w:after="0" w:before="240" w:line="276" w:lineRule="auto"/>
              <w:rPr/>
            </w:pPr>
            <w:r w:rsidDel="00000000" w:rsidR="00000000" w:rsidRPr="00000000">
              <w:rPr>
                <w:rtl w:val="0"/>
              </w:rPr>
              <w:t xml:space="preserve">El sistema despliega msj “Estado de la compra actualizado con éxito”.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68">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69">
            <w:pPr>
              <w:spacing w:after="0" w:before="240" w:line="276" w:lineRule="auto"/>
              <w:rPr/>
            </w:pPr>
            <w:r w:rsidDel="00000000" w:rsidR="00000000" w:rsidRPr="00000000">
              <w:rPr>
                <w:rtl w:val="0"/>
              </w:rPr>
              <w:t xml:space="preserve">12</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6A">
            <w:pPr>
              <w:spacing w:after="0" w:before="240" w:line="276" w:lineRule="auto"/>
              <w:rPr/>
            </w:pPr>
            <w:r w:rsidDel="00000000" w:rsidR="00000000" w:rsidRPr="00000000">
              <w:rPr>
                <w:rtl w:val="0"/>
              </w:rPr>
              <w:t xml:space="preserve">El sistema ejecuta el CU 04.1.2 Listar Compras.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6C">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6D">
            <w:pPr>
              <w:spacing w:after="0" w:before="240" w:line="276" w:lineRule="auto"/>
              <w:rPr/>
            </w:pPr>
            <w:r w:rsidDel="00000000" w:rsidR="00000000" w:rsidRPr="00000000">
              <w:rPr>
                <w:rtl w:val="0"/>
              </w:rPr>
              <w:t xml:space="preserve">Se ha cambiado el estado de una compra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70">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71">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72">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74">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75">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76">
            <w:pPr>
              <w:spacing w:after="0" w:before="240" w:line="276" w:lineRule="auto"/>
              <w:rPr/>
            </w:pPr>
            <w:r w:rsidDel="00000000" w:rsidR="00000000" w:rsidRPr="00000000">
              <w:rPr>
                <w:rtl w:val="0"/>
              </w:rPr>
              <w:t xml:space="preserve">¿Si no ha confirmado el cambio de estado?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78">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7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7A">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7B">
            <w:pPr>
              <w:spacing w:after="0" w:before="240" w:line="276" w:lineRule="auto"/>
              <w:rPr/>
            </w:pPr>
            <w:r w:rsidDel="00000000" w:rsidR="00000000" w:rsidRPr="00000000">
              <w:rPr>
                <w:rtl w:val="0"/>
              </w:rPr>
              <w:t xml:space="preserve">El sistema redirige al usuario al paso Nro.9</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7C">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7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7E">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7F">
            <w:pPr>
              <w:spacing w:after="0" w:before="240" w:line="276" w:lineRule="auto"/>
              <w:rPr/>
            </w:pPr>
            <w:r w:rsidDel="00000000" w:rsidR="00000000" w:rsidRPr="00000000">
              <w:rPr>
                <w:rtl w:val="0"/>
              </w:rPr>
              <w:t xml:space="preserve"> </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80">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681">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682">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83">
            <w:pPr>
              <w:spacing w:after="0" w:before="240" w:line="276" w:lineRule="auto"/>
              <w:rPr/>
            </w:pPr>
            <w:r w:rsidDel="00000000" w:rsidR="00000000" w:rsidRPr="00000000">
              <w:rPr>
                <w:rtl w:val="0"/>
              </w:rPr>
              <w:t xml:space="preserve">CA04.1.4.1 El sistema no puede cambiar el estado de una compra que no existe</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86">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87">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8A">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8B">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68E">
      <w:pPr>
        <w:rPr/>
      </w:pPr>
      <w:r w:rsidDel="00000000" w:rsidR="00000000" w:rsidRPr="00000000">
        <w:rPr>
          <w:rtl w:val="0"/>
        </w:rPr>
      </w:r>
    </w:p>
    <w:p w:rsidR="00000000" w:rsidDel="00000000" w:rsidP="00000000" w:rsidRDefault="00000000" w:rsidRPr="00000000" w14:paraId="0000168F">
      <w:pPr>
        <w:rPr/>
      </w:pPr>
      <w:r w:rsidDel="00000000" w:rsidR="00000000" w:rsidRPr="00000000">
        <w:rPr>
          <w:rtl w:val="0"/>
        </w:rPr>
      </w:r>
    </w:p>
    <w:tbl>
      <w:tblPr>
        <w:tblStyle w:val="Table50"/>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500"/>
        <w:tblGridChange w:id="0">
          <w:tblGrid>
            <w:gridCol w:w="2250"/>
            <w:gridCol w:w="1125"/>
            <w:gridCol w:w="945"/>
            <w:gridCol w:w="450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690">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691">
            <w:pPr>
              <w:spacing w:after="0" w:before="240" w:line="276" w:lineRule="auto"/>
              <w:rPr>
                <w:b w:val="1"/>
                <w:i w:val="1"/>
                <w:color w:val="ffffff"/>
              </w:rPr>
            </w:pPr>
            <w:r w:rsidDel="00000000" w:rsidR="00000000" w:rsidRPr="00000000">
              <w:rPr>
                <w:b w:val="1"/>
                <w:i w:val="1"/>
                <w:color w:val="ffffff"/>
                <w:rtl w:val="0"/>
              </w:rPr>
              <w:t xml:space="preserve">CU.04.1.6 Visualizar información de compras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94">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95">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696">
            <w:pPr>
              <w:spacing w:after="0" w:before="240" w:line="276" w:lineRule="auto"/>
              <w:rPr/>
            </w:pPr>
            <w:r w:rsidDel="00000000" w:rsidR="00000000" w:rsidRPr="00000000">
              <w:rPr>
                <w:rtl w:val="0"/>
              </w:rPr>
              <w:t xml:space="preserve">CU 04.1 Gestión Compras</w:t>
            </w:r>
          </w:p>
          <w:p w:rsidR="00000000" w:rsidDel="00000000" w:rsidP="00000000" w:rsidRDefault="00000000" w:rsidRPr="00000000" w14:paraId="00001697">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9A">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9B">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9E">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9F">
            <w:pPr>
              <w:spacing w:after="0" w:before="240" w:line="276" w:lineRule="auto"/>
              <w:rPr/>
            </w:pPr>
            <w:r w:rsidDel="00000000" w:rsidR="00000000" w:rsidRPr="00000000">
              <w:rPr>
                <w:rtl w:val="0"/>
              </w:rPr>
              <w:t xml:space="preserve">El sistema deberá comportarse como se describe en el siguiente caso de uso para visualizar la información de una compra</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A2">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A3">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6A4">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A7">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A8">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A9">
            <w:pPr>
              <w:spacing w:after="0" w:before="240" w:line="276" w:lineRule="auto"/>
              <w:rPr>
                <w:b w:val="1"/>
              </w:rPr>
            </w:pPr>
            <w:r w:rsidDel="00000000" w:rsidR="00000000" w:rsidRPr="00000000">
              <w:rPr>
                <w:b w:val="1"/>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A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AC">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AD">
            <w:pPr>
              <w:spacing w:after="0" w:before="240" w:line="276" w:lineRule="auto"/>
              <w:rPr/>
            </w:pPr>
            <w:r w:rsidDel="00000000" w:rsidR="00000000" w:rsidRPr="00000000">
              <w:rPr>
                <w:rtl w:val="0"/>
              </w:rPr>
              <w:t xml:space="preserve">Usuario ingresa a visualizar información de una compra.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A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B0">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B1">
            <w:pPr>
              <w:spacing w:after="0" w:before="240" w:line="276" w:lineRule="auto"/>
              <w:rPr/>
            </w:pPr>
            <w:r w:rsidDel="00000000" w:rsidR="00000000" w:rsidRPr="00000000">
              <w:rPr>
                <w:rtl w:val="0"/>
              </w:rPr>
              <w:t xml:space="preserve">El sistema toma el idCompra (select).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B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B4">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B5">
            <w:pPr>
              <w:spacing w:after="0" w:before="240" w:line="276" w:lineRule="auto"/>
              <w:rPr/>
            </w:pPr>
            <w:r w:rsidDel="00000000" w:rsidR="00000000" w:rsidRPr="00000000">
              <w:rPr>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B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B8">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B9">
            <w:pPr>
              <w:spacing w:after="0" w:before="240" w:line="276" w:lineRule="auto"/>
              <w:rPr/>
            </w:pPr>
            <w:r w:rsidDel="00000000" w:rsidR="00000000" w:rsidRPr="00000000">
              <w:rPr>
                <w:rtl w:val="0"/>
              </w:rPr>
              <w:t xml:space="preserve">El sistema genera un objeto de la compra (select).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B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BC">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BD">
            <w:pPr>
              <w:spacing w:after="0" w:before="240" w:line="276" w:lineRule="auto"/>
              <w:rPr/>
            </w:pPr>
            <w:r w:rsidDel="00000000" w:rsidR="00000000" w:rsidRPr="00000000">
              <w:rPr>
                <w:rtl w:val="0"/>
              </w:rPr>
              <w:t xml:space="preserve">El sistema despliega la información de la compra.</w:t>
            </w:r>
          </w:p>
        </w:tc>
      </w:tr>
      <w:tr>
        <w:trPr>
          <w:cantSplit w:val="0"/>
          <w:trHeight w:val="211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B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C0">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C1">
            <w:pPr>
              <w:spacing w:after="0" w:before="240" w:line="276" w:lineRule="auto"/>
              <w:rPr/>
            </w:pPr>
            <w:r w:rsidDel="00000000" w:rsidR="00000000" w:rsidRPr="00000000">
              <w:rPr>
                <w:rtl w:val="0"/>
              </w:rPr>
              <w:t xml:space="preserve">El usuario puede realizar acciones adicionales sobre la información de la compra, como: * Imprimir la información de la compra.</w:t>
            </w:r>
          </w:p>
          <w:p w:rsidR="00000000" w:rsidDel="00000000" w:rsidP="00000000" w:rsidRDefault="00000000" w:rsidRPr="00000000" w14:paraId="000016C2">
            <w:pPr>
              <w:spacing w:after="0" w:before="240" w:line="276" w:lineRule="auto"/>
              <w:rPr/>
            </w:pPr>
            <w:r w:rsidDel="00000000" w:rsidR="00000000" w:rsidRPr="00000000">
              <w:rPr>
                <w:rtl w:val="0"/>
              </w:rPr>
              <w:t xml:space="preserve">* Exportar la información de la compra a un archivo.</w:t>
            </w:r>
          </w:p>
          <w:p w:rsidR="00000000" w:rsidDel="00000000" w:rsidP="00000000" w:rsidRDefault="00000000" w:rsidRPr="00000000" w14:paraId="000016C3">
            <w:pPr>
              <w:spacing w:after="0" w:before="240" w:line="276" w:lineRule="auto"/>
              <w:rPr/>
            </w:pPr>
            <w:r w:rsidDel="00000000" w:rsidR="00000000" w:rsidRPr="00000000">
              <w:rPr>
                <w:rtl w:val="0"/>
              </w:rPr>
              <w:t xml:space="preserve">* Enviar la información de la compra por correo electrónico.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C5">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C6">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C7">
            <w:pPr>
              <w:spacing w:after="0" w:before="240" w:line="276" w:lineRule="auto"/>
              <w:rPr/>
            </w:pPr>
            <w:r w:rsidDel="00000000" w:rsidR="00000000" w:rsidRPr="00000000">
              <w:rPr>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C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CA">
            <w:pPr>
              <w:spacing w:after="0" w:before="240" w:line="276" w:lineRule="auto"/>
              <w:rPr/>
            </w:pPr>
            <w:r w:rsidDel="00000000" w:rsidR="00000000" w:rsidRPr="00000000">
              <w:rPr>
                <w:rtl w:val="0"/>
              </w:rPr>
              <w:t xml:space="preserve">8</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CB">
            <w:pPr>
              <w:spacing w:after="0" w:before="240" w:line="276" w:lineRule="auto"/>
              <w:rPr/>
            </w:pPr>
            <w:r w:rsidDel="00000000" w:rsidR="00000000" w:rsidRPr="00000000">
              <w:rPr>
                <w:rtl w:val="0"/>
              </w:rPr>
              <w:t xml:space="preserve">El sistema edita el nuevo producto</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C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CE">
            <w:pPr>
              <w:spacing w:after="0" w:before="240" w:line="276" w:lineRule="auto"/>
              <w:rPr/>
            </w:pPr>
            <w:r w:rsidDel="00000000" w:rsidR="00000000" w:rsidRPr="00000000">
              <w:rPr>
                <w:rtl w:val="0"/>
              </w:rPr>
              <w:t xml:space="preserve">9</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CF">
            <w:pPr>
              <w:spacing w:after="0" w:before="240" w:line="276" w:lineRule="auto"/>
              <w:rPr/>
            </w:pPr>
            <w:r w:rsidDel="00000000" w:rsidR="00000000" w:rsidRPr="00000000">
              <w:rPr>
                <w:rtl w:val="0"/>
              </w:rPr>
              <w:t xml:space="preserve">El sistema despliega msj “producto editado con Éxito”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D1">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D2">
            <w:pPr>
              <w:spacing w:after="0" w:before="240" w:line="276" w:lineRule="auto"/>
              <w:rPr/>
            </w:pPr>
            <w:r w:rsidDel="00000000" w:rsidR="00000000" w:rsidRPr="00000000">
              <w:rPr>
                <w:rtl w:val="0"/>
              </w:rPr>
              <w:t xml:space="preserve">9</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D3">
            <w:pPr>
              <w:spacing w:after="0" w:before="240" w:line="276" w:lineRule="auto"/>
              <w:rPr/>
            </w:pPr>
            <w:r w:rsidDel="00000000" w:rsidR="00000000" w:rsidRPr="00000000">
              <w:rPr>
                <w:rtl w:val="0"/>
              </w:rPr>
              <w:t xml:space="preserve">El sistema ejecuta el CU04.1.3 Listar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D5">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D6">
            <w:pPr>
              <w:spacing w:after="0" w:before="240" w:line="276" w:lineRule="auto"/>
              <w:rPr/>
            </w:pPr>
            <w:r w:rsidDel="00000000" w:rsidR="00000000" w:rsidRPr="00000000">
              <w:rPr>
                <w:rtl w:val="0"/>
              </w:rPr>
              <w:t xml:space="preserve">Se ha editado un producto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D9">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DA">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DB">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DD">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DE">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DF">
            <w:pPr>
              <w:spacing w:after="0" w:before="240" w:line="276" w:lineRule="auto"/>
              <w:rPr/>
            </w:pPr>
            <w:r w:rsidDel="00000000" w:rsidR="00000000" w:rsidRPr="00000000">
              <w:rPr>
                <w:rtl w:val="0"/>
              </w:rPr>
              <w:t xml:space="preserve">Si el idCompra no existe</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E1">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E2">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E3">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E4">
            <w:pPr>
              <w:spacing w:after="0" w:before="240" w:line="276" w:lineRule="auto"/>
              <w:rPr/>
            </w:pPr>
            <w:r w:rsidDel="00000000" w:rsidR="00000000" w:rsidRPr="00000000">
              <w:rPr>
                <w:rtl w:val="0"/>
              </w:rPr>
              <w:t xml:space="preserve">El sistema despliega mensaje "El id de la compra no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E5">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E6">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E7">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E8">
            <w:pPr>
              <w:spacing w:after="0" w:before="240" w:line="276" w:lineRule="auto"/>
              <w:rPr/>
            </w:pPr>
            <w:r w:rsidDel="00000000" w:rsidR="00000000" w:rsidRPr="00000000">
              <w:rPr>
                <w:rtl w:val="0"/>
              </w:rPr>
              <w:t xml:space="preserve">El sistema termina el caso de uso.</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E9">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6EA">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6EB">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EC">
            <w:pPr>
              <w:spacing w:after="0" w:before="240" w:line="276" w:lineRule="auto"/>
              <w:rPr/>
            </w:pPr>
            <w:r w:rsidDel="00000000" w:rsidR="00000000" w:rsidRPr="00000000">
              <w:rPr>
                <w:rtl w:val="0"/>
              </w:rPr>
              <w:t xml:space="preserve">CA04.1.1.1 El sistema debe permitir visualizar la información de una compra, siempre y cuando el id de la compra exista.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EF">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6F0">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6F3">
      <w:pPr>
        <w:rPr/>
      </w:pPr>
      <w:r w:rsidDel="00000000" w:rsidR="00000000" w:rsidRPr="00000000">
        <w:rPr>
          <w:rtl w:val="0"/>
        </w:rPr>
      </w:r>
    </w:p>
    <w:p w:rsidR="00000000" w:rsidDel="00000000" w:rsidP="00000000" w:rsidRDefault="00000000" w:rsidRPr="00000000" w14:paraId="000016F4">
      <w:pPr>
        <w:rPr/>
      </w:pPr>
      <w:r w:rsidDel="00000000" w:rsidR="00000000" w:rsidRPr="00000000">
        <w:rPr>
          <w:rtl w:val="0"/>
        </w:rPr>
      </w:r>
    </w:p>
    <w:tbl>
      <w:tblPr>
        <w:tblStyle w:val="Table51"/>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9.9035476718404"/>
        <w:gridCol w:w="1102.30044345898"/>
        <w:gridCol w:w="925.9323725055433"/>
        <w:gridCol w:w="4350.412416851442"/>
        <w:gridCol w:w="269.4512195121951"/>
        <w:tblGridChange w:id="0">
          <w:tblGrid>
            <w:gridCol w:w="2189.9035476718404"/>
            <w:gridCol w:w="1102.30044345898"/>
            <w:gridCol w:w="925.9323725055433"/>
            <w:gridCol w:w="4350.412416851442"/>
            <w:gridCol w:w="269.4512195121951"/>
          </w:tblGrid>
        </w:tblGridChange>
      </w:tblGrid>
      <w:tr>
        <w:trPr>
          <w:cantSplit w:val="0"/>
          <w:trHeight w:val="4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6F5">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6F6">
            <w:pPr>
              <w:spacing w:after="0" w:before="240" w:line="276" w:lineRule="auto"/>
              <w:rPr>
                <w:b w:val="1"/>
                <w:i w:val="1"/>
                <w:color w:val="ffffff"/>
              </w:rPr>
            </w:pPr>
            <w:r w:rsidDel="00000000" w:rsidR="00000000" w:rsidRPr="00000000">
              <w:rPr>
                <w:b w:val="1"/>
                <w:i w:val="1"/>
                <w:color w:val="ffffff"/>
                <w:rtl w:val="0"/>
              </w:rPr>
              <w:t xml:space="preserve">CU.01.1.1 Imprimir los reportes de las compras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F9">
            <w:pPr>
              <w:spacing w:after="240" w:before="240" w:lineRule="auto"/>
              <w:rPr/>
            </w:pPr>
            <w:r w:rsidDel="00000000" w:rsidR="00000000" w:rsidRPr="00000000">
              <w:rPr>
                <w:rtl w:val="0"/>
              </w:rPr>
              <w:t xml:space="preserve"> </w:t>
            </w:r>
          </w:p>
        </w:tc>
      </w:tr>
      <w:tr>
        <w:trPr>
          <w:cantSplit w:val="0"/>
          <w:trHeight w:val="99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FA">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6FB">
            <w:pPr>
              <w:spacing w:after="0" w:before="240" w:line="276" w:lineRule="auto"/>
              <w:rPr/>
            </w:pPr>
            <w:r w:rsidDel="00000000" w:rsidR="00000000" w:rsidRPr="00000000">
              <w:rPr>
                <w:rtl w:val="0"/>
              </w:rPr>
              <w:t xml:space="preserve">CU 01 Compras</w:t>
            </w:r>
          </w:p>
          <w:p w:rsidR="00000000" w:rsidDel="00000000" w:rsidP="00000000" w:rsidRDefault="00000000" w:rsidRPr="00000000" w14:paraId="000016FC">
            <w:pPr>
              <w:spacing w:after="0" w:before="240" w:line="276" w:lineRule="auto"/>
              <w:rPr/>
            </w:pPr>
            <w:r w:rsidDel="00000000" w:rsidR="00000000" w:rsidRPr="00000000">
              <w:rPr>
                <w:rtl w:val="0"/>
              </w:rPr>
              <w:t xml:space="preserve">CU 01.1 Gestión compras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FF">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00">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01">
            <w:pPr>
              <w:spacing w:after="0" w:before="240" w:line="276" w:lineRule="auto"/>
              <w:rPr/>
            </w:pPr>
            <w:r w:rsidDel="00000000" w:rsidR="00000000" w:rsidRPr="00000000">
              <w:rPr>
                <w:rtl w:val="0"/>
              </w:rPr>
              <w:t xml:space="preserve">El Usuario debe haber iniciado sesión como administrador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04">
            <w:pPr>
              <w:spacing w:after="240" w:before="240" w:lineRule="auto"/>
              <w:rPr/>
            </w:pPr>
            <w:r w:rsidDel="00000000" w:rsidR="00000000" w:rsidRPr="00000000">
              <w:rPr>
                <w:rtl w:val="0"/>
              </w:rPr>
              <w:t xml:space="preserve"> </w:t>
            </w:r>
          </w:p>
        </w:tc>
      </w:tr>
      <w:tr>
        <w:trPr>
          <w:cantSplit w:val="0"/>
          <w:trHeight w:val="7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05">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06">
            <w:pPr>
              <w:spacing w:after="0" w:before="240" w:line="276" w:lineRule="auto"/>
              <w:rPr/>
            </w:pPr>
            <w:r w:rsidDel="00000000" w:rsidR="00000000" w:rsidRPr="00000000">
              <w:rPr>
                <w:rtl w:val="0"/>
              </w:rPr>
              <w:t xml:space="preserve">El sistema deberá comportarse como se describe en el siguiente caso de uso para imprimir el reporte de compra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09">
            <w:pPr>
              <w:spacing w:after="240" w:before="240" w:lineRule="auto"/>
              <w:rPr/>
            </w:pPr>
            <w:r w:rsidDel="00000000" w:rsidR="00000000" w:rsidRPr="00000000">
              <w:rPr>
                <w:rtl w:val="0"/>
              </w:rPr>
              <w:t xml:space="preserve"> </w:t>
            </w:r>
          </w:p>
        </w:tc>
      </w:tr>
      <w:tr>
        <w:trPr>
          <w:cantSplit w:val="0"/>
          <w:trHeight w:val="9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0A">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0B">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70C">
            <w:pPr>
              <w:spacing w:after="0" w:before="240" w:line="276" w:lineRule="auto"/>
              <w:rPr/>
            </w:pPr>
            <w:r w:rsidDel="00000000" w:rsidR="00000000" w:rsidRPr="00000000">
              <w:rPr>
                <w:rtl w:val="0"/>
              </w:rPr>
              <w:t xml:space="preserve">Usuario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0F">
            <w:pPr>
              <w:spacing w:after="240" w:before="240" w:lineRule="auto"/>
              <w:rPr/>
            </w:pPr>
            <w:r w:rsidDel="00000000" w:rsidR="00000000" w:rsidRPr="00000000">
              <w:rPr>
                <w:rtl w:val="0"/>
              </w:rPr>
              <w:t xml:space="preserve"> </w:t>
            </w:r>
          </w:p>
        </w:tc>
      </w:tr>
      <w:tr>
        <w:trPr>
          <w:cantSplit w:val="0"/>
          <w:trHeight w:val="4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10">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11">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12">
            <w:pPr>
              <w:spacing w:after="0" w:before="240" w:line="276" w:lineRule="auto"/>
              <w:rPr>
                <w:b w:val="1"/>
              </w:rPr>
            </w:pPr>
            <w:r w:rsidDel="00000000" w:rsidR="00000000" w:rsidRPr="00000000">
              <w:rPr>
                <w:b w:val="1"/>
                <w:rtl w:val="0"/>
              </w:rPr>
              <w:t xml:space="preserve">Acción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14">
            <w:pPr>
              <w:spacing w:after="240" w:before="240" w:lineRule="auto"/>
              <w:rPr/>
            </w:pPr>
            <w:r w:rsidDel="00000000" w:rsidR="00000000" w:rsidRPr="00000000">
              <w:rPr>
                <w:rtl w:val="0"/>
              </w:rPr>
              <w:t xml:space="preserve"> </w:t>
            </w:r>
          </w:p>
        </w:tc>
      </w:tr>
      <w:tr>
        <w:trPr>
          <w:cantSplit w:val="0"/>
          <w:trHeight w:val="7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15">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16">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17">
            <w:pPr>
              <w:spacing w:after="0" w:before="240" w:line="276" w:lineRule="auto"/>
              <w:rPr/>
            </w:pPr>
            <w:r w:rsidDel="00000000" w:rsidR="00000000" w:rsidRPr="00000000">
              <w:rPr>
                <w:rtl w:val="0"/>
              </w:rPr>
              <w:t xml:space="preserve">El usuario Ingresa al producto para registrar reporte de compra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19">
            <w:pPr>
              <w:spacing w:after="240" w:before="240" w:lineRule="auto"/>
              <w:rPr/>
            </w:pPr>
            <w:r w:rsidDel="00000000" w:rsidR="00000000" w:rsidRPr="00000000">
              <w:rPr>
                <w:rtl w:val="0"/>
              </w:rPr>
              <w:t xml:space="preserve"> </w:t>
            </w:r>
          </w:p>
        </w:tc>
      </w:tr>
      <w:tr>
        <w:trPr>
          <w:cantSplit w:val="0"/>
          <w:trHeight w:val="4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1A">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1B">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1C">
            <w:pPr>
              <w:spacing w:after="0" w:before="240" w:line="276" w:lineRule="auto"/>
              <w:rPr/>
            </w:pPr>
            <w:r w:rsidDel="00000000" w:rsidR="00000000" w:rsidRPr="00000000">
              <w:rPr>
                <w:rtl w:val="0"/>
              </w:rPr>
              <w:t xml:space="preserve">El sistema valida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1E">
            <w:pPr>
              <w:spacing w:after="240" w:before="240" w:lineRule="auto"/>
              <w:rPr/>
            </w:pPr>
            <w:r w:rsidDel="00000000" w:rsidR="00000000" w:rsidRPr="00000000">
              <w:rPr>
                <w:rtl w:val="0"/>
              </w:rPr>
              <w:t xml:space="preserve"> </w:t>
            </w:r>
          </w:p>
        </w:tc>
      </w:tr>
      <w:tr>
        <w:trPr>
          <w:cantSplit w:val="0"/>
          <w:trHeight w:val="4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1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20">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21">
            <w:pPr>
              <w:spacing w:after="0" w:before="240" w:line="276" w:lineRule="auto"/>
              <w:rPr/>
            </w:pPr>
            <w:r w:rsidDel="00000000" w:rsidR="00000000" w:rsidRPr="00000000">
              <w:rPr>
                <w:rtl w:val="0"/>
              </w:rPr>
              <w:t xml:space="preserve">El sistema muestra el reporte de compra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23">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24">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25">
            <w:pPr>
              <w:spacing w:after="0" w:before="240" w:line="276" w:lineRule="auto"/>
              <w:rPr/>
            </w:pPr>
            <w:r w:rsidDel="00000000" w:rsidR="00000000" w:rsidRPr="00000000">
              <w:rPr>
                <w:rtl w:val="0"/>
              </w:rPr>
              <w:t xml:space="preserve">El sistema ha imprimido un reporte de compra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28">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29">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2A">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2B">
            <w:pPr>
              <w:spacing w:after="0" w:before="240" w:line="276" w:lineRule="auto"/>
              <w:rPr/>
            </w:pPr>
            <w:r w:rsidDel="00000000" w:rsidR="00000000" w:rsidRPr="00000000">
              <w:rPr>
                <w:rtl w:val="0"/>
              </w:rPr>
              <w:t xml:space="preserve">Acción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2D">
            <w:pPr>
              <w:spacing w:after="240" w:before="240" w:lineRule="auto"/>
              <w:rPr/>
            </w:pPr>
            <w:r w:rsidDel="00000000" w:rsidR="00000000" w:rsidRPr="00000000">
              <w:rPr>
                <w:rtl w:val="0"/>
              </w:rPr>
              <w:t xml:space="preserve"> </w:t>
            </w:r>
          </w:p>
        </w:tc>
      </w:tr>
      <w:tr>
        <w:trPr>
          <w:cantSplit w:val="0"/>
          <w:trHeight w:val="4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2E">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2F">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30">
            <w:pPr>
              <w:spacing w:after="0" w:before="240" w:line="276" w:lineRule="auto"/>
              <w:rPr/>
            </w:pPr>
            <w:r w:rsidDel="00000000" w:rsidR="00000000" w:rsidRPr="00000000">
              <w:rPr>
                <w:rtl w:val="0"/>
              </w:rPr>
              <w:t xml:space="preserve">4.1. Si la compra no existe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2">
            <w:pPr>
              <w:rPr/>
            </w:pPr>
            <w:r w:rsidDel="00000000" w:rsidR="00000000" w:rsidRPr="00000000">
              <w:rPr>
                <w:rtl w:val="0"/>
              </w:rPr>
            </w:r>
          </w:p>
        </w:tc>
      </w:tr>
      <w:tr>
        <w:trPr>
          <w:cantSplit w:val="0"/>
          <w:trHeight w:val="7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33">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34">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35">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36">
            <w:pPr>
              <w:spacing w:after="0" w:before="240" w:line="276" w:lineRule="auto"/>
              <w:rPr/>
            </w:pPr>
            <w:r w:rsidDel="00000000" w:rsidR="00000000" w:rsidRPr="00000000">
              <w:rPr>
                <w:rtl w:val="0"/>
              </w:rPr>
              <w:t xml:space="preserve">El sistema devuelve al usuario al primer punto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7">
            <w:pPr>
              <w:rPr/>
            </w:pPr>
            <w:r w:rsidDel="00000000" w:rsidR="00000000" w:rsidRPr="00000000">
              <w:rPr>
                <w:rtl w:val="0"/>
              </w:rPr>
            </w:r>
          </w:p>
        </w:tc>
      </w:tr>
      <w:tr>
        <w:trPr>
          <w:cantSplit w:val="0"/>
          <w:trHeight w:val="4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38">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3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3A">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3B">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C">
            <w:pPr>
              <w:rPr/>
            </w:pPr>
            <w:r w:rsidDel="00000000" w:rsidR="00000000" w:rsidRPr="00000000">
              <w:rPr>
                <w:rtl w:val="0"/>
              </w:rPr>
            </w:r>
          </w:p>
        </w:tc>
      </w:tr>
      <w:tr>
        <w:trPr>
          <w:cantSplit w:val="0"/>
          <w:trHeight w:val="4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3D">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3E">
            <w:pPr>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3F">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1">
            <w:pPr>
              <w:spacing w:after="240" w:before="240" w:lineRule="auto"/>
              <w:rPr/>
            </w:pPr>
            <w:r w:rsidDel="00000000" w:rsidR="00000000" w:rsidRPr="00000000">
              <w:rPr>
                <w:rtl w:val="0"/>
              </w:rPr>
              <w:t xml:space="preserve"> </w:t>
            </w:r>
          </w:p>
        </w:tc>
      </w:tr>
      <w:tr>
        <w:trPr>
          <w:cantSplit w:val="0"/>
          <w:trHeight w:val="4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42">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43">
            <w:pPr>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44">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6">
            <w:pPr>
              <w:spacing w:after="240" w:before="240" w:lineRule="auto"/>
              <w:rPr/>
            </w:pPr>
            <w:r w:rsidDel="00000000" w:rsidR="00000000" w:rsidRPr="00000000">
              <w:rPr>
                <w:rtl w:val="0"/>
              </w:rPr>
              <w:t xml:space="preserve"> </w:t>
            </w:r>
          </w:p>
        </w:tc>
      </w:tr>
      <w:tr>
        <w:trPr>
          <w:cantSplit w:val="0"/>
          <w:trHeight w:val="4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47">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748">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749">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A">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D">
            <w:pPr>
              <w:rPr/>
            </w:pPr>
            <w:r w:rsidDel="00000000" w:rsidR="00000000" w:rsidRPr="00000000">
              <w:rPr>
                <w:rtl w:val="0"/>
              </w:rPr>
            </w:r>
          </w:p>
        </w:tc>
      </w:tr>
      <w:tr>
        <w:trPr>
          <w:cantSplit w:val="0"/>
          <w:trHeight w:val="1220"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4E">
            <w:pPr>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4F">
            <w:pPr>
              <w:spacing w:after="0" w:before="240" w:line="276" w:lineRule="auto"/>
              <w:rPr/>
            </w:pPr>
            <w:r w:rsidDel="00000000" w:rsidR="00000000" w:rsidRPr="00000000">
              <w:rPr>
                <w:rtl w:val="0"/>
              </w:rPr>
              <w:t xml:space="preserve">CA04. El sistema no debería imprimir el reporte a un rol diferente a administrador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2">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53">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54">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7">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58">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59">
            <w:pPr>
              <w:spacing w:after="0" w:before="240" w:line="276" w:lineRule="auto"/>
              <w:rPr/>
            </w:pPr>
            <w:r w:rsidDel="00000000" w:rsidR="00000000" w:rsidRPr="00000000">
              <w:rPr>
                <w:rtl w:val="0"/>
              </w:rPr>
              <w:t xml:space="preserve">Equipo de desarrollo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C">
            <w:pPr>
              <w:spacing w:after="240" w:before="240" w:lineRule="auto"/>
              <w:rPr/>
            </w:pPr>
            <w:r w:rsidDel="00000000" w:rsidR="00000000" w:rsidRPr="00000000">
              <w:rPr>
                <w:rtl w:val="0"/>
              </w:rPr>
              <w:t xml:space="preserve"> </w:t>
            </w:r>
          </w:p>
        </w:tc>
      </w:tr>
      <w:tr>
        <w:trPr>
          <w:cantSplit w:val="0"/>
          <w:trHeight w:val="9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5D">
            <w:pPr>
              <w:spacing w:after="0" w:before="240" w:line="276" w:lineRule="auto"/>
              <w:rPr/>
            </w:pPr>
            <w:r w:rsidDel="00000000" w:rsidR="00000000" w:rsidRPr="00000000">
              <w:rPr>
                <w:rtl w:val="0"/>
              </w:rPr>
              <w:t xml:space="preserve"> </w:t>
            </w:r>
          </w:p>
          <w:p w:rsidR="00000000" w:rsidDel="00000000" w:rsidP="00000000" w:rsidRDefault="00000000" w:rsidRPr="00000000" w14:paraId="0000175E">
            <w:pPr>
              <w:spacing w:after="0" w:before="240" w:line="276" w:lineRule="auto"/>
              <w:rPr>
                <w:b w:val="1"/>
              </w:rPr>
            </w:pPr>
            <w:r w:rsidDel="00000000" w:rsidR="00000000" w:rsidRPr="00000000">
              <w:rPr>
                <w:b w:val="1"/>
                <w:rtl w:val="0"/>
              </w:rPr>
              <w:t xml:space="preserve"> </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5F">
            <w:pPr>
              <w:spacing w:after="0" w:before="240" w:line="276" w:lineRule="auto"/>
              <w:rPr/>
            </w:pPr>
            <w:r w:rsidDel="00000000" w:rsidR="00000000" w:rsidRPr="00000000">
              <w:rPr>
                <w:rtl w:val="0"/>
              </w:rPr>
              <w:t xml:space="preserve">Steven Villamizar Mendoza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62">
            <w:pPr>
              <w:spacing w:after="240" w:before="240" w:lineRule="auto"/>
              <w:rPr/>
            </w:pPr>
            <w:r w:rsidDel="00000000" w:rsidR="00000000" w:rsidRPr="00000000">
              <w:rPr>
                <w:rtl w:val="0"/>
              </w:rPr>
              <w:t xml:space="preserve"> </w:t>
            </w:r>
          </w:p>
        </w:tc>
      </w:tr>
    </w:tbl>
    <w:p w:rsidR="00000000" w:rsidDel="00000000" w:rsidP="00000000" w:rsidRDefault="00000000" w:rsidRPr="00000000" w14:paraId="00001763">
      <w:pPr>
        <w:rPr/>
      </w:pPr>
      <w:r w:rsidDel="00000000" w:rsidR="00000000" w:rsidRPr="00000000">
        <w:rPr>
          <w:rtl w:val="0"/>
        </w:rPr>
      </w:r>
    </w:p>
    <w:tbl>
      <w:tblPr>
        <w:tblStyle w:val="Table52"/>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500"/>
        <w:tblGridChange w:id="0">
          <w:tblGrid>
            <w:gridCol w:w="2250"/>
            <w:gridCol w:w="1125"/>
            <w:gridCol w:w="945"/>
            <w:gridCol w:w="450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764">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765">
            <w:pPr>
              <w:spacing w:after="0" w:before="240" w:line="276" w:lineRule="auto"/>
              <w:rPr>
                <w:b w:val="1"/>
                <w:i w:val="1"/>
                <w:color w:val="ffffff"/>
              </w:rPr>
            </w:pPr>
            <w:r w:rsidDel="00000000" w:rsidR="00000000" w:rsidRPr="00000000">
              <w:rPr>
                <w:b w:val="1"/>
                <w:i w:val="1"/>
                <w:color w:val="ffffff"/>
                <w:rtl w:val="0"/>
              </w:rPr>
              <w:t xml:space="preserve">CU.04.1.6 Registrar los proveedores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68">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69">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76A">
            <w:pPr>
              <w:spacing w:after="0" w:before="240" w:line="276" w:lineRule="auto"/>
              <w:rPr/>
            </w:pPr>
            <w:r w:rsidDel="00000000" w:rsidR="00000000" w:rsidRPr="00000000">
              <w:rPr>
                <w:rtl w:val="0"/>
              </w:rPr>
              <w:t xml:space="preserve">CU 04.1 Gestión proveedores</w:t>
            </w:r>
          </w:p>
          <w:p w:rsidR="00000000" w:rsidDel="00000000" w:rsidP="00000000" w:rsidRDefault="00000000" w:rsidRPr="00000000" w14:paraId="0000176B">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6E">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6F">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72">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73">
            <w:pPr>
              <w:spacing w:after="0" w:before="240" w:line="276" w:lineRule="auto"/>
              <w:rPr/>
            </w:pPr>
            <w:r w:rsidDel="00000000" w:rsidR="00000000" w:rsidRPr="00000000">
              <w:rPr>
                <w:rtl w:val="0"/>
              </w:rPr>
              <w:t xml:space="preserve">El sistema deberá comportarse como se describe en el siguiente caso de uso para registrar un proveedor.</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76">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77">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778">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7B">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7C">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7D">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7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80">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81">
            <w:pPr>
              <w:spacing w:after="0" w:before="240" w:line="276" w:lineRule="auto"/>
              <w:rPr/>
            </w:pPr>
            <w:r w:rsidDel="00000000" w:rsidR="00000000" w:rsidRPr="00000000">
              <w:rPr>
                <w:rtl w:val="0"/>
              </w:rPr>
              <w:t xml:space="preserve">Usuario ingresa a registrar un proveedor.</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8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84">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85">
            <w:pPr>
              <w:spacing w:after="0" w:before="240" w:line="276" w:lineRule="auto"/>
              <w:rPr/>
            </w:pPr>
            <w:r w:rsidDel="00000000" w:rsidR="00000000" w:rsidRPr="00000000">
              <w:rPr>
                <w:rtl w:val="0"/>
              </w:rPr>
              <w:t xml:space="preserve">El sistema despliega un formulario de registro.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8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88">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89">
            <w:pPr>
              <w:spacing w:after="0" w:before="240" w:line="276" w:lineRule="auto"/>
              <w:rPr/>
            </w:pPr>
            <w:r w:rsidDel="00000000" w:rsidR="00000000" w:rsidRPr="00000000">
              <w:rPr>
                <w:rtl w:val="0"/>
              </w:rPr>
              <w:t xml:space="preserve">El usuario diligencia 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8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8C">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8D">
            <w:pPr>
              <w:spacing w:after="0" w:before="240" w:line="276" w:lineRule="auto"/>
              <w:rPr/>
            </w:pPr>
            <w:r w:rsidDel="00000000" w:rsidR="00000000" w:rsidRPr="00000000">
              <w:rPr>
                <w:rtl w:val="0"/>
              </w:rPr>
              <w:t xml:space="preserve">El sistema valida la información del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8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90">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91">
            <w:pPr>
              <w:spacing w:after="0" w:before="240" w:line="276" w:lineRule="auto"/>
              <w:rPr/>
            </w:pPr>
            <w:r w:rsidDel="00000000" w:rsidR="00000000" w:rsidRPr="00000000">
              <w:rPr>
                <w:rtl w:val="0"/>
              </w:rPr>
              <w:t xml:space="preserve">El sistema despliega la información de la compra.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9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94">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95">
            <w:pPr>
              <w:spacing w:after="0" w:before="240" w:line="276" w:lineRule="auto"/>
              <w:rPr/>
            </w:pPr>
            <w:r w:rsidDel="00000000" w:rsidR="00000000" w:rsidRPr="00000000">
              <w:rPr>
                <w:rtl w:val="0"/>
              </w:rPr>
              <w:t xml:space="preserve">El sistema registra el proveedor en la base de datos.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9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98">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99">
            <w:pPr>
              <w:spacing w:after="0" w:before="240" w:line="276" w:lineRule="auto"/>
              <w:rPr/>
            </w:pPr>
            <w:r w:rsidDel="00000000" w:rsidR="00000000" w:rsidRPr="00000000">
              <w:rPr>
                <w:rtl w:val="0"/>
              </w:rPr>
              <w:t xml:space="preserve">El sistema despliega un mensaje de confirmación.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9B">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9C">
            <w:pPr>
              <w:spacing w:after="0" w:before="240" w:line="276" w:lineRule="auto"/>
              <w:rPr/>
            </w:pPr>
            <w:r w:rsidDel="00000000" w:rsidR="00000000" w:rsidRPr="00000000">
              <w:rPr>
                <w:rtl w:val="0"/>
              </w:rPr>
              <w:t xml:space="preserve">Se ha registrado un proveedor.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9F">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A0">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A1">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A3">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A4">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A5">
            <w:pPr>
              <w:spacing w:after="0" w:before="240" w:line="276" w:lineRule="auto"/>
              <w:rPr/>
            </w:pPr>
            <w:r w:rsidDel="00000000" w:rsidR="00000000" w:rsidRPr="00000000">
              <w:rPr>
                <w:rtl w:val="0"/>
              </w:rPr>
              <w:t xml:space="preserve">Si la información del formulario es incorrecta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A7">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A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A9">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AA">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AB">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AC">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AD">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AE">
            <w:pPr>
              <w:spacing w:after="0" w:before="240" w:line="276" w:lineRule="auto"/>
              <w:rPr/>
            </w:pPr>
            <w:r w:rsidDel="00000000" w:rsidR="00000000" w:rsidRPr="00000000">
              <w:rPr>
                <w:rtl w:val="0"/>
              </w:rPr>
              <w:t xml:space="preserve">El sistema redirige al usuario al paso Nro.3.</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AF">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7B0">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7B1">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B2">
            <w:pPr>
              <w:spacing w:after="0" w:before="240" w:line="276" w:lineRule="auto"/>
              <w:rPr/>
            </w:pPr>
            <w:r w:rsidDel="00000000" w:rsidR="00000000" w:rsidRPr="00000000">
              <w:rPr>
                <w:rtl w:val="0"/>
              </w:rPr>
              <w:t xml:space="preserve">CA04.1.1.1 El sistema debe permitir registrar un proveedor, siempre y cuando la información del formulario sea correcta.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B5">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B6">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7B9">
      <w:pPr>
        <w:rPr/>
      </w:pPr>
      <w:r w:rsidDel="00000000" w:rsidR="00000000" w:rsidRPr="00000000">
        <w:rPr>
          <w:rtl w:val="0"/>
        </w:rPr>
      </w:r>
    </w:p>
    <w:p w:rsidR="00000000" w:rsidDel="00000000" w:rsidP="00000000" w:rsidRDefault="00000000" w:rsidRPr="00000000" w14:paraId="000017BA">
      <w:pPr>
        <w:rPr/>
      </w:pPr>
      <w:r w:rsidDel="00000000" w:rsidR="00000000" w:rsidRPr="00000000">
        <w:rPr>
          <w:rtl w:val="0"/>
        </w:rPr>
      </w:r>
    </w:p>
    <w:tbl>
      <w:tblPr>
        <w:tblStyle w:val="Table53"/>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500"/>
        <w:tblGridChange w:id="0">
          <w:tblGrid>
            <w:gridCol w:w="2250"/>
            <w:gridCol w:w="1125"/>
            <w:gridCol w:w="945"/>
            <w:gridCol w:w="450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7BB">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7BC">
            <w:pPr>
              <w:spacing w:after="0" w:before="240" w:line="276" w:lineRule="auto"/>
              <w:rPr>
                <w:b w:val="1"/>
                <w:i w:val="1"/>
                <w:color w:val="ffffff"/>
              </w:rPr>
            </w:pPr>
            <w:r w:rsidDel="00000000" w:rsidR="00000000" w:rsidRPr="00000000">
              <w:rPr>
                <w:b w:val="1"/>
                <w:i w:val="1"/>
                <w:color w:val="ffffff"/>
                <w:rtl w:val="0"/>
              </w:rPr>
              <w:t xml:space="preserve">CU.04.1.6 Consultar los proveedores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BF">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C0">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7C1">
            <w:pPr>
              <w:spacing w:after="0" w:before="240" w:line="276" w:lineRule="auto"/>
              <w:rPr/>
            </w:pPr>
            <w:r w:rsidDel="00000000" w:rsidR="00000000" w:rsidRPr="00000000">
              <w:rPr>
                <w:rtl w:val="0"/>
              </w:rPr>
              <w:t xml:space="preserve">CU 04.1 Gestión proveedores</w:t>
            </w:r>
          </w:p>
          <w:p w:rsidR="00000000" w:rsidDel="00000000" w:rsidP="00000000" w:rsidRDefault="00000000" w:rsidRPr="00000000" w14:paraId="000017C2">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C5">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C6">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C9">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CA">
            <w:pPr>
              <w:spacing w:after="0" w:before="240" w:line="276" w:lineRule="auto"/>
              <w:rPr/>
            </w:pPr>
            <w:r w:rsidDel="00000000" w:rsidR="00000000" w:rsidRPr="00000000">
              <w:rPr>
                <w:rtl w:val="0"/>
              </w:rPr>
              <w:t xml:space="preserve">El sistema deberá comportarse como se describe en el siguiente caso de uso para consultar los proveedores.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CD">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CE">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7CF">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D2">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D3">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D4">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D6">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D7">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D8">
            <w:pPr>
              <w:spacing w:after="0" w:before="240" w:line="276" w:lineRule="auto"/>
              <w:rPr/>
            </w:pPr>
            <w:r w:rsidDel="00000000" w:rsidR="00000000" w:rsidRPr="00000000">
              <w:rPr>
                <w:rtl w:val="0"/>
              </w:rPr>
              <w:t xml:space="preserve">Usuario ingresa a consultar proveedores.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DA">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DB">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DC">
            <w:pPr>
              <w:spacing w:after="0" w:before="240" w:line="276" w:lineRule="auto"/>
              <w:rPr/>
            </w:pPr>
            <w:r w:rsidDel="00000000" w:rsidR="00000000" w:rsidRPr="00000000">
              <w:rPr>
                <w:rtl w:val="0"/>
              </w:rPr>
              <w:t xml:space="preserve">El sistema despliega una lista de proveedores.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DE">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DF">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E0">
            <w:pPr>
              <w:spacing w:after="0" w:before="240" w:line="276" w:lineRule="auto"/>
              <w:rPr/>
            </w:pPr>
            <w:r w:rsidDel="00000000" w:rsidR="00000000" w:rsidRPr="00000000">
              <w:rPr>
                <w:rtl w:val="0"/>
              </w:rPr>
              <w:t xml:space="preserve">El usuario selecciona un proveedor de la lista.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E2">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E3">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E4">
            <w:pPr>
              <w:spacing w:after="0" w:before="240" w:line="276" w:lineRule="auto"/>
              <w:rPr/>
            </w:pPr>
            <w:r w:rsidDel="00000000" w:rsidR="00000000" w:rsidRPr="00000000">
              <w:rPr>
                <w:rtl w:val="0"/>
              </w:rPr>
              <w:t xml:space="preserve">     </w:t>
              <w:tab/>
              <w:t xml:space="preserve">El sistema despliega la información del proveedor seleccionado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E6">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E7">
            <w:pPr>
              <w:spacing w:after="0" w:before="240" w:line="276" w:lineRule="auto"/>
              <w:rPr/>
            </w:pPr>
            <w:r w:rsidDel="00000000" w:rsidR="00000000" w:rsidRPr="00000000">
              <w:rPr>
                <w:rtl w:val="0"/>
              </w:rPr>
              <w:t xml:space="preserve">Se ha consultado la información de un proveedor.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EA">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EB">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EC">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EE">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EF">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F0">
            <w:pPr>
              <w:spacing w:after="0" w:before="240" w:line="276" w:lineRule="auto"/>
              <w:rPr/>
            </w:pPr>
            <w:r w:rsidDel="00000000" w:rsidR="00000000" w:rsidRPr="00000000">
              <w:rPr>
                <w:rtl w:val="0"/>
              </w:rPr>
              <w:t xml:space="preserve">Si el proveedor no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F2">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F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F4">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F5">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F6">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F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F8">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7F9">
            <w:pPr>
              <w:spacing w:after="0" w:before="240" w:line="276" w:lineRule="auto"/>
              <w:rPr/>
            </w:pPr>
            <w:r w:rsidDel="00000000" w:rsidR="00000000" w:rsidRPr="00000000">
              <w:rPr>
                <w:rtl w:val="0"/>
              </w:rPr>
              <w:t xml:space="preserve">     </w:t>
              <w:tab/>
              <w:t xml:space="preserve">El sistema termina el caso de uso.</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FA">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7FB">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7FC">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7FD">
            <w:pPr>
              <w:spacing w:after="0" w:before="240" w:line="276" w:lineRule="auto"/>
              <w:rPr/>
            </w:pPr>
            <w:r w:rsidDel="00000000" w:rsidR="00000000" w:rsidRPr="00000000">
              <w:rPr>
                <w:rtl w:val="0"/>
              </w:rPr>
              <w:t xml:space="preserve">CA04.1.1.1 El sistema debe permitir consultar la información de un proveedor, siempre y cuando el proveedor exista. Sea correcta.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00">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01">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804">
      <w:pPr>
        <w:rPr/>
      </w:pPr>
      <w:r w:rsidDel="00000000" w:rsidR="00000000" w:rsidRPr="00000000">
        <w:rPr>
          <w:rtl w:val="0"/>
        </w:rPr>
      </w:r>
    </w:p>
    <w:tbl>
      <w:tblPr>
        <w:tblStyle w:val="Table5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455"/>
        <w:tblGridChange w:id="0">
          <w:tblGrid>
            <w:gridCol w:w="2250"/>
            <w:gridCol w:w="1125"/>
            <w:gridCol w:w="945"/>
            <w:gridCol w:w="445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805">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806">
            <w:pPr>
              <w:spacing w:after="0" w:before="240" w:line="276" w:lineRule="auto"/>
              <w:rPr>
                <w:b w:val="1"/>
                <w:i w:val="1"/>
                <w:color w:val="ffffff"/>
              </w:rPr>
            </w:pPr>
            <w:r w:rsidDel="00000000" w:rsidR="00000000" w:rsidRPr="00000000">
              <w:rPr>
                <w:b w:val="1"/>
                <w:i w:val="1"/>
                <w:color w:val="ffffff"/>
                <w:rtl w:val="0"/>
              </w:rPr>
              <w:t xml:space="preserve">CU.04.1.6 Cambiar el estado de los proveedores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09">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0A">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80B">
            <w:pPr>
              <w:spacing w:after="0" w:before="240" w:line="276" w:lineRule="auto"/>
              <w:rPr/>
            </w:pPr>
            <w:r w:rsidDel="00000000" w:rsidR="00000000" w:rsidRPr="00000000">
              <w:rPr>
                <w:rtl w:val="0"/>
              </w:rPr>
              <w:t xml:space="preserve">CU 04.1 Gestión proveedores</w:t>
            </w:r>
          </w:p>
          <w:p w:rsidR="00000000" w:rsidDel="00000000" w:rsidP="00000000" w:rsidRDefault="00000000" w:rsidRPr="00000000" w14:paraId="0000180C">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0F">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10">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13">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14">
            <w:pPr>
              <w:spacing w:after="0" w:before="240" w:line="276" w:lineRule="auto"/>
              <w:rPr/>
            </w:pPr>
            <w:r w:rsidDel="00000000" w:rsidR="00000000" w:rsidRPr="00000000">
              <w:rPr>
                <w:rtl w:val="0"/>
              </w:rPr>
              <w:t xml:space="preserve">El sistema deberá comportarse como se describe en el siguiente caso de uso para cambiar el estado de los proveedores.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17">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18">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819">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1C">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1D">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1E">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2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21">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22">
            <w:pPr>
              <w:spacing w:after="0" w:before="240" w:line="276" w:lineRule="auto"/>
              <w:rPr/>
            </w:pPr>
            <w:r w:rsidDel="00000000" w:rsidR="00000000" w:rsidRPr="00000000">
              <w:rPr>
                <w:rtl w:val="0"/>
              </w:rPr>
              <w:t xml:space="preserve">Usuario ingresa a cambiar el estado de un proveedor.</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24">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25">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26">
            <w:pPr>
              <w:spacing w:after="0" w:before="240" w:line="276" w:lineRule="auto"/>
              <w:rPr/>
            </w:pPr>
            <w:r w:rsidDel="00000000" w:rsidR="00000000" w:rsidRPr="00000000">
              <w:rPr>
                <w:rtl w:val="0"/>
              </w:rPr>
              <w:t xml:space="preserve">El sistema despliega una lista de proveedores.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2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29">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2A">
            <w:pPr>
              <w:spacing w:after="0" w:before="240" w:line="276" w:lineRule="auto"/>
              <w:rPr/>
            </w:pPr>
            <w:r w:rsidDel="00000000" w:rsidR="00000000" w:rsidRPr="00000000">
              <w:rPr>
                <w:rtl w:val="0"/>
              </w:rPr>
              <w:t xml:space="preserve">El usuario selecciona un proveedor de la lista.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2C">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2D">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2E">
            <w:pPr>
              <w:spacing w:after="0" w:before="240" w:line="276" w:lineRule="auto"/>
              <w:rPr/>
            </w:pPr>
            <w:r w:rsidDel="00000000" w:rsidR="00000000" w:rsidRPr="00000000">
              <w:rPr>
                <w:rtl w:val="0"/>
              </w:rPr>
              <w:t xml:space="preserve">El sistema despliega un formulario con los estados disponibles.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3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31">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32">
            <w:pPr>
              <w:spacing w:after="0" w:before="240" w:line="276" w:lineRule="auto"/>
              <w:rPr/>
            </w:pPr>
            <w:r w:rsidDel="00000000" w:rsidR="00000000" w:rsidRPr="00000000">
              <w:rPr>
                <w:rtl w:val="0"/>
              </w:rPr>
              <w:t xml:space="preserve">El usuario selecciona un estado del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34">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35">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36">
            <w:pPr>
              <w:spacing w:after="0" w:before="240" w:line="276" w:lineRule="auto"/>
              <w:rPr/>
            </w:pPr>
            <w:r w:rsidDel="00000000" w:rsidR="00000000" w:rsidRPr="00000000">
              <w:rPr>
                <w:rtl w:val="0"/>
              </w:rPr>
              <w:t xml:space="preserve">El sistema cambia el estado del proveedor.</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3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39">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3A">
            <w:pPr>
              <w:spacing w:after="0" w:before="240" w:line="276" w:lineRule="auto"/>
              <w:rPr/>
            </w:pPr>
            <w:r w:rsidDel="00000000" w:rsidR="00000000" w:rsidRPr="00000000">
              <w:rPr>
                <w:rtl w:val="0"/>
              </w:rPr>
              <w:t xml:space="preserve">El sistema despliega un mensaje de confirmación.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3C">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3D">
            <w:pPr>
              <w:spacing w:after="0" w:before="240" w:line="276" w:lineRule="auto"/>
              <w:rPr/>
            </w:pPr>
            <w:r w:rsidDel="00000000" w:rsidR="00000000" w:rsidRPr="00000000">
              <w:rPr>
                <w:rtl w:val="0"/>
              </w:rPr>
              <w:t xml:space="preserve">Se ha cambiado el estado de un proveedor.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40">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41">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42">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44">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45">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46">
            <w:pPr>
              <w:spacing w:after="0" w:before="240" w:line="276" w:lineRule="auto"/>
              <w:rPr/>
            </w:pPr>
            <w:r w:rsidDel="00000000" w:rsidR="00000000" w:rsidRPr="00000000">
              <w:rPr>
                <w:rtl w:val="0"/>
              </w:rPr>
              <w:t xml:space="preserve">     </w:t>
              <w:tab/>
              <w:t xml:space="preserve">Si el proveedor no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48">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4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4A">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4B">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4C">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4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4E">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4F">
            <w:pPr>
              <w:spacing w:after="0" w:before="240" w:line="276" w:lineRule="auto"/>
              <w:rPr/>
            </w:pPr>
            <w:r w:rsidDel="00000000" w:rsidR="00000000" w:rsidRPr="00000000">
              <w:rPr>
                <w:rtl w:val="0"/>
              </w:rPr>
              <w:t xml:space="preserve">El sistema termina el caso de uso..</w:t>
            </w:r>
          </w:p>
        </w:tc>
      </w:tr>
      <w:tr>
        <w:trPr>
          <w:cantSplit w:val="0"/>
          <w:trHeight w:val="133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50">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851">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852">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53">
            <w:pPr>
              <w:spacing w:after="0" w:before="240" w:line="276" w:lineRule="auto"/>
              <w:rPr/>
            </w:pPr>
            <w:r w:rsidDel="00000000" w:rsidR="00000000" w:rsidRPr="00000000">
              <w:rPr>
                <w:rtl w:val="0"/>
              </w:rPr>
              <w:t xml:space="preserve">CA04.1.1.1 El sistema debe permitir cambiar el estado de un proveedor, siempre y cuando el proveedor exista.</w:t>
            </w:r>
          </w:p>
          <w:p w:rsidR="00000000" w:rsidDel="00000000" w:rsidP="00000000" w:rsidRDefault="00000000" w:rsidRPr="00000000" w14:paraId="00001854">
            <w:pPr>
              <w:spacing w:after="0" w:before="240" w:line="276" w:lineRule="auto"/>
              <w:rPr/>
            </w:pPr>
            <w:r w:rsidDel="00000000" w:rsidR="00000000" w:rsidRPr="00000000">
              <w:rPr>
                <w:rtl w:val="0"/>
              </w:rPr>
              <w:t xml:space="preserve">CA04.1.2.1 Los estados disponibles para un proveedor son: Activo, Inactivo y Suspendido. Del formulario sea correcta.</w:t>
            </w:r>
          </w:p>
        </w:tc>
      </w:tr>
      <w:tr>
        <w:trPr>
          <w:cantSplit w:val="0"/>
          <w:trHeight w:val="10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57">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58">
            <w:pPr>
              <w:spacing w:after="0" w:before="240" w:line="276" w:lineRule="auto"/>
              <w:rPr/>
            </w:pPr>
            <w:r w:rsidDel="00000000" w:rsidR="00000000" w:rsidRPr="00000000">
              <w:rPr>
                <w:rtl w:val="0"/>
              </w:rPr>
              <w:t xml:space="preserve">Este caso de uso es un caso de uso secundario que depende de los casos de uso CU 04 Compras y CU 04.1 Gestión Proveedores.</w:t>
            </w:r>
          </w:p>
          <w:p w:rsidR="00000000" w:rsidDel="00000000" w:rsidP="00000000" w:rsidRDefault="00000000" w:rsidRPr="00000000" w14:paraId="00001859">
            <w:pPr>
              <w:spacing w:after="0" w:before="240" w:line="276" w:lineRule="auto"/>
              <w:rPr/>
            </w:pPr>
            <w:r w:rsidDel="00000000" w:rsidR="00000000" w:rsidRPr="00000000">
              <w:rPr>
                <w:rtl w:val="0"/>
              </w:rPr>
              <w:t xml:space="preserve">El caso de uso solo puede ser realizado por un administrador.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5C">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5D">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860">
      <w:pPr>
        <w:rPr/>
      </w:pPr>
      <w:r w:rsidDel="00000000" w:rsidR="00000000" w:rsidRPr="00000000">
        <w:rPr>
          <w:rtl w:val="0"/>
        </w:rPr>
      </w:r>
    </w:p>
    <w:p w:rsidR="00000000" w:rsidDel="00000000" w:rsidP="00000000" w:rsidRDefault="00000000" w:rsidRPr="00000000" w14:paraId="00001861">
      <w:pPr>
        <w:rPr/>
      </w:pPr>
      <w:r w:rsidDel="00000000" w:rsidR="00000000" w:rsidRPr="00000000">
        <w:rPr>
          <w:rtl w:val="0"/>
        </w:rPr>
      </w:r>
    </w:p>
    <w:p w:rsidR="00000000" w:rsidDel="00000000" w:rsidP="00000000" w:rsidRDefault="00000000" w:rsidRPr="00000000" w14:paraId="00001862">
      <w:pPr>
        <w:rPr/>
      </w:pPr>
      <w:r w:rsidDel="00000000" w:rsidR="00000000" w:rsidRPr="00000000">
        <w:rPr>
          <w:rtl w:val="0"/>
        </w:rPr>
      </w:r>
    </w:p>
    <w:p w:rsidR="00000000" w:rsidDel="00000000" w:rsidP="00000000" w:rsidRDefault="00000000" w:rsidRPr="00000000" w14:paraId="00001863">
      <w:pPr>
        <w:rPr/>
      </w:pPr>
      <w:r w:rsidDel="00000000" w:rsidR="00000000" w:rsidRPr="00000000">
        <w:rPr>
          <w:rtl w:val="0"/>
        </w:rPr>
      </w:r>
    </w:p>
    <w:p w:rsidR="00000000" w:rsidDel="00000000" w:rsidP="00000000" w:rsidRDefault="00000000" w:rsidRPr="00000000" w14:paraId="00001864">
      <w:pPr>
        <w:rPr/>
      </w:pPr>
      <w:r w:rsidDel="00000000" w:rsidR="00000000" w:rsidRPr="00000000">
        <w:rPr>
          <w:rtl w:val="0"/>
        </w:rPr>
      </w:r>
    </w:p>
    <w:p w:rsidR="00000000" w:rsidDel="00000000" w:rsidP="00000000" w:rsidRDefault="00000000" w:rsidRPr="00000000" w14:paraId="00001865">
      <w:pPr>
        <w:rPr/>
      </w:pPr>
      <w:r w:rsidDel="00000000" w:rsidR="00000000" w:rsidRPr="00000000">
        <w:rPr>
          <w:rtl w:val="0"/>
        </w:rPr>
      </w:r>
    </w:p>
    <w:p w:rsidR="00000000" w:rsidDel="00000000" w:rsidP="00000000" w:rsidRDefault="00000000" w:rsidRPr="00000000" w14:paraId="00001866">
      <w:pPr>
        <w:rPr/>
      </w:pPr>
      <w:r w:rsidDel="00000000" w:rsidR="00000000" w:rsidRPr="00000000">
        <w:rPr>
          <w:rtl w:val="0"/>
        </w:rPr>
      </w:r>
    </w:p>
    <w:tbl>
      <w:tblPr>
        <w:tblStyle w:val="Table55"/>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455"/>
        <w:tblGridChange w:id="0">
          <w:tblGrid>
            <w:gridCol w:w="2250"/>
            <w:gridCol w:w="1125"/>
            <w:gridCol w:w="945"/>
            <w:gridCol w:w="445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867">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868">
            <w:pPr>
              <w:spacing w:after="0" w:before="240" w:line="276" w:lineRule="auto"/>
              <w:rPr>
                <w:b w:val="1"/>
                <w:i w:val="1"/>
                <w:color w:val="ffffff"/>
              </w:rPr>
            </w:pPr>
            <w:r w:rsidDel="00000000" w:rsidR="00000000" w:rsidRPr="00000000">
              <w:rPr>
                <w:b w:val="1"/>
                <w:i w:val="1"/>
                <w:color w:val="ffffff"/>
                <w:rtl w:val="0"/>
              </w:rPr>
              <w:t xml:space="preserve">CU.04.1.6 Visualizar la lista de los proveedores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6B">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6C">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86D">
            <w:pPr>
              <w:spacing w:after="0" w:before="240" w:line="276" w:lineRule="auto"/>
              <w:rPr/>
            </w:pPr>
            <w:r w:rsidDel="00000000" w:rsidR="00000000" w:rsidRPr="00000000">
              <w:rPr>
                <w:rtl w:val="0"/>
              </w:rPr>
              <w:t xml:space="preserve">CU 04.1 Gestión proveedores</w:t>
            </w:r>
          </w:p>
          <w:p w:rsidR="00000000" w:rsidDel="00000000" w:rsidP="00000000" w:rsidRDefault="00000000" w:rsidRPr="00000000" w14:paraId="0000186E">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71">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72">
            <w:pPr>
              <w:spacing w:after="0" w:before="240" w:line="276" w:lineRule="auto"/>
              <w:rPr/>
            </w:pPr>
            <w:r w:rsidDel="00000000" w:rsidR="00000000" w:rsidRPr="00000000">
              <w:rPr>
                <w:rtl w:val="0"/>
              </w:rPr>
              <w:t xml:space="preserve">El Usuario debe haber iniciado sesión como administrador</w:t>
            </w:r>
          </w:p>
        </w:tc>
      </w:tr>
      <w:tr>
        <w:trPr>
          <w:cantSplit w:val="0"/>
          <w:trHeight w:val="10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75">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76">
            <w:pPr>
              <w:spacing w:after="0" w:before="240" w:line="276" w:lineRule="auto"/>
              <w:rPr/>
            </w:pPr>
            <w:r w:rsidDel="00000000" w:rsidR="00000000" w:rsidRPr="00000000">
              <w:rPr>
                <w:rtl w:val="0"/>
              </w:rPr>
              <w:t xml:space="preserve">El sistema deberá comportarse como se describe en el siguiente caso de uso para visualizar la lista de proveedores.</w:t>
            </w:r>
          </w:p>
          <w:p w:rsidR="00000000" w:rsidDel="00000000" w:rsidP="00000000" w:rsidRDefault="00000000" w:rsidRPr="00000000" w14:paraId="00001877">
            <w:pPr>
              <w:spacing w:after="0" w:before="240" w:line="276" w:lineRule="auto"/>
              <w:rPr/>
            </w:pPr>
            <w:r w:rsidDel="00000000" w:rsidR="00000000" w:rsidRPr="00000000">
              <w:rPr>
                <w:rtl w:val="0"/>
              </w:rPr>
              <w:t xml:space="preserve"> </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7A">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7B">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87C">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7F">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80">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81">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8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84">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85">
            <w:pPr>
              <w:spacing w:after="0" w:before="240" w:line="276" w:lineRule="auto"/>
              <w:rPr/>
            </w:pPr>
            <w:r w:rsidDel="00000000" w:rsidR="00000000" w:rsidRPr="00000000">
              <w:rPr>
                <w:rtl w:val="0"/>
              </w:rPr>
              <w:t xml:space="preserve">Usuario ingresa a visualizar la lista de proveedores.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8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88">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89">
            <w:pPr>
              <w:spacing w:after="0" w:before="240" w:line="276" w:lineRule="auto"/>
              <w:rPr/>
            </w:pPr>
            <w:r w:rsidDel="00000000" w:rsidR="00000000" w:rsidRPr="00000000">
              <w:rPr>
                <w:rtl w:val="0"/>
              </w:rPr>
              <w:t xml:space="preserve">El sistema despliega una lista de proveedores.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8B">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8C">
            <w:pPr>
              <w:spacing w:after="0" w:before="240" w:line="276" w:lineRule="auto"/>
              <w:rPr/>
            </w:pPr>
            <w:r w:rsidDel="00000000" w:rsidR="00000000" w:rsidRPr="00000000">
              <w:rPr>
                <w:rtl w:val="0"/>
              </w:rPr>
              <w:t xml:space="preserve">Se ha cambiado el estado de un proveedor.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8F">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90">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91">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93">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94">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95">
            <w:pPr>
              <w:spacing w:after="0" w:before="240" w:line="276" w:lineRule="auto"/>
              <w:rPr/>
            </w:pPr>
            <w:r w:rsidDel="00000000" w:rsidR="00000000" w:rsidRPr="00000000">
              <w:rPr>
                <w:rtl w:val="0"/>
              </w:rPr>
              <w:t xml:space="preserve">     </w:t>
              <w:tab/>
              <w:t xml:space="preserve">Si no hay proveedores registrados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97">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9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99">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9A">
            <w:pPr>
              <w:spacing w:after="0" w:before="240" w:line="276" w:lineRule="auto"/>
              <w:rPr/>
            </w:pPr>
            <w:r w:rsidDel="00000000" w:rsidR="00000000" w:rsidRPr="00000000">
              <w:rPr>
                <w:rtl w:val="0"/>
              </w:rPr>
              <w:t xml:space="preserve">El sistema despliega un mensaje de error.</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9B">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89C">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89D">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9E">
            <w:pPr>
              <w:spacing w:after="0" w:before="240" w:line="276" w:lineRule="auto"/>
              <w:rPr/>
            </w:pPr>
            <w:r w:rsidDel="00000000" w:rsidR="00000000" w:rsidRPr="00000000">
              <w:rPr>
                <w:rtl w:val="0"/>
              </w:rPr>
              <w:t xml:space="preserve">CA04.1.1.1 El sistema debe permitir visualizar la lista de proveedores, siempre y cuando haya proveedores registrados.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A1">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A2">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A5">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A6">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8A9">
      <w:pPr>
        <w:rPr/>
      </w:pPr>
      <w:r w:rsidDel="00000000" w:rsidR="00000000" w:rsidRPr="00000000">
        <w:rPr>
          <w:rtl w:val="0"/>
        </w:rPr>
      </w:r>
    </w:p>
    <w:p w:rsidR="00000000" w:rsidDel="00000000" w:rsidP="00000000" w:rsidRDefault="00000000" w:rsidRPr="00000000" w14:paraId="000018AA">
      <w:pPr>
        <w:rPr/>
      </w:pPr>
      <w:r w:rsidDel="00000000" w:rsidR="00000000" w:rsidRPr="00000000">
        <w:rPr>
          <w:rtl w:val="0"/>
        </w:rPr>
      </w:r>
    </w:p>
    <w:tbl>
      <w:tblPr>
        <w:tblStyle w:val="Table56"/>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455"/>
        <w:tblGridChange w:id="0">
          <w:tblGrid>
            <w:gridCol w:w="2250"/>
            <w:gridCol w:w="1125"/>
            <w:gridCol w:w="945"/>
            <w:gridCol w:w="445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8AB">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8AC">
            <w:pPr>
              <w:spacing w:after="0" w:before="240" w:line="276" w:lineRule="auto"/>
              <w:rPr>
                <w:b w:val="1"/>
                <w:i w:val="1"/>
                <w:color w:val="ffffff"/>
              </w:rPr>
            </w:pPr>
            <w:r w:rsidDel="00000000" w:rsidR="00000000" w:rsidRPr="00000000">
              <w:rPr>
                <w:b w:val="1"/>
                <w:i w:val="1"/>
                <w:color w:val="ffffff"/>
                <w:rtl w:val="0"/>
              </w:rPr>
              <w:t xml:space="preserve">CU.04.1.6 Buscar información de proveedores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AF">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B0">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8B1">
            <w:pPr>
              <w:spacing w:after="0" w:before="240" w:line="276" w:lineRule="auto"/>
              <w:rPr/>
            </w:pPr>
            <w:r w:rsidDel="00000000" w:rsidR="00000000" w:rsidRPr="00000000">
              <w:rPr>
                <w:rtl w:val="0"/>
              </w:rPr>
              <w:t xml:space="preserve">CU 04.1 Gestión proveedores</w:t>
            </w:r>
          </w:p>
          <w:p w:rsidR="00000000" w:rsidDel="00000000" w:rsidP="00000000" w:rsidRDefault="00000000" w:rsidRPr="00000000" w14:paraId="000018B2">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B5">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B6">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B9">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BA">
            <w:pPr>
              <w:spacing w:after="0" w:before="240" w:line="276" w:lineRule="auto"/>
              <w:rPr/>
            </w:pPr>
            <w:r w:rsidDel="00000000" w:rsidR="00000000" w:rsidRPr="00000000">
              <w:rPr>
                <w:rtl w:val="0"/>
              </w:rPr>
              <w:t xml:space="preserve">El sistema deberá comportarse como se describe en el siguiente caso de uso para buscar información de proveedores.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BD">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BE">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8BF">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C2">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C3">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C4">
            <w:pPr>
              <w:spacing w:after="0" w:before="240" w:line="276" w:lineRule="auto"/>
              <w:rPr>
                <w:b w:val="1"/>
              </w:rPr>
            </w:pPr>
            <w:r w:rsidDel="00000000" w:rsidR="00000000" w:rsidRPr="00000000">
              <w:rPr>
                <w:b w:val="1"/>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C6">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C7">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C8">
            <w:pPr>
              <w:spacing w:after="0" w:before="240" w:line="276" w:lineRule="auto"/>
              <w:rPr/>
            </w:pPr>
            <w:r w:rsidDel="00000000" w:rsidR="00000000" w:rsidRPr="00000000">
              <w:rPr>
                <w:rtl w:val="0"/>
              </w:rPr>
              <w:t xml:space="preserve">Usuario ingresa a buscar información de proveedores.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CA">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CB">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CC">
            <w:pPr>
              <w:spacing w:after="0" w:before="240" w:line="276" w:lineRule="auto"/>
              <w:rPr/>
            </w:pPr>
            <w:r w:rsidDel="00000000" w:rsidR="00000000" w:rsidRPr="00000000">
              <w:rPr>
                <w:rtl w:val="0"/>
              </w:rPr>
              <w:t xml:space="preserve">El sistema despliega un formulario de búsqueda.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CE">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CF">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D0">
            <w:pPr>
              <w:spacing w:after="0" w:before="240" w:line="276" w:lineRule="auto"/>
              <w:rPr/>
            </w:pPr>
            <w:r w:rsidDel="00000000" w:rsidR="00000000" w:rsidRPr="00000000">
              <w:rPr>
                <w:rtl w:val="0"/>
              </w:rPr>
              <w:t xml:space="preserve">El usuario diligencia el formulario de búsqueda.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D2">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D3">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D4">
            <w:pPr>
              <w:spacing w:after="0" w:before="240" w:line="276" w:lineRule="auto"/>
              <w:rPr/>
            </w:pPr>
            <w:r w:rsidDel="00000000" w:rsidR="00000000" w:rsidRPr="00000000">
              <w:rPr>
                <w:rtl w:val="0"/>
              </w:rPr>
              <w:t xml:space="preserve">El sistema busca los proveedores que cumplen con los criterios de búsqueda.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D6">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D7">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D8">
            <w:pPr>
              <w:spacing w:after="0" w:before="240" w:line="276" w:lineRule="auto"/>
              <w:rPr/>
            </w:pPr>
            <w:r w:rsidDel="00000000" w:rsidR="00000000" w:rsidRPr="00000000">
              <w:rPr>
                <w:rtl w:val="0"/>
              </w:rPr>
              <w:t xml:space="preserve">El sistema despliega la lista de proveedores encontrados.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DA">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DB">
            <w:pPr>
              <w:spacing w:after="0" w:before="240" w:line="276" w:lineRule="auto"/>
              <w:rPr/>
            </w:pPr>
            <w:r w:rsidDel="00000000" w:rsidR="00000000" w:rsidRPr="00000000">
              <w:rPr>
                <w:rtl w:val="0"/>
              </w:rPr>
              <w:t xml:space="preserve">Se ha buscado información de proveedores.</w:t>
            </w:r>
          </w:p>
          <w:p w:rsidR="00000000" w:rsidDel="00000000" w:rsidP="00000000" w:rsidRDefault="00000000" w:rsidRPr="00000000" w14:paraId="000018DC">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DF">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E0">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E1">
            <w:pPr>
              <w:spacing w:after="0" w:before="240" w:line="276" w:lineRule="auto"/>
              <w:rPr/>
            </w:pPr>
            <w:r w:rsidDel="00000000" w:rsidR="00000000" w:rsidRPr="00000000">
              <w:rPr>
                <w:rtl w:val="0"/>
              </w:rPr>
              <w:t xml:space="preserve">Acción</w:t>
            </w:r>
          </w:p>
        </w:tc>
      </w:tr>
      <w:tr>
        <w:trPr>
          <w:cantSplit w:val="0"/>
          <w:trHeight w:val="55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E3">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E4">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E5">
            <w:pPr>
              <w:spacing w:after="0" w:before="240" w:line="276" w:lineRule="auto"/>
              <w:rPr/>
            </w:pPr>
            <w:r w:rsidDel="00000000" w:rsidR="00000000" w:rsidRPr="00000000">
              <w:rPr>
                <w:rtl w:val="0"/>
              </w:rPr>
              <w:t xml:space="preserve">     </w:t>
              <w:tab/>
              <w:t xml:space="preserve">Si no hay proveedores que cumplan con los criterios de búsqueda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E7">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E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E9">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EA">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EB">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EC">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ED">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EE">
            <w:pPr>
              <w:spacing w:after="0" w:before="240" w:line="276" w:lineRule="auto"/>
              <w:rPr/>
            </w:pPr>
            <w:r w:rsidDel="00000000" w:rsidR="00000000" w:rsidRPr="00000000">
              <w:rPr>
                <w:rtl w:val="0"/>
              </w:rPr>
              <w:t xml:space="preserve">El sistema termina el caso de uso..</w:t>
            </w:r>
          </w:p>
        </w:tc>
      </w:tr>
      <w:tr>
        <w:trPr>
          <w:cantSplit w:val="0"/>
          <w:trHeight w:val="133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EF">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8F0">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8F1">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F2">
            <w:pPr>
              <w:spacing w:after="0" w:before="240" w:line="276" w:lineRule="auto"/>
              <w:rPr/>
            </w:pPr>
            <w:r w:rsidDel="00000000" w:rsidR="00000000" w:rsidRPr="00000000">
              <w:rPr>
                <w:rtl w:val="0"/>
              </w:rPr>
              <w:t xml:space="preserve">CA04.1.1.1 El sistema debe permitir buscar información de proveedores, siempre y cuando haya proveedores registrados.</w:t>
            </w:r>
          </w:p>
          <w:p w:rsidR="00000000" w:rsidDel="00000000" w:rsidP="00000000" w:rsidRDefault="00000000" w:rsidRPr="00000000" w14:paraId="000018F3">
            <w:pPr>
              <w:spacing w:after="0" w:before="240" w:line="276" w:lineRule="auto"/>
              <w:rPr/>
            </w:pPr>
            <w:r w:rsidDel="00000000" w:rsidR="00000000" w:rsidRPr="00000000">
              <w:rPr>
                <w:rtl w:val="0"/>
              </w:rPr>
              <w:t xml:space="preserve">CA04.1.2.1 Los criterios de búsqueda deben ser especificados por el usuario.</w:t>
            </w:r>
          </w:p>
        </w:tc>
      </w:tr>
      <w:tr>
        <w:trPr>
          <w:cantSplit w:val="0"/>
          <w:trHeight w:val="133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F6">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8F7">
            <w:pPr>
              <w:spacing w:after="0" w:before="240" w:line="276" w:lineRule="auto"/>
              <w:rPr/>
            </w:pPr>
            <w:r w:rsidDel="00000000" w:rsidR="00000000" w:rsidRPr="00000000">
              <w:rPr>
                <w:rtl w:val="0"/>
              </w:rPr>
              <w:t xml:space="preserve">Este caso de uso es un caso de uso secundario que depende de los casos de uso CU 04 Compras y CU 04.1 Gestión Proveedores.</w:t>
            </w:r>
          </w:p>
          <w:p w:rsidR="00000000" w:rsidDel="00000000" w:rsidP="00000000" w:rsidRDefault="00000000" w:rsidRPr="00000000" w14:paraId="000018F8">
            <w:pPr>
              <w:spacing w:after="0" w:before="240" w:line="276" w:lineRule="auto"/>
              <w:rPr/>
            </w:pPr>
            <w:r w:rsidDel="00000000" w:rsidR="00000000" w:rsidRPr="00000000">
              <w:rPr>
                <w:rtl w:val="0"/>
              </w:rPr>
              <w:t xml:space="preserve">El caso de uso puede ser realizado por un administrador o un cliente, dependiendo de los privilegios del usuario.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FB">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8FC">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8FF">
      <w:pPr>
        <w:rPr/>
      </w:pPr>
      <w:r w:rsidDel="00000000" w:rsidR="00000000" w:rsidRPr="00000000">
        <w:rPr>
          <w:rtl w:val="0"/>
        </w:rPr>
      </w:r>
    </w:p>
    <w:tbl>
      <w:tblPr>
        <w:tblStyle w:val="Table57"/>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455"/>
        <w:tblGridChange w:id="0">
          <w:tblGrid>
            <w:gridCol w:w="2250"/>
            <w:gridCol w:w="1125"/>
            <w:gridCol w:w="945"/>
            <w:gridCol w:w="445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900">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901">
            <w:pPr>
              <w:spacing w:after="0" w:before="240" w:line="276" w:lineRule="auto"/>
              <w:rPr>
                <w:b w:val="1"/>
                <w:i w:val="1"/>
                <w:color w:val="ffffff"/>
              </w:rPr>
            </w:pPr>
            <w:r w:rsidDel="00000000" w:rsidR="00000000" w:rsidRPr="00000000">
              <w:rPr>
                <w:b w:val="1"/>
                <w:i w:val="1"/>
                <w:color w:val="ffffff"/>
                <w:rtl w:val="0"/>
              </w:rPr>
              <w:t xml:space="preserve">CU.04.1.6 Registrar los productos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04">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05">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906">
            <w:pPr>
              <w:spacing w:after="0" w:before="240" w:line="276" w:lineRule="auto"/>
              <w:rPr/>
            </w:pPr>
            <w:r w:rsidDel="00000000" w:rsidR="00000000" w:rsidRPr="00000000">
              <w:rPr>
                <w:rtl w:val="0"/>
              </w:rPr>
              <w:t xml:space="preserve">CU 04.1 Gestión productos</w:t>
            </w:r>
          </w:p>
          <w:p w:rsidR="00000000" w:rsidDel="00000000" w:rsidP="00000000" w:rsidRDefault="00000000" w:rsidRPr="00000000" w14:paraId="00001907">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0A">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0B">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0E">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0F">
            <w:pPr>
              <w:spacing w:after="0" w:before="240" w:line="276" w:lineRule="auto"/>
              <w:rPr/>
            </w:pPr>
            <w:r w:rsidDel="00000000" w:rsidR="00000000" w:rsidRPr="00000000">
              <w:rPr>
                <w:rtl w:val="0"/>
              </w:rPr>
              <w:t xml:space="preserve">El sistema deberá comportarse como se describe en el siguiente caso de uso para registrar productos.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12">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13">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914">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17">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18">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19">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1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1C">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1D">
            <w:pPr>
              <w:spacing w:after="0" w:before="240" w:line="276" w:lineRule="auto"/>
              <w:rPr/>
            </w:pPr>
            <w:r w:rsidDel="00000000" w:rsidR="00000000" w:rsidRPr="00000000">
              <w:rPr>
                <w:rtl w:val="0"/>
              </w:rPr>
              <w:t xml:space="preserve">Usuario ingresa a registrar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1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20">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21">
            <w:pPr>
              <w:spacing w:after="0" w:before="240" w:line="276" w:lineRule="auto"/>
              <w:rPr/>
            </w:pPr>
            <w:r w:rsidDel="00000000" w:rsidR="00000000" w:rsidRPr="00000000">
              <w:rPr>
                <w:rtl w:val="0"/>
              </w:rPr>
              <w:t xml:space="preserve">El sistema despliega un formulario de registro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2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24">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25">
            <w:pPr>
              <w:spacing w:after="0" w:before="240" w:line="276" w:lineRule="auto"/>
              <w:rPr/>
            </w:pPr>
            <w:r w:rsidDel="00000000" w:rsidR="00000000" w:rsidRPr="00000000">
              <w:rPr>
                <w:rtl w:val="0"/>
              </w:rPr>
              <w:t xml:space="preserve">El usuario diligencia el formulario de registro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2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28">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29">
            <w:pPr>
              <w:spacing w:after="0" w:before="240" w:line="276" w:lineRule="auto"/>
              <w:rPr/>
            </w:pPr>
            <w:r w:rsidDel="00000000" w:rsidR="00000000" w:rsidRPr="00000000">
              <w:rPr>
                <w:rtl w:val="0"/>
              </w:rPr>
              <w:t xml:space="preserve">El sistema valida la información del formulario de registro de productos.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2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2C">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2D">
            <w:pPr>
              <w:spacing w:after="0" w:before="240" w:line="276" w:lineRule="auto"/>
              <w:rPr/>
            </w:pPr>
            <w:r w:rsidDel="00000000" w:rsidR="00000000" w:rsidRPr="00000000">
              <w:rPr>
                <w:rtl w:val="0"/>
              </w:rPr>
              <w:t xml:space="preserve">El sistema registra el producto en la base de datos.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2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30">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31">
            <w:pPr>
              <w:spacing w:after="0" w:before="240" w:line="276" w:lineRule="auto"/>
              <w:rPr/>
            </w:pPr>
            <w:r w:rsidDel="00000000" w:rsidR="00000000" w:rsidRPr="00000000">
              <w:rPr>
                <w:rtl w:val="0"/>
              </w:rPr>
              <w:t xml:space="preserve">El sistema despliega un mensaje de confirmación.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33">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34">
            <w:pPr>
              <w:spacing w:after="0" w:before="240" w:line="276" w:lineRule="auto"/>
              <w:rPr/>
            </w:pPr>
            <w:r w:rsidDel="00000000" w:rsidR="00000000" w:rsidRPr="00000000">
              <w:rPr>
                <w:rtl w:val="0"/>
              </w:rPr>
              <w:t xml:space="preserve">Se ha registrado un producto.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37">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38">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39">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3B">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3C">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3D">
            <w:pPr>
              <w:spacing w:after="0" w:before="240" w:line="276" w:lineRule="auto"/>
              <w:rPr/>
            </w:pPr>
            <w:r w:rsidDel="00000000" w:rsidR="00000000" w:rsidRPr="00000000">
              <w:rPr>
                <w:rtl w:val="0"/>
              </w:rPr>
              <w:t xml:space="preserve">     </w:t>
              <w:tab/>
              <w:t xml:space="preserve">Si la información del formulario es incorrecta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3F">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4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41">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42">
            <w:pPr>
              <w:spacing w:after="0" w:before="240" w:line="276" w:lineRule="auto"/>
              <w:rPr/>
            </w:pPr>
            <w:r w:rsidDel="00000000" w:rsidR="00000000" w:rsidRPr="00000000">
              <w:rPr>
                <w:rtl w:val="0"/>
              </w:rPr>
              <w:t xml:space="preserve">El sistema despliega un mensaje de error.</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43">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44">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45">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46">
            <w:pPr>
              <w:spacing w:after="0" w:before="240" w:line="276" w:lineRule="auto"/>
              <w:rPr/>
            </w:pPr>
            <w:r w:rsidDel="00000000" w:rsidR="00000000" w:rsidRPr="00000000">
              <w:rPr>
                <w:rtl w:val="0"/>
              </w:rPr>
              <w:t xml:space="preserve">     </w:t>
              <w:tab/>
              <w:t xml:space="preserve">El sistema redirige al usuario al paso Nro.3.</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47">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48">
            <w:pPr>
              <w:spacing w:after="0" w:before="240" w:line="276" w:lineRule="auto"/>
              <w:jc w:val="left"/>
              <w:rPr/>
            </w:pPr>
            <w:r w:rsidDel="00000000" w:rsidR="00000000" w:rsidRPr="00000000">
              <w:rPr>
                <w:rtl w:val="0"/>
              </w:rPr>
              <w:t xml:space="preserve">4</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49">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4A">
            <w:pPr>
              <w:spacing w:after="0" w:before="240" w:line="276" w:lineRule="auto"/>
              <w:rPr/>
            </w:pPr>
            <w:r w:rsidDel="00000000" w:rsidR="00000000" w:rsidRPr="00000000">
              <w:rPr>
                <w:rtl w:val="0"/>
              </w:rPr>
              <w:t xml:space="preserve">Si el producto ya existe</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4B">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4C">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4D">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4E">
            <w:pPr>
              <w:spacing w:after="0" w:before="240" w:line="276" w:lineRule="auto"/>
              <w:rPr/>
            </w:pPr>
            <w:r w:rsidDel="00000000" w:rsidR="00000000" w:rsidRPr="00000000">
              <w:rPr>
                <w:rtl w:val="0"/>
              </w:rPr>
              <w:t xml:space="preserve">El sistema despliega un mensaje de error.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4F">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50">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51">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52">
            <w:pPr>
              <w:spacing w:after="0" w:before="240" w:line="276" w:lineRule="auto"/>
              <w:rPr/>
            </w:pPr>
            <w:r w:rsidDel="00000000" w:rsidR="00000000" w:rsidRPr="00000000">
              <w:rPr>
                <w:rtl w:val="0"/>
              </w:rPr>
              <w:t xml:space="preserve">     </w:t>
              <w:tab/>
              <w:t xml:space="preserve">El sistema redirige al usuario al paso Nro.3.</w:t>
            </w:r>
          </w:p>
        </w:tc>
      </w:tr>
      <w:tr>
        <w:trPr>
          <w:cantSplit w:val="0"/>
          <w:trHeight w:val="133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53">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954">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955">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56">
            <w:pPr>
              <w:spacing w:after="0" w:before="240" w:line="276" w:lineRule="auto"/>
              <w:rPr/>
            </w:pPr>
            <w:r w:rsidDel="00000000" w:rsidR="00000000" w:rsidRPr="00000000">
              <w:rPr>
                <w:rtl w:val="0"/>
              </w:rPr>
              <w:t xml:space="preserve">CA04.1.1.1 El sistema debe permitir registrar productos, siempre y cuando la información del formulario sea correcta.</w:t>
            </w:r>
          </w:p>
          <w:p w:rsidR="00000000" w:rsidDel="00000000" w:rsidP="00000000" w:rsidRDefault="00000000" w:rsidRPr="00000000" w14:paraId="00001957">
            <w:pPr>
              <w:spacing w:after="0" w:before="240" w:line="276" w:lineRule="auto"/>
              <w:rPr/>
            </w:pPr>
            <w:r w:rsidDel="00000000" w:rsidR="00000000" w:rsidRPr="00000000">
              <w:rPr>
                <w:rtl w:val="0"/>
              </w:rPr>
              <w:t xml:space="preserve">CA04.1.2.1 El producto debe tener un nombre, una descripción, una imagen, un precio y una categoría.</w:t>
            </w:r>
          </w:p>
        </w:tc>
      </w:tr>
      <w:tr>
        <w:trPr>
          <w:cantSplit w:val="0"/>
          <w:trHeight w:val="10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5A">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5B">
            <w:pPr>
              <w:spacing w:after="0" w:before="240" w:line="276" w:lineRule="auto"/>
              <w:rPr/>
            </w:pPr>
            <w:r w:rsidDel="00000000" w:rsidR="00000000" w:rsidRPr="00000000">
              <w:rPr>
                <w:rtl w:val="0"/>
              </w:rPr>
              <w:t xml:space="preserve">Este caso de uso es un caso de uso secundario que depende de los casos de uso CU 04 Compras y CU 04.1 Gestión Productos.</w:t>
            </w:r>
          </w:p>
          <w:p w:rsidR="00000000" w:rsidDel="00000000" w:rsidP="00000000" w:rsidRDefault="00000000" w:rsidRPr="00000000" w14:paraId="0000195C">
            <w:pPr>
              <w:spacing w:after="0" w:before="240" w:line="276" w:lineRule="auto"/>
              <w:rPr/>
            </w:pPr>
            <w:r w:rsidDel="00000000" w:rsidR="00000000" w:rsidRPr="00000000">
              <w:rPr>
                <w:rtl w:val="0"/>
              </w:rPr>
              <w:t xml:space="preserve">El caso de uso solo puede ser realizado por un administrador.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5F">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60">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963">
      <w:pPr>
        <w:rPr/>
      </w:pPr>
      <w:r w:rsidDel="00000000" w:rsidR="00000000" w:rsidRPr="00000000">
        <w:rPr>
          <w:rtl w:val="0"/>
        </w:rPr>
      </w:r>
    </w:p>
    <w:tbl>
      <w:tblPr>
        <w:tblStyle w:val="Table58"/>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455"/>
        <w:tblGridChange w:id="0">
          <w:tblGrid>
            <w:gridCol w:w="2250"/>
            <w:gridCol w:w="1125"/>
            <w:gridCol w:w="945"/>
            <w:gridCol w:w="445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964">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965">
            <w:pPr>
              <w:spacing w:after="0" w:before="240" w:line="276" w:lineRule="auto"/>
              <w:rPr>
                <w:b w:val="1"/>
                <w:i w:val="1"/>
                <w:color w:val="ffffff"/>
              </w:rPr>
            </w:pPr>
            <w:r w:rsidDel="00000000" w:rsidR="00000000" w:rsidRPr="00000000">
              <w:rPr>
                <w:b w:val="1"/>
                <w:i w:val="1"/>
                <w:color w:val="ffffff"/>
                <w:rtl w:val="0"/>
              </w:rPr>
              <w:t xml:space="preserve">CU.04.1.6 Consultar los productos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68">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69">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96A">
            <w:pPr>
              <w:spacing w:after="0" w:before="240" w:line="276" w:lineRule="auto"/>
              <w:rPr/>
            </w:pPr>
            <w:r w:rsidDel="00000000" w:rsidR="00000000" w:rsidRPr="00000000">
              <w:rPr>
                <w:rtl w:val="0"/>
              </w:rPr>
              <w:t xml:space="preserve">CU 04.1 Gestión productos</w:t>
            </w:r>
          </w:p>
          <w:p w:rsidR="00000000" w:rsidDel="00000000" w:rsidP="00000000" w:rsidRDefault="00000000" w:rsidRPr="00000000" w14:paraId="0000196B">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6E">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6F">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72">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73">
            <w:pPr>
              <w:spacing w:after="0" w:before="240" w:line="276" w:lineRule="auto"/>
              <w:rPr/>
            </w:pPr>
            <w:r w:rsidDel="00000000" w:rsidR="00000000" w:rsidRPr="00000000">
              <w:rPr>
                <w:rtl w:val="0"/>
              </w:rPr>
              <w:t xml:space="preserve">El sistema deberá comportarse como se describe en el siguiente caso de uso para consultar productos.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76">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77">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978">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7B">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7C">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7D">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7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80">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81">
            <w:pPr>
              <w:spacing w:after="0" w:before="240" w:line="276" w:lineRule="auto"/>
              <w:rPr/>
            </w:pPr>
            <w:r w:rsidDel="00000000" w:rsidR="00000000" w:rsidRPr="00000000">
              <w:rPr>
                <w:rtl w:val="0"/>
              </w:rPr>
              <w:t xml:space="preserve">Usuario ingresa a consultar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8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84">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85">
            <w:pPr>
              <w:spacing w:after="0" w:before="240" w:line="276" w:lineRule="auto"/>
              <w:rPr/>
            </w:pPr>
            <w:r w:rsidDel="00000000" w:rsidR="00000000" w:rsidRPr="00000000">
              <w:rPr>
                <w:rtl w:val="0"/>
              </w:rPr>
              <w:t xml:space="preserve">El sistema despliega un formulario de consulta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8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88">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89">
            <w:pPr>
              <w:spacing w:after="0" w:before="240" w:line="276" w:lineRule="auto"/>
              <w:rPr/>
            </w:pPr>
            <w:r w:rsidDel="00000000" w:rsidR="00000000" w:rsidRPr="00000000">
              <w:rPr>
                <w:rtl w:val="0"/>
              </w:rPr>
              <w:t xml:space="preserve">El usuario diligencia el formulario de consulta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8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8C">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8D">
            <w:pPr>
              <w:spacing w:after="0" w:before="240" w:line="276" w:lineRule="auto"/>
              <w:rPr/>
            </w:pPr>
            <w:r w:rsidDel="00000000" w:rsidR="00000000" w:rsidRPr="00000000">
              <w:rPr>
                <w:rtl w:val="0"/>
              </w:rPr>
              <w:t xml:space="preserve">El sistema consulta los productos que cumplen con los criterios de consulta.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8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90">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91">
            <w:pPr>
              <w:spacing w:after="0" w:before="240" w:line="276" w:lineRule="auto"/>
              <w:rPr/>
            </w:pPr>
            <w:r w:rsidDel="00000000" w:rsidR="00000000" w:rsidRPr="00000000">
              <w:rPr>
                <w:rtl w:val="0"/>
              </w:rPr>
              <w:t xml:space="preserve">El sistema despliega la lista de productos encontrados.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93">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94">
            <w:pPr>
              <w:spacing w:after="0" w:before="240" w:line="276" w:lineRule="auto"/>
              <w:rPr/>
            </w:pPr>
            <w:r w:rsidDel="00000000" w:rsidR="00000000" w:rsidRPr="00000000">
              <w:rPr>
                <w:rtl w:val="0"/>
              </w:rPr>
              <w:t xml:space="preserve">Se ha consultado la lista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97">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98">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99">
            <w:pPr>
              <w:spacing w:after="0" w:before="240" w:line="276" w:lineRule="auto"/>
              <w:rPr/>
            </w:pPr>
            <w:r w:rsidDel="00000000" w:rsidR="00000000" w:rsidRPr="00000000">
              <w:rPr>
                <w:rtl w:val="0"/>
              </w:rPr>
              <w:t xml:space="preserve">Acción</w:t>
            </w:r>
          </w:p>
        </w:tc>
      </w:tr>
      <w:tr>
        <w:trPr>
          <w:cantSplit w:val="0"/>
          <w:trHeight w:val="55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9B">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9C">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9D">
            <w:pPr>
              <w:spacing w:after="0" w:before="240" w:line="276" w:lineRule="auto"/>
              <w:rPr/>
            </w:pPr>
            <w:r w:rsidDel="00000000" w:rsidR="00000000" w:rsidRPr="00000000">
              <w:rPr>
                <w:rtl w:val="0"/>
              </w:rPr>
              <w:t xml:space="preserve">Si no hay productos que cumplan con los criterios de consulta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9F">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A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A1">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A2">
            <w:pPr>
              <w:spacing w:after="0" w:before="240" w:line="276" w:lineRule="auto"/>
              <w:rPr/>
            </w:pPr>
            <w:r w:rsidDel="00000000" w:rsidR="00000000" w:rsidRPr="00000000">
              <w:rPr>
                <w:rtl w:val="0"/>
              </w:rPr>
              <w:t xml:space="preserve">El sistema despliega un mensaje de error.</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A3">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A4">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A5">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A6">
            <w:pPr>
              <w:spacing w:after="0" w:before="240" w:line="276" w:lineRule="auto"/>
              <w:rPr/>
            </w:pPr>
            <w:r w:rsidDel="00000000" w:rsidR="00000000" w:rsidRPr="00000000">
              <w:rPr>
                <w:rtl w:val="0"/>
              </w:rPr>
              <w:t xml:space="preserve">     </w:t>
              <w:tab/>
              <w:t xml:space="preserve">El sistema redirige al usuario al paso Nro.3.</w:t>
            </w:r>
          </w:p>
        </w:tc>
      </w:tr>
      <w:tr>
        <w:trPr>
          <w:cantSplit w:val="0"/>
          <w:trHeight w:val="133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A7">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9A8">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9A9">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AA">
            <w:pPr>
              <w:spacing w:after="0" w:before="240" w:line="276" w:lineRule="auto"/>
              <w:rPr/>
            </w:pPr>
            <w:r w:rsidDel="00000000" w:rsidR="00000000" w:rsidRPr="00000000">
              <w:rPr>
                <w:rtl w:val="0"/>
              </w:rPr>
              <w:t xml:space="preserve">CA04.1.1.1 El sistema debe permitir consultar productos, siempre y cuando haya productos registrados.</w:t>
            </w:r>
          </w:p>
          <w:p w:rsidR="00000000" w:rsidDel="00000000" w:rsidP="00000000" w:rsidRDefault="00000000" w:rsidRPr="00000000" w14:paraId="000019AB">
            <w:pPr>
              <w:spacing w:after="0" w:before="240" w:line="276" w:lineRule="auto"/>
              <w:rPr/>
            </w:pPr>
            <w:r w:rsidDel="00000000" w:rsidR="00000000" w:rsidRPr="00000000">
              <w:rPr>
                <w:rtl w:val="0"/>
              </w:rPr>
              <w:t xml:space="preserve">CA04.1.2.1 Los criterios de consulta deben ser especificados por el usuario.</w:t>
            </w:r>
          </w:p>
        </w:tc>
      </w:tr>
      <w:tr>
        <w:trPr>
          <w:cantSplit w:val="0"/>
          <w:trHeight w:val="133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AE">
            <w:pPr>
              <w:spacing w:after="0" w:before="240" w:line="276" w:lineRule="auto"/>
              <w:rPr>
                <w:b w:val="1"/>
              </w:rPr>
            </w:pPr>
            <w:r w:rsidDel="00000000" w:rsidR="00000000" w:rsidRPr="00000000">
              <w:rPr>
                <w:b w:val="1"/>
                <w:rtl w:val="0"/>
              </w:rPr>
              <w:t xml:space="preserve">Comentarios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AF">
            <w:pPr>
              <w:spacing w:after="0" w:before="240" w:line="276" w:lineRule="auto"/>
              <w:rPr/>
            </w:pPr>
            <w:r w:rsidDel="00000000" w:rsidR="00000000" w:rsidRPr="00000000">
              <w:rPr>
                <w:rtl w:val="0"/>
              </w:rPr>
              <w:t xml:space="preserve">Este caso de uso es un caso de uso secundario que depende de los casos de uso CU 04 Compras y CU 04.1 Gestión Productos.</w:t>
            </w:r>
          </w:p>
          <w:p w:rsidR="00000000" w:rsidDel="00000000" w:rsidP="00000000" w:rsidRDefault="00000000" w:rsidRPr="00000000" w14:paraId="000019B0">
            <w:pPr>
              <w:spacing w:after="0" w:before="240" w:line="276" w:lineRule="auto"/>
              <w:rPr/>
            </w:pPr>
            <w:r w:rsidDel="00000000" w:rsidR="00000000" w:rsidRPr="00000000">
              <w:rPr>
                <w:rtl w:val="0"/>
              </w:rPr>
              <w:t xml:space="preserve">El caso de uso puede ser realizado por un administrador o un cliente, dependiendo de los privilegios del usuario.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B3">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B4">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9B7">
      <w:pPr>
        <w:rPr/>
      </w:pPr>
      <w:r w:rsidDel="00000000" w:rsidR="00000000" w:rsidRPr="00000000">
        <w:rPr>
          <w:rtl w:val="0"/>
        </w:rPr>
      </w:r>
    </w:p>
    <w:tbl>
      <w:tblPr>
        <w:tblStyle w:val="Table59"/>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125"/>
        <w:gridCol w:w="945"/>
        <w:gridCol w:w="4470"/>
        <w:tblGridChange w:id="0">
          <w:tblGrid>
            <w:gridCol w:w="2235"/>
            <w:gridCol w:w="1125"/>
            <w:gridCol w:w="945"/>
            <w:gridCol w:w="447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9B8">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9B9">
            <w:pPr>
              <w:spacing w:after="0" w:before="240" w:line="276" w:lineRule="auto"/>
              <w:rPr>
                <w:b w:val="1"/>
                <w:i w:val="1"/>
                <w:color w:val="ffffff"/>
              </w:rPr>
            </w:pPr>
            <w:r w:rsidDel="00000000" w:rsidR="00000000" w:rsidRPr="00000000">
              <w:rPr>
                <w:b w:val="1"/>
                <w:i w:val="1"/>
                <w:color w:val="ffffff"/>
                <w:rtl w:val="0"/>
              </w:rPr>
              <w:t xml:space="preserve">CU.04.1.6 Actualizar los productos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BC">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BD">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9BE">
            <w:pPr>
              <w:spacing w:after="0" w:before="240" w:line="276" w:lineRule="auto"/>
              <w:rPr/>
            </w:pPr>
            <w:r w:rsidDel="00000000" w:rsidR="00000000" w:rsidRPr="00000000">
              <w:rPr>
                <w:rtl w:val="0"/>
              </w:rPr>
              <w:t xml:space="preserve">CU 04.1 Gestión productos</w:t>
            </w:r>
          </w:p>
          <w:p w:rsidR="00000000" w:rsidDel="00000000" w:rsidP="00000000" w:rsidRDefault="00000000" w:rsidRPr="00000000" w14:paraId="000019BF">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C2">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C3">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C6">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C7">
            <w:pPr>
              <w:spacing w:after="0" w:before="240" w:line="276" w:lineRule="auto"/>
              <w:rPr/>
            </w:pPr>
            <w:r w:rsidDel="00000000" w:rsidR="00000000" w:rsidRPr="00000000">
              <w:rPr>
                <w:rtl w:val="0"/>
              </w:rPr>
              <w:t xml:space="preserve">El sistema deberá comportarse como se describe en el siguiente caso de uso para actualizar productos.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CA">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CB">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9CC">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CF">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D0">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D1">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D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D4">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D5">
            <w:pPr>
              <w:spacing w:after="0" w:before="240" w:line="276" w:lineRule="auto"/>
              <w:rPr/>
            </w:pPr>
            <w:r w:rsidDel="00000000" w:rsidR="00000000" w:rsidRPr="00000000">
              <w:rPr>
                <w:rtl w:val="0"/>
              </w:rPr>
              <w:t xml:space="preserve">Usuario ingresa a actualizar productos.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D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D8">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D9">
            <w:pPr>
              <w:spacing w:after="0" w:before="240" w:line="276" w:lineRule="auto"/>
              <w:rPr/>
            </w:pPr>
            <w:r w:rsidDel="00000000" w:rsidR="00000000" w:rsidRPr="00000000">
              <w:rPr>
                <w:rtl w:val="0"/>
              </w:rPr>
              <w:t xml:space="preserve">El sistema despliega una lista de productos.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D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DC">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DD">
            <w:pPr>
              <w:spacing w:after="0" w:before="240" w:line="276" w:lineRule="auto"/>
              <w:rPr/>
            </w:pPr>
            <w:r w:rsidDel="00000000" w:rsidR="00000000" w:rsidRPr="00000000">
              <w:rPr>
                <w:rtl w:val="0"/>
              </w:rPr>
              <w:t xml:space="preserve">El usuario selecciona un producto de la lista.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D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E0">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E1">
            <w:pPr>
              <w:spacing w:after="0" w:before="240" w:line="276" w:lineRule="auto"/>
              <w:rPr/>
            </w:pPr>
            <w:r w:rsidDel="00000000" w:rsidR="00000000" w:rsidRPr="00000000">
              <w:rPr>
                <w:rtl w:val="0"/>
              </w:rPr>
              <w:t xml:space="preserve">El sistema despliega un formulario de actualización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E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E4">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E5">
            <w:pPr>
              <w:spacing w:after="0" w:before="240" w:line="276" w:lineRule="auto"/>
              <w:rPr/>
            </w:pPr>
            <w:r w:rsidDel="00000000" w:rsidR="00000000" w:rsidRPr="00000000">
              <w:rPr>
                <w:rtl w:val="0"/>
              </w:rPr>
              <w:t xml:space="preserve">El usuario diligencia el formulario de actualización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E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E8">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E9">
            <w:pPr>
              <w:spacing w:after="0" w:before="240" w:line="276" w:lineRule="auto"/>
              <w:rPr/>
            </w:pPr>
            <w:r w:rsidDel="00000000" w:rsidR="00000000" w:rsidRPr="00000000">
              <w:rPr>
                <w:rtl w:val="0"/>
              </w:rPr>
              <w:t xml:space="preserve">El sistema valida la información del formulario de actualización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EB">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EC">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ED">
            <w:pPr>
              <w:spacing w:after="0" w:before="240" w:line="276" w:lineRule="auto"/>
              <w:rPr/>
            </w:pPr>
            <w:r w:rsidDel="00000000" w:rsidR="00000000" w:rsidRPr="00000000">
              <w:rPr>
                <w:rtl w:val="0"/>
              </w:rPr>
              <w:t xml:space="preserve">El sistema actualiza el producto en la base de datos.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EF">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F0">
            <w:pPr>
              <w:spacing w:after="0" w:before="240" w:line="276" w:lineRule="auto"/>
              <w:rPr/>
            </w:pPr>
            <w:r w:rsidDel="00000000" w:rsidR="00000000" w:rsidRPr="00000000">
              <w:rPr>
                <w:rtl w:val="0"/>
              </w:rPr>
              <w:t xml:space="preserve">8</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F1">
            <w:pPr>
              <w:spacing w:after="0" w:before="240" w:line="276" w:lineRule="auto"/>
              <w:rPr/>
            </w:pPr>
            <w:r w:rsidDel="00000000" w:rsidR="00000000" w:rsidRPr="00000000">
              <w:rPr>
                <w:rtl w:val="0"/>
              </w:rPr>
              <w:t xml:space="preserve">El sistema despliega un mensaje de confirmación.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F3">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F4">
            <w:pPr>
              <w:spacing w:after="0" w:before="240" w:line="276" w:lineRule="auto"/>
              <w:rPr/>
            </w:pPr>
            <w:r w:rsidDel="00000000" w:rsidR="00000000" w:rsidRPr="00000000">
              <w:rPr>
                <w:rtl w:val="0"/>
              </w:rPr>
              <w:t xml:space="preserve">Se ha actualizado un producto.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F7">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F8">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9F9">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FB">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FC">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9FD">
            <w:pPr>
              <w:spacing w:after="0" w:before="240" w:line="276" w:lineRule="auto"/>
              <w:rPr/>
            </w:pPr>
            <w:r w:rsidDel="00000000" w:rsidR="00000000" w:rsidRPr="00000000">
              <w:rPr>
                <w:rtl w:val="0"/>
              </w:rPr>
              <w:t xml:space="preserve">     </w:t>
              <w:tab/>
              <w:t xml:space="preserve">Si el producto no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FF">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0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01">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02">
            <w:pPr>
              <w:spacing w:after="0" w:before="240" w:line="276" w:lineRule="auto"/>
              <w:rPr/>
            </w:pPr>
            <w:r w:rsidDel="00000000" w:rsidR="00000000" w:rsidRPr="00000000">
              <w:rPr>
                <w:rtl w:val="0"/>
              </w:rPr>
              <w:t xml:space="preserve">El sistema despliega un mensaje de error.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03">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04">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05">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06">
            <w:pPr>
              <w:spacing w:after="0" w:before="240" w:line="276" w:lineRule="auto"/>
              <w:rPr/>
            </w:pPr>
            <w:r w:rsidDel="00000000" w:rsidR="00000000" w:rsidRPr="00000000">
              <w:rPr>
                <w:rtl w:val="0"/>
              </w:rPr>
              <w:t xml:space="preserve">Si la información del formulario es incorrecta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07">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08">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09">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0A">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0B">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0C">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0D">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0E">
            <w:pPr>
              <w:spacing w:after="0" w:before="240" w:line="276" w:lineRule="auto"/>
              <w:rPr/>
            </w:pPr>
            <w:r w:rsidDel="00000000" w:rsidR="00000000" w:rsidRPr="00000000">
              <w:rPr>
                <w:rtl w:val="0"/>
              </w:rPr>
              <w:t xml:space="preserve">El sistema redirige al usuario al paso Nro.5.</w:t>
            </w:r>
          </w:p>
        </w:tc>
      </w:tr>
      <w:tr>
        <w:trPr>
          <w:cantSplit w:val="0"/>
          <w:trHeight w:val="16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0F">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A10">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A11">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12">
            <w:pPr>
              <w:spacing w:after="0" w:before="240" w:line="276" w:lineRule="auto"/>
              <w:rPr/>
            </w:pPr>
            <w:r w:rsidDel="00000000" w:rsidR="00000000" w:rsidRPr="00000000">
              <w:rPr>
                <w:rtl w:val="0"/>
              </w:rPr>
              <w:t xml:space="preserve">CA04.1.1.1 El sistema debe permitir actualizar productos, siempre y cuando el producto exista y la información del formulario sea correcta.</w:t>
            </w:r>
          </w:p>
          <w:p w:rsidR="00000000" w:rsidDel="00000000" w:rsidP="00000000" w:rsidRDefault="00000000" w:rsidRPr="00000000" w14:paraId="00001A13">
            <w:pPr>
              <w:spacing w:after="0" w:before="240" w:line="276" w:lineRule="auto"/>
              <w:rPr/>
            </w:pPr>
            <w:r w:rsidDel="00000000" w:rsidR="00000000" w:rsidRPr="00000000">
              <w:rPr>
                <w:rtl w:val="0"/>
              </w:rPr>
              <w:t xml:space="preserve">CA04.1.2.1 Los campos que se pueden actualizar son: nombre, descripción, imagen, precio y categoría.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16">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17">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A1A">
      <w:pPr>
        <w:rPr/>
      </w:pPr>
      <w:r w:rsidDel="00000000" w:rsidR="00000000" w:rsidRPr="00000000">
        <w:rPr>
          <w:rtl w:val="0"/>
        </w:rPr>
      </w:r>
    </w:p>
    <w:p w:rsidR="00000000" w:rsidDel="00000000" w:rsidP="00000000" w:rsidRDefault="00000000" w:rsidRPr="00000000" w14:paraId="00001A1B">
      <w:pPr>
        <w:rPr/>
      </w:pPr>
      <w:r w:rsidDel="00000000" w:rsidR="00000000" w:rsidRPr="00000000">
        <w:rPr>
          <w:rtl w:val="0"/>
        </w:rPr>
      </w:r>
    </w:p>
    <w:tbl>
      <w:tblPr>
        <w:tblStyle w:val="Table60"/>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125"/>
        <w:gridCol w:w="945"/>
        <w:gridCol w:w="4470"/>
        <w:tblGridChange w:id="0">
          <w:tblGrid>
            <w:gridCol w:w="2235"/>
            <w:gridCol w:w="1125"/>
            <w:gridCol w:w="945"/>
            <w:gridCol w:w="447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A1C">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A1D">
            <w:pPr>
              <w:spacing w:after="0" w:before="240" w:line="276" w:lineRule="auto"/>
              <w:rPr>
                <w:b w:val="1"/>
                <w:i w:val="1"/>
                <w:color w:val="ffffff"/>
              </w:rPr>
            </w:pPr>
            <w:r w:rsidDel="00000000" w:rsidR="00000000" w:rsidRPr="00000000">
              <w:rPr>
                <w:b w:val="1"/>
                <w:i w:val="1"/>
                <w:color w:val="ffffff"/>
                <w:rtl w:val="0"/>
              </w:rPr>
              <w:t xml:space="preserve">CU.04.1.6 Cambiar el estado de los productos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20">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21">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A22">
            <w:pPr>
              <w:spacing w:after="0" w:before="240" w:line="276" w:lineRule="auto"/>
              <w:rPr/>
            </w:pPr>
            <w:r w:rsidDel="00000000" w:rsidR="00000000" w:rsidRPr="00000000">
              <w:rPr>
                <w:rtl w:val="0"/>
              </w:rPr>
              <w:t xml:space="preserve">CU 04.1 Gestión productos</w:t>
            </w:r>
          </w:p>
          <w:p w:rsidR="00000000" w:rsidDel="00000000" w:rsidP="00000000" w:rsidRDefault="00000000" w:rsidRPr="00000000" w14:paraId="00001A23">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26">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27">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2A">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2B">
            <w:pPr>
              <w:spacing w:after="0" w:before="240" w:line="276" w:lineRule="auto"/>
              <w:rPr/>
            </w:pPr>
            <w:r w:rsidDel="00000000" w:rsidR="00000000" w:rsidRPr="00000000">
              <w:rPr>
                <w:rtl w:val="0"/>
              </w:rPr>
              <w:t xml:space="preserve">El sistema deberá comportarse como se describe en el siguiente caso de uso para cambiar el estado de los productos.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2E">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2F">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A30">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33">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34">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35">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3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38">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39">
            <w:pPr>
              <w:spacing w:after="0" w:before="240" w:line="276" w:lineRule="auto"/>
              <w:rPr/>
            </w:pPr>
            <w:r w:rsidDel="00000000" w:rsidR="00000000" w:rsidRPr="00000000">
              <w:rPr>
                <w:rtl w:val="0"/>
              </w:rPr>
              <w:t xml:space="preserve">Usuario ingresa a cambiar el estado de los productos.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3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3C">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3D">
            <w:pPr>
              <w:spacing w:after="0" w:before="240" w:line="276" w:lineRule="auto"/>
              <w:rPr/>
            </w:pPr>
            <w:r w:rsidDel="00000000" w:rsidR="00000000" w:rsidRPr="00000000">
              <w:rPr>
                <w:rtl w:val="0"/>
              </w:rPr>
              <w:t xml:space="preserve">El sistema despliega una lista de productos.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3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40">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41">
            <w:pPr>
              <w:spacing w:after="0" w:before="240" w:line="276" w:lineRule="auto"/>
              <w:rPr/>
            </w:pPr>
            <w:r w:rsidDel="00000000" w:rsidR="00000000" w:rsidRPr="00000000">
              <w:rPr>
                <w:rtl w:val="0"/>
              </w:rPr>
              <w:t xml:space="preserve">El usuario selecciona un producto de la lista.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4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44">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45">
            <w:pPr>
              <w:spacing w:after="0" w:before="240" w:line="276" w:lineRule="auto"/>
              <w:rPr/>
            </w:pPr>
            <w:r w:rsidDel="00000000" w:rsidR="00000000" w:rsidRPr="00000000">
              <w:rPr>
                <w:rtl w:val="0"/>
              </w:rPr>
              <w:t xml:space="preserve">El sistema despliega un formulario con los estados disponibles.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4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48">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49">
            <w:pPr>
              <w:spacing w:after="0" w:before="240" w:line="276" w:lineRule="auto"/>
              <w:rPr/>
            </w:pPr>
            <w:r w:rsidDel="00000000" w:rsidR="00000000" w:rsidRPr="00000000">
              <w:rPr>
                <w:rtl w:val="0"/>
              </w:rPr>
              <w:t xml:space="preserve">El usuario selecciona un estado del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4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4C">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4D">
            <w:pPr>
              <w:spacing w:after="0" w:before="240" w:line="276" w:lineRule="auto"/>
              <w:rPr/>
            </w:pPr>
            <w:r w:rsidDel="00000000" w:rsidR="00000000" w:rsidRPr="00000000">
              <w:rPr>
                <w:rtl w:val="0"/>
              </w:rPr>
              <w:t xml:space="preserve">El sistema cambia el estado del producto.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4F">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50">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51">
            <w:pPr>
              <w:spacing w:after="0" w:before="240" w:line="276" w:lineRule="auto"/>
              <w:rPr/>
            </w:pPr>
            <w:r w:rsidDel="00000000" w:rsidR="00000000" w:rsidRPr="00000000">
              <w:rPr>
                <w:rtl w:val="0"/>
              </w:rPr>
              <w:t xml:space="preserve">El sistema despliega un mensaje de confirmación.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53">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54">
            <w:pPr>
              <w:spacing w:after="0" w:before="240" w:line="276" w:lineRule="auto"/>
              <w:rPr/>
            </w:pPr>
            <w:r w:rsidDel="00000000" w:rsidR="00000000" w:rsidRPr="00000000">
              <w:rPr>
                <w:rtl w:val="0"/>
              </w:rPr>
              <w:t xml:space="preserve">Se ha cambiado el estado de un producto.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57">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58">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59">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5B">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5C">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5D">
            <w:pPr>
              <w:spacing w:after="0" w:before="240" w:line="276" w:lineRule="auto"/>
              <w:rPr/>
            </w:pPr>
            <w:r w:rsidDel="00000000" w:rsidR="00000000" w:rsidRPr="00000000">
              <w:rPr>
                <w:rtl w:val="0"/>
              </w:rPr>
              <w:t xml:space="preserve">     </w:t>
              <w:tab/>
              <w:t xml:space="preserve">Si el producto no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5F">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6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61">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62">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63">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64">
            <w:pPr>
              <w:spacing w:after="0" w:before="240" w:line="276" w:lineRule="auto"/>
              <w:jc w:val="left"/>
              <w:rPr/>
            </w:pPr>
            <w:r w:rsidDel="00000000" w:rsidR="00000000" w:rsidRPr="00000000">
              <w:rPr>
                <w:rtl w:val="0"/>
              </w:rPr>
              <w:t xml:space="preserve">4</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65">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66">
            <w:pPr>
              <w:spacing w:after="0" w:before="240" w:line="276" w:lineRule="auto"/>
              <w:rPr/>
            </w:pPr>
            <w:r w:rsidDel="00000000" w:rsidR="00000000" w:rsidRPr="00000000">
              <w:rPr>
                <w:rtl w:val="0"/>
              </w:rPr>
              <w:t xml:space="preserve">Si el estado seleccionado no es válido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67">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68">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69">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6A">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6B">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6C">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6D">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6E">
            <w:pPr>
              <w:spacing w:after="0" w:before="240" w:line="276" w:lineRule="auto"/>
              <w:rPr/>
            </w:pPr>
            <w:r w:rsidDel="00000000" w:rsidR="00000000" w:rsidRPr="00000000">
              <w:rPr>
                <w:rtl w:val="0"/>
              </w:rPr>
              <w:t xml:space="preserve">El sistema redirige al usuario al paso Nro.5.</w:t>
            </w:r>
          </w:p>
        </w:tc>
      </w:tr>
      <w:tr>
        <w:trPr>
          <w:cantSplit w:val="0"/>
          <w:trHeight w:val="160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6F">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A70">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A71">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72">
            <w:pPr>
              <w:spacing w:after="0" w:before="240" w:line="276" w:lineRule="auto"/>
              <w:rPr/>
            </w:pPr>
            <w:r w:rsidDel="00000000" w:rsidR="00000000" w:rsidRPr="00000000">
              <w:rPr>
                <w:rtl w:val="0"/>
              </w:rPr>
              <w:t xml:space="preserve">CA04.1.1.1 El sistema debe permitir cambiar el estado de los productos, siempre y cuando el producto exista y el estado seleccionado sea válido.</w:t>
            </w:r>
          </w:p>
          <w:p w:rsidR="00000000" w:rsidDel="00000000" w:rsidP="00000000" w:rsidRDefault="00000000" w:rsidRPr="00000000" w14:paraId="00001A73">
            <w:pPr>
              <w:spacing w:after="0" w:before="240" w:line="276" w:lineRule="auto"/>
              <w:rPr/>
            </w:pPr>
            <w:r w:rsidDel="00000000" w:rsidR="00000000" w:rsidRPr="00000000">
              <w:rPr>
                <w:rtl w:val="0"/>
              </w:rPr>
              <w:t xml:space="preserve">CA04.1.2.1 Los estados disponibles para un producto son: Activo, Inactivo y Suspendido.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76">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77">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A7A">
      <w:pPr>
        <w:rPr/>
      </w:pPr>
      <w:r w:rsidDel="00000000" w:rsidR="00000000" w:rsidRPr="00000000">
        <w:rPr>
          <w:rtl w:val="0"/>
        </w:rPr>
      </w:r>
    </w:p>
    <w:tbl>
      <w:tblPr>
        <w:tblStyle w:val="Table61"/>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455"/>
        <w:tblGridChange w:id="0">
          <w:tblGrid>
            <w:gridCol w:w="2250"/>
            <w:gridCol w:w="1125"/>
            <w:gridCol w:w="945"/>
            <w:gridCol w:w="445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A7B">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A7C">
            <w:pPr>
              <w:spacing w:after="0" w:before="240" w:line="276" w:lineRule="auto"/>
              <w:rPr>
                <w:b w:val="1"/>
                <w:i w:val="1"/>
                <w:color w:val="ffffff"/>
              </w:rPr>
            </w:pPr>
            <w:r w:rsidDel="00000000" w:rsidR="00000000" w:rsidRPr="00000000">
              <w:rPr>
                <w:b w:val="1"/>
                <w:i w:val="1"/>
                <w:color w:val="ffffff"/>
                <w:rtl w:val="0"/>
              </w:rPr>
              <w:t xml:space="preserve">CU.04.1.6 Visualizar la lista de categoría de productos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7F">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80">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A81">
            <w:pPr>
              <w:spacing w:after="0" w:before="240" w:line="276" w:lineRule="auto"/>
              <w:rPr/>
            </w:pPr>
            <w:r w:rsidDel="00000000" w:rsidR="00000000" w:rsidRPr="00000000">
              <w:rPr>
                <w:rtl w:val="0"/>
              </w:rPr>
              <w:t xml:space="preserve">CU 04.1 Gestión productos</w:t>
            </w:r>
          </w:p>
          <w:p w:rsidR="00000000" w:rsidDel="00000000" w:rsidP="00000000" w:rsidRDefault="00000000" w:rsidRPr="00000000" w14:paraId="00001A82">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85">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86">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89">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8A">
            <w:pPr>
              <w:spacing w:after="0" w:before="240" w:line="276" w:lineRule="auto"/>
              <w:rPr/>
            </w:pPr>
            <w:r w:rsidDel="00000000" w:rsidR="00000000" w:rsidRPr="00000000">
              <w:rPr>
                <w:rtl w:val="0"/>
              </w:rPr>
              <w:t xml:space="preserve">El sistema deberá comportarse como se describe en el siguiente caso de uso para visualizar la lista de categorías de productos.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8D">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8E">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A8F">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92">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93">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94">
            <w:pPr>
              <w:spacing w:after="0" w:before="240" w:line="276" w:lineRule="auto"/>
              <w:rPr>
                <w:b w:val="1"/>
              </w:rPr>
            </w:pPr>
            <w:r w:rsidDel="00000000" w:rsidR="00000000" w:rsidRPr="00000000">
              <w:rPr>
                <w:b w:val="1"/>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96">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97">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98">
            <w:pPr>
              <w:spacing w:after="0" w:before="240" w:line="276" w:lineRule="auto"/>
              <w:rPr/>
            </w:pPr>
            <w:r w:rsidDel="00000000" w:rsidR="00000000" w:rsidRPr="00000000">
              <w:rPr>
                <w:rtl w:val="0"/>
              </w:rPr>
              <w:t xml:space="preserve">Usuario ingresa a visualizar la lista de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9A">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9B">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9C">
            <w:pPr>
              <w:spacing w:after="0" w:before="240" w:line="276" w:lineRule="auto"/>
              <w:rPr/>
            </w:pPr>
            <w:r w:rsidDel="00000000" w:rsidR="00000000" w:rsidRPr="00000000">
              <w:rPr>
                <w:rtl w:val="0"/>
              </w:rPr>
              <w:t xml:space="preserve">El sistema despliega una lista de categorías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9E">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9F">
            <w:pPr>
              <w:spacing w:after="0" w:before="240" w:line="276" w:lineRule="auto"/>
              <w:rPr/>
            </w:pPr>
            <w:r w:rsidDel="00000000" w:rsidR="00000000" w:rsidRPr="00000000">
              <w:rPr>
                <w:rtl w:val="0"/>
              </w:rPr>
              <w:t xml:space="preserve">Se ha visualizado la lista de categorías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A2">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A3">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A4">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A6">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A7">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A8">
            <w:pPr>
              <w:spacing w:after="0" w:before="240" w:line="276" w:lineRule="auto"/>
              <w:rPr/>
            </w:pPr>
            <w:r w:rsidDel="00000000" w:rsidR="00000000" w:rsidRPr="00000000">
              <w:rPr>
                <w:rtl w:val="0"/>
              </w:rPr>
              <w:t xml:space="preserve">     </w:t>
              <w:tab/>
              <w:t xml:space="preserve">Si no hay categorías de productos registradas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AA">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A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AC">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AD">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AE">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AF">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B0">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B1">
            <w:pPr>
              <w:spacing w:after="0" w:before="240" w:line="276" w:lineRule="auto"/>
              <w:rPr/>
            </w:pPr>
            <w:r w:rsidDel="00000000" w:rsidR="00000000" w:rsidRPr="00000000">
              <w:rPr>
                <w:rtl w:val="0"/>
              </w:rPr>
              <w:t xml:space="preserve">El sistema termina el caso de uso.</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B2">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AB3">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AB4">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B5">
            <w:pPr>
              <w:spacing w:after="0" w:before="240" w:line="276" w:lineRule="auto"/>
              <w:rPr/>
            </w:pPr>
            <w:r w:rsidDel="00000000" w:rsidR="00000000" w:rsidRPr="00000000">
              <w:rPr>
                <w:rtl w:val="0"/>
              </w:rPr>
              <w:t xml:space="preserve">CA04.1.1.1 El sistema debe permitir visualizar la lista de categorías de productos, siempre y cuando haya categorías de productos registradas.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B8">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B9">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ABC">
      <w:pPr>
        <w:rPr/>
      </w:pPr>
      <w:r w:rsidDel="00000000" w:rsidR="00000000" w:rsidRPr="00000000">
        <w:rPr>
          <w:rtl w:val="0"/>
        </w:rPr>
      </w:r>
    </w:p>
    <w:tbl>
      <w:tblPr>
        <w:tblStyle w:val="Table62"/>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2.257381615599"/>
        <w:gridCol w:w="1004.4300835654597"/>
        <w:gridCol w:w="782.8646239554319"/>
        <w:gridCol w:w="3559.8183844011146"/>
        <w:gridCol w:w="1378.6295264623957"/>
        <w:tblGridChange w:id="0">
          <w:tblGrid>
            <w:gridCol w:w="2112.257381615599"/>
            <w:gridCol w:w="1004.4300835654597"/>
            <w:gridCol w:w="782.8646239554319"/>
            <w:gridCol w:w="3559.8183844011146"/>
            <w:gridCol w:w="1378.6295264623957"/>
          </w:tblGrid>
        </w:tblGridChange>
      </w:tblGrid>
      <w:tr>
        <w:trPr>
          <w:cantSplit w:val="0"/>
          <w:trHeight w:val="55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ABD">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ABE">
            <w:pPr>
              <w:spacing w:after="0" w:before="240" w:line="276" w:lineRule="auto"/>
              <w:rPr>
                <w:b w:val="1"/>
                <w:i w:val="1"/>
                <w:color w:val="ffffff"/>
              </w:rPr>
            </w:pPr>
            <w:r w:rsidDel="00000000" w:rsidR="00000000" w:rsidRPr="00000000">
              <w:rPr>
                <w:b w:val="1"/>
                <w:i w:val="1"/>
                <w:color w:val="ffffff"/>
                <w:rtl w:val="0"/>
              </w:rPr>
              <w:t xml:space="preserve">CU.04.1.6 Buscar información de las categorías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C1">
            <w:pPr>
              <w:spacing w:after="240" w:before="240" w:lineRule="auto"/>
              <w:rPr/>
            </w:pPr>
            <w:r w:rsidDel="00000000" w:rsidR="00000000" w:rsidRPr="00000000">
              <w:rPr>
                <w:rtl w:val="0"/>
              </w:rPr>
              <w:t xml:space="preserve"> </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C2">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C3">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AC4">
            <w:pPr>
              <w:spacing w:after="0" w:before="240" w:line="276" w:lineRule="auto"/>
              <w:rPr/>
            </w:pPr>
            <w:r w:rsidDel="00000000" w:rsidR="00000000" w:rsidRPr="00000000">
              <w:rPr>
                <w:rtl w:val="0"/>
              </w:rPr>
              <w:t xml:space="preserve">CU 04.1 Gestión productos</w:t>
            </w:r>
          </w:p>
          <w:p w:rsidR="00000000" w:rsidDel="00000000" w:rsidP="00000000" w:rsidRDefault="00000000" w:rsidRPr="00000000" w14:paraId="00001AC5">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C8">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C9">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CA">
            <w:pPr>
              <w:spacing w:after="0" w:before="240" w:line="276" w:lineRule="auto"/>
              <w:rPr/>
            </w:pPr>
            <w:r w:rsidDel="00000000" w:rsidR="00000000" w:rsidRPr="00000000">
              <w:rPr>
                <w:rtl w:val="0"/>
              </w:rPr>
              <w:t xml:space="preserve">El Usuario debe haber iniciado sesión como administrador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CD">
            <w:pPr>
              <w:spacing w:after="240" w:before="240" w:lineRule="auto"/>
              <w:rPr/>
            </w:pPr>
            <w:r w:rsidDel="00000000" w:rsidR="00000000" w:rsidRPr="00000000">
              <w:rPr>
                <w:rtl w:val="0"/>
              </w:rPr>
              <w:t xml:space="preserve"> </w:t>
            </w:r>
          </w:p>
        </w:tc>
      </w:tr>
      <w:tr>
        <w:trPr>
          <w:cantSplit w:val="0"/>
          <w:trHeight w:val="8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CE">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CF">
            <w:pPr>
              <w:spacing w:after="0" w:before="240" w:line="276" w:lineRule="auto"/>
              <w:rPr/>
            </w:pPr>
            <w:r w:rsidDel="00000000" w:rsidR="00000000" w:rsidRPr="00000000">
              <w:rPr>
                <w:rtl w:val="0"/>
              </w:rPr>
              <w:t xml:space="preserve">El sistema deberá comportarse como se describe en el siguiente caso de uso para buscar información de las categorías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D2">
            <w:pPr>
              <w:spacing w:after="240" w:before="240" w:lineRule="auto"/>
              <w:rPr/>
            </w:pPr>
            <w:r w:rsidDel="00000000" w:rsidR="00000000" w:rsidRPr="00000000">
              <w:rPr>
                <w:rtl w:val="0"/>
              </w:rPr>
              <w:t xml:space="preserve"> </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D3">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D4">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AD5">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D8">
            <w:pPr>
              <w:spacing w:after="240" w:before="240"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D9">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DA">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DB">
            <w:pPr>
              <w:spacing w:after="0" w:before="240" w:line="276" w:lineRule="auto"/>
              <w:rPr>
                <w:b w:val="1"/>
              </w:rPr>
            </w:pPr>
            <w:r w:rsidDel="00000000" w:rsidR="00000000" w:rsidRPr="00000000">
              <w:rPr>
                <w:b w:val="1"/>
                <w:rtl w:val="0"/>
              </w:rPr>
              <w:t xml:space="preserve">Acción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DD">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DE">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DF">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E0">
            <w:pPr>
              <w:spacing w:after="0" w:before="240" w:line="276" w:lineRule="auto"/>
              <w:rPr/>
            </w:pPr>
            <w:r w:rsidDel="00000000" w:rsidR="00000000" w:rsidRPr="00000000">
              <w:rPr>
                <w:rtl w:val="0"/>
              </w:rPr>
              <w:t xml:space="preserve">Usuario ingresa a buscar información de las categorías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E2">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E3">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E4">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E5">
            <w:pPr>
              <w:spacing w:after="0" w:before="240" w:line="276" w:lineRule="auto"/>
              <w:rPr/>
            </w:pPr>
            <w:r w:rsidDel="00000000" w:rsidR="00000000" w:rsidRPr="00000000">
              <w:rPr>
                <w:rtl w:val="0"/>
              </w:rPr>
              <w:t xml:space="preserve">El sistema despliega un formulario de búsqueda de categorías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E7">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E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E9">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EA">
            <w:pPr>
              <w:spacing w:after="0" w:before="240" w:line="276" w:lineRule="auto"/>
              <w:rPr/>
            </w:pPr>
            <w:r w:rsidDel="00000000" w:rsidR="00000000" w:rsidRPr="00000000">
              <w:rPr>
                <w:rtl w:val="0"/>
              </w:rPr>
              <w:t xml:space="preserve">El usuario diligencia el formulario de búsqueda de categorías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EC">
            <w:pPr>
              <w:spacing w:after="240" w:before="240" w:lineRule="auto"/>
              <w:rPr/>
            </w:pPr>
            <w:r w:rsidDel="00000000" w:rsidR="00000000" w:rsidRPr="00000000">
              <w:rPr>
                <w:rtl w:val="0"/>
              </w:rPr>
              <w:t xml:space="preserve"> </w:t>
            </w:r>
          </w:p>
        </w:tc>
      </w:tr>
      <w:tr>
        <w:trPr>
          <w:cantSplit w:val="0"/>
          <w:trHeight w:val="82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E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EE">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EF">
            <w:pPr>
              <w:spacing w:after="0" w:before="240" w:line="276" w:lineRule="auto"/>
              <w:rPr/>
            </w:pPr>
            <w:r w:rsidDel="00000000" w:rsidR="00000000" w:rsidRPr="00000000">
              <w:rPr>
                <w:rtl w:val="0"/>
              </w:rPr>
              <w:t xml:space="preserve">El sistema busca las categorías de productos que cumplen con los criterios de búsqueda.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F1">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F2">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F3">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F4">
            <w:pPr>
              <w:spacing w:after="0" w:before="240" w:line="276" w:lineRule="auto"/>
              <w:rPr/>
            </w:pPr>
            <w:r w:rsidDel="00000000" w:rsidR="00000000" w:rsidRPr="00000000">
              <w:rPr>
                <w:rtl w:val="0"/>
              </w:rPr>
              <w:t xml:space="preserve">El sistema despliega la lista de categorías de productos encontrados.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F6">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F7">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AF8">
            <w:pPr>
              <w:spacing w:after="0" w:before="240" w:line="276" w:lineRule="auto"/>
              <w:rPr/>
            </w:pPr>
            <w:r w:rsidDel="00000000" w:rsidR="00000000" w:rsidRPr="00000000">
              <w:rPr>
                <w:rtl w:val="0"/>
              </w:rPr>
              <w:t xml:space="preserve">Se ha buscado información de las categorías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AFB">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FC">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FD">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AFE">
            <w:pPr>
              <w:spacing w:after="0" w:before="240" w:line="276" w:lineRule="auto"/>
              <w:rPr/>
            </w:pPr>
            <w:r w:rsidDel="00000000" w:rsidR="00000000" w:rsidRPr="00000000">
              <w:rPr>
                <w:rtl w:val="0"/>
              </w:rPr>
              <w:t xml:space="preserve">Acción</w:t>
            </w:r>
          </w:p>
        </w:tc>
        <w:tc>
          <w:tcPr>
            <w:tcBorders>
              <w:top w:color="000000" w:space="0" w:sz="0" w:val="nil"/>
              <w:left w:color="000000" w:space="0" w:sz="0" w:val="nil"/>
              <w:bottom w:color="a8d08d"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00">
            <w:pPr>
              <w:spacing w:after="240" w:before="240" w:lineRule="auto"/>
              <w:rPr/>
            </w:pPr>
            <w:r w:rsidDel="00000000" w:rsidR="00000000" w:rsidRPr="00000000">
              <w:rPr>
                <w:rtl w:val="0"/>
              </w:rPr>
              <w:t xml:space="preserve"> </w:t>
            </w:r>
          </w:p>
        </w:tc>
      </w:tr>
      <w:tr>
        <w:trPr>
          <w:cantSplit w:val="0"/>
          <w:trHeight w:val="271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01">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02">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03">
            <w:pPr>
              <w:spacing w:after="0" w:before="240" w:line="276" w:lineRule="auto"/>
              <w:rPr/>
            </w:pPr>
            <w:r w:rsidDel="00000000" w:rsidR="00000000" w:rsidRPr="00000000">
              <w:rPr>
                <w:rtl w:val="0"/>
              </w:rPr>
              <w:t xml:space="preserve">     </w:t>
              <w:tab/>
              <w:t xml:space="preserve">Si la información del formulario es incorrecta</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05">
            <w:pPr>
              <w:spacing w:after="0" w:before="240" w:line="276" w:lineRule="auto"/>
              <w:rPr/>
            </w:pPr>
            <w:r w:rsidDel="00000000" w:rsidR="00000000" w:rsidRPr="00000000">
              <w:rPr>
                <w:rtl w:val="0"/>
              </w:rPr>
              <w:t xml:space="preserve">hay categorías de productos que cumplan con los criterios de búsqueda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06">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0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08">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09">
            <w:pPr>
              <w:spacing w:after="0" w:before="240" w:line="276" w:lineRule="auto"/>
              <w:rPr/>
            </w:pPr>
            <w:r w:rsidDel="00000000" w:rsidR="00000000" w:rsidRPr="00000000">
              <w:rPr>
                <w:rtl w:val="0"/>
              </w:rPr>
              <w:t xml:space="preserve">El sistema despliega un mensaje de error.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0A">
            <w:pPr>
              <w:spacing w:after="240" w:before="240" w:lineRule="auto"/>
              <w:rPr/>
            </w:pPr>
            <w:r w:rsidDel="00000000" w:rsidR="00000000" w:rsidRPr="00000000">
              <w:rPr>
                <w:rtl w:val="0"/>
              </w:rPr>
              <w:t xml:space="preserve"> </w:t>
            </w:r>
          </w:p>
        </w:tc>
      </w:tr>
      <w:tr>
        <w:trPr>
          <w:cantSplit w:val="0"/>
          <w:trHeight w:val="16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0B">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B0C">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B0D">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0E">
            <w:pPr>
              <w:spacing w:after="0" w:before="240" w:line="276" w:lineRule="auto"/>
              <w:rPr/>
            </w:pPr>
            <w:r w:rsidDel="00000000" w:rsidR="00000000" w:rsidRPr="00000000">
              <w:rPr>
                <w:rtl w:val="0"/>
              </w:rPr>
              <w:t xml:space="preserve">CA04.1.1.1 El sistema debe permitir buscar información de las categorías de productos, siempre y cuando haya categorías de productos registradas.</w:t>
            </w:r>
          </w:p>
          <w:p w:rsidR="00000000" w:rsidDel="00000000" w:rsidP="00000000" w:rsidRDefault="00000000" w:rsidRPr="00000000" w14:paraId="00001B0F">
            <w:pPr>
              <w:spacing w:after="0" w:before="240" w:line="276" w:lineRule="auto"/>
              <w:rPr/>
            </w:pPr>
            <w:r w:rsidDel="00000000" w:rsidR="00000000" w:rsidRPr="00000000">
              <w:rPr>
                <w:rtl w:val="0"/>
              </w:rPr>
              <w:t xml:space="preserve">CA04.1.2.1 Los criterios de búsqueda deben ser especificados por el usuario.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12">
            <w:pPr>
              <w:spacing w:after="240" w:before="24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13">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14">
            <w:pPr>
              <w:spacing w:after="0" w:before="240" w:line="276" w:lineRule="auto"/>
              <w:rPr/>
            </w:pPr>
            <w:r w:rsidDel="00000000" w:rsidR="00000000" w:rsidRPr="00000000">
              <w:rPr>
                <w:rtl w:val="0"/>
              </w:rPr>
              <w:t xml:space="preserve">Steven Villamizar Mendoza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17">
            <w:pPr>
              <w:spacing w:after="240" w:before="240" w:lineRule="auto"/>
              <w:rPr/>
            </w:pPr>
            <w:r w:rsidDel="00000000" w:rsidR="00000000" w:rsidRPr="00000000">
              <w:rPr>
                <w:rtl w:val="0"/>
              </w:rPr>
              <w:t xml:space="preserve"> </w:t>
            </w:r>
          </w:p>
        </w:tc>
      </w:tr>
    </w:tbl>
    <w:p w:rsidR="00000000" w:rsidDel="00000000" w:rsidP="00000000" w:rsidRDefault="00000000" w:rsidRPr="00000000" w14:paraId="00001B18">
      <w:pPr>
        <w:rPr/>
      </w:pPr>
      <w:r w:rsidDel="00000000" w:rsidR="00000000" w:rsidRPr="00000000">
        <w:rPr>
          <w:rtl w:val="0"/>
        </w:rPr>
      </w:r>
    </w:p>
    <w:p w:rsidR="00000000" w:rsidDel="00000000" w:rsidP="00000000" w:rsidRDefault="00000000" w:rsidRPr="00000000" w14:paraId="00001B19">
      <w:pPr>
        <w:rPr/>
      </w:pPr>
      <w:r w:rsidDel="00000000" w:rsidR="00000000" w:rsidRPr="00000000">
        <w:rPr>
          <w:rtl w:val="0"/>
        </w:rPr>
      </w:r>
    </w:p>
    <w:tbl>
      <w:tblPr>
        <w:tblStyle w:val="Table63"/>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2.257381615599"/>
        <w:gridCol w:w="1004.4300835654597"/>
        <w:gridCol w:w="782.8646239554319"/>
        <w:gridCol w:w="3559.8183844011146"/>
        <w:gridCol w:w="1378.6295264623957"/>
        <w:tblGridChange w:id="0">
          <w:tblGrid>
            <w:gridCol w:w="2112.257381615599"/>
            <w:gridCol w:w="1004.4300835654597"/>
            <w:gridCol w:w="782.8646239554319"/>
            <w:gridCol w:w="3559.8183844011146"/>
            <w:gridCol w:w="1378.6295264623957"/>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B1A">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B1B">
            <w:pPr>
              <w:spacing w:after="0" w:before="240" w:line="276" w:lineRule="auto"/>
              <w:rPr>
                <w:b w:val="1"/>
                <w:i w:val="1"/>
                <w:color w:val="ffffff"/>
              </w:rPr>
            </w:pPr>
            <w:r w:rsidDel="00000000" w:rsidR="00000000" w:rsidRPr="00000000">
              <w:rPr>
                <w:b w:val="1"/>
                <w:i w:val="1"/>
                <w:color w:val="ffffff"/>
                <w:rtl w:val="0"/>
              </w:rPr>
              <w:t xml:space="preserve">CU.04.1.6 Consultar los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1E">
            <w:pPr>
              <w:spacing w:after="240" w:before="240" w:lineRule="auto"/>
              <w:rPr/>
            </w:pPr>
            <w:r w:rsidDel="00000000" w:rsidR="00000000" w:rsidRPr="00000000">
              <w:rPr>
                <w:rtl w:val="0"/>
              </w:rPr>
              <w:t xml:space="preserve"> </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1F">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20">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B21">
            <w:pPr>
              <w:spacing w:after="0" w:before="240" w:line="276" w:lineRule="auto"/>
              <w:rPr/>
            </w:pPr>
            <w:r w:rsidDel="00000000" w:rsidR="00000000" w:rsidRPr="00000000">
              <w:rPr>
                <w:rtl w:val="0"/>
              </w:rPr>
              <w:t xml:space="preserve">CU 04.1 Gestión productos</w:t>
            </w:r>
          </w:p>
          <w:p w:rsidR="00000000" w:rsidDel="00000000" w:rsidP="00000000" w:rsidRDefault="00000000" w:rsidRPr="00000000" w14:paraId="00001B22">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25">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26">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27">
            <w:pPr>
              <w:spacing w:after="0" w:before="240" w:line="276" w:lineRule="auto"/>
              <w:rPr/>
            </w:pPr>
            <w:r w:rsidDel="00000000" w:rsidR="00000000" w:rsidRPr="00000000">
              <w:rPr>
                <w:rtl w:val="0"/>
              </w:rPr>
              <w:t xml:space="preserve">El Usuario debe haber iniciado sesión como empleado.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2A">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2B">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2C">
            <w:pPr>
              <w:spacing w:after="0" w:before="240" w:line="276" w:lineRule="auto"/>
              <w:rPr/>
            </w:pPr>
            <w:r w:rsidDel="00000000" w:rsidR="00000000" w:rsidRPr="00000000">
              <w:rPr>
                <w:rtl w:val="0"/>
              </w:rPr>
              <w:t xml:space="preserve">El sistema deberá comportarse como se describe en el siguiente caso de uso para consultar los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2F">
            <w:pPr>
              <w:spacing w:after="240" w:before="240" w:lineRule="auto"/>
              <w:rPr/>
            </w:pPr>
            <w:r w:rsidDel="00000000" w:rsidR="00000000" w:rsidRPr="00000000">
              <w:rPr>
                <w:rtl w:val="0"/>
              </w:rPr>
              <w:t xml:space="preserve"> </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30">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31">
            <w:pPr>
              <w:spacing w:after="0" w:before="240" w:line="276" w:lineRule="auto"/>
              <w:rPr/>
            </w:pPr>
            <w:r w:rsidDel="00000000" w:rsidR="00000000" w:rsidRPr="00000000">
              <w:rPr>
                <w:rtl w:val="0"/>
              </w:rPr>
              <w:t xml:space="preserve">Empleado</w:t>
            </w:r>
          </w:p>
          <w:p w:rsidR="00000000" w:rsidDel="00000000" w:rsidP="00000000" w:rsidRDefault="00000000" w:rsidRPr="00000000" w14:paraId="00001B32">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35">
            <w:pPr>
              <w:spacing w:after="240" w:before="240"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36">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37">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38">
            <w:pPr>
              <w:spacing w:after="0" w:before="240" w:line="276" w:lineRule="auto"/>
              <w:rPr>
                <w:b w:val="1"/>
              </w:rPr>
            </w:pPr>
            <w:r w:rsidDel="00000000" w:rsidR="00000000" w:rsidRPr="00000000">
              <w:rPr>
                <w:b w:val="1"/>
                <w:rtl w:val="0"/>
              </w:rPr>
              <w:t xml:space="preserve">Acción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3A">
            <w:pPr>
              <w:spacing w:after="240" w:before="240" w:lineRule="auto"/>
              <w:rPr/>
            </w:pPr>
            <w:r w:rsidDel="00000000" w:rsidR="00000000" w:rsidRPr="00000000">
              <w:rPr>
                <w:rtl w:val="0"/>
              </w:rPr>
              <w:t xml:space="preserve"> </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3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3C">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3D">
            <w:pPr>
              <w:spacing w:after="0" w:before="240" w:line="276" w:lineRule="auto"/>
              <w:rPr/>
            </w:pPr>
            <w:r w:rsidDel="00000000" w:rsidR="00000000" w:rsidRPr="00000000">
              <w:rPr>
                <w:rtl w:val="0"/>
              </w:rPr>
              <w:t xml:space="preserve">Usuario ingresa a consultar los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3F">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4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41">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42">
            <w:pPr>
              <w:spacing w:after="0" w:before="240" w:line="276" w:lineRule="auto"/>
              <w:rPr/>
            </w:pPr>
            <w:r w:rsidDel="00000000" w:rsidR="00000000" w:rsidRPr="00000000">
              <w:rPr>
                <w:rtl w:val="0"/>
              </w:rPr>
              <w:t xml:space="preserve">El sistema despliega un formulario de consulta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44">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45">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46">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47">
            <w:pPr>
              <w:spacing w:after="0" w:before="240" w:line="276" w:lineRule="auto"/>
              <w:rPr/>
            </w:pPr>
            <w:r w:rsidDel="00000000" w:rsidR="00000000" w:rsidRPr="00000000">
              <w:rPr>
                <w:rtl w:val="0"/>
              </w:rPr>
              <w:t xml:space="preserve">El usuario diligencia el formulario de consulta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49">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4A">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4B">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4C">
            <w:pPr>
              <w:spacing w:after="0" w:before="240" w:line="276" w:lineRule="auto"/>
              <w:rPr/>
            </w:pPr>
            <w:r w:rsidDel="00000000" w:rsidR="00000000" w:rsidRPr="00000000">
              <w:rPr>
                <w:rtl w:val="0"/>
              </w:rPr>
              <w:t xml:space="preserve">El sistema consulta los productos que cumplen con los criterios de búsqueda.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4E">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4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50">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51">
            <w:pPr>
              <w:spacing w:after="0" w:before="240" w:line="276" w:lineRule="auto"/>
              <w:rPr/>
            </w:pPr>
            <w:r w:rsidDel="00000000" w:rsidR="00000000" w:rsidRPr="00000000">
              <w:rPr>
                <w:rtl w:val="0"/>
              </w:rPr>
              <w:t xml:space="preserve">El sistema despliega la lista de productos encontrados.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53">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54">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55">
            <w:pPr>
              <w:spacing w:after="0" w:before="240" w:line="276" w:lineRule="auto"/>
              <w:rPr/>
            </w:pPr>
            <w:r w:rsidDel="00000000" w:rsidR="00000000" w:rsidRPr="00000000">
              <w:rPr>
                <w:rtl w:val="0"/>
              </w:rPr>
              <w:t xml:space="preserve">Se ha buscado información de las categorías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58">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59">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5A">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5B">
            <w:pPr>
              <w:spacing w:after="0" w:before="240" w:line="276" w:lineRule="auto"/>
              <w:rPr/>
            </w:pPr>
            <w:r w:rsidDel="00000000" w:rsidR="00000000" w:rsidRPr="00000000">
              <w:rPr>
                <w:rtl w:val="0"/>
              </w:rPr>
              <w:t xml:space="preserve">Acción</w:t>
            </w:r>
          </w:p>
        </w:tc>
        <w:tc>
          <w:tcPr>
            <w:tcBorders>
              <w:top w:color="000000" w:space="0" w:sz="0" w:val="nil"/>
              <w:left w:color="000000" w:space="0" w:sz="0" w:val="nil"/>
              <w:bottom w:color="a8d08d"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5D">
            <w:pPr>
              <w:spacing w:after="240" w:before="240" w:lineRule="auto"/>
              <w:rPr/>
            </w:pPr>
            <w:r w:rsidDel="00000000" w:rsidR="00000000" w:rsidRPr="00000000">
              <w:rPr>
                <w:rtl w:val="0"/>
              </w:rPr>
              <w:t xml:space="preserve"> </w:t>
            </w:r>
          </w:p>
        </w:tc>
      </w:tr>
      <w:tr>
        <w:trPr>
          <w:cantSplit w:val="0"/>
          <w:trHeight w:val="271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5E">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5F">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60">
            <w:pPr>
              <w:spacing w:after="0" w:before="240" w:line="276" w:lineRule="auto"/>
              <w:rPr/>
            </w:pPr>
            <w:r w:rsidDel="00000000" w:rsidR="00000000" w:rsidRPr="00000000">
              <w:rPr>
                <w:rtl w:val="0"/>
              </w:rPr>
              <w:t xml:space="preserve">     </w:t>
              <w:tab/>
              <w:t xml:space="preserve">Si no hay productos que cumplan con los criterios de búsqueda</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62">
            <w:pPr>
              <w:spacing w:after="0" w:before="240" w:line="276" w:lineRule="auto"/>
              <w:rPr/>
            </w:pPr>
            <w:r w:rsidDel="00000000" w:rsidR="00000000" w:rsidRPr="00000000">
              <w:rPr>
                <w:rtl w:val="0"/>
              </w:rPr>
              <w:t xml:space="preserve">}hay categorías de productos que cumplan con los criterios de búsqueda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63">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64">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65">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66">
            <w:pPr>
              <w:spacing w:after="0" w:before="240" w:line="276" w:lineRule="auto"/>
              <w:rPr/>
            </w:pPr>
            <w:r w:rsidDel="00000000" w:rsidR="00000000" w:rsidRPr="00000000">
              <w:rPr>
                <w:rtl w:val="0"/>
              </w:rPr>
              <w:t xml:space="preserve">El sistema despliega un mensaje de error.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67">
            <w:pPr>
              <w:spacing w:after="240" w:before="240" w:lineRule="auto"/>
              <w:rPr/>
            </w:pPr>
            <w:r w:rsidDel="00000000" w:rsidR="00000000" w:rsidRPr="00000000">
              <w:rPr>
                <w:rtl w:val="0"/>
              </w:rPr>
              <w:t xml:space="preserve"> </w:t>
            </w:r>
          </w:p>
        </w:tc>
      </w:tr>
      <w:tr>
        <w:trPr>
          <w:cantSplit w:val="0"/>
          <w:trHeight w:val="16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68">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B69">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B6A">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6B">
            <w:pPr>
              <w:spacing w:after="0" w:before="240" w:line="276" w:lineRule="auto"/>
              <w:rPr/>
            </w:pPr>
            <w:r w:rsidDel="00000000" w:rsidR="00000000" w:rsidRPr="00000000">
              <w:rPr>
                <w:rtl w:val="0"/>
              </w:rPr>
              <w:t xml:space="preserve">CA04.1.1.1 El sistema debe permitir consultar los productos, siempre y cuando haya productos registrados.</w:t>
            </w:r>
          </w:p>
          <w:p w:rsidR="00000000" w:rsidDel="00000000" w:rsidP="00000000" w:rsidRDefault="00000000" w:rsidRPr="00000000" w14:paraId="00001B6C">
            <w:pPr>
              <w:spacing w:after="0" w:before="240" w:line="276" w:lineRule="auto"/>
              <w:rPr/>
            </w:pPr>
            <w:r w:rsidDel="00000000" w:rsidR="00000000" w:rsidRPr="00000000">
              <w:rPr>
                <w:rtl w:val="0"/>
              </w:rPr>
              <w:t xml:space="preserve">CA04.1.2.1 Los criterios de búsqueda deben ser especificados por el usuario.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6F">
            <w:pPr>
              <w:spacing w:after="240" w:before="24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70">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71">
            <w:pPr>
              <w:spacing w:after="0" w:before="240" w:line="276" w:lineRule="auto"/>
              <w:rPr/>
            </w:pPr>
            <w:r w:rsidDel="00000000" w:rsidR="00000000" w:rsidRPr="00000000">
              <w:rPr>
                <w:rtl w:val="0"/>
              </w:rPr>
              <w:t xml:space="preserve">Steven Villamizar Mendoza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74">
            <w:pPr>
              <w:spacing w:after="240" w:before="240" w:lineRule="auto"/>
              <w:rPr/>
            </w:pPr>
            <w:r w:rsidDel="00000000" w:rsidR="00000000" w:rsidRPr="00000000">
              <w:rPr>
                <w:rtl w:val="0"/>
              </w:rPr>
              <w:t xml:space="preserve"> </w:t>
            </w:r>
          </w:p>
        </w:tc>
      </w:tr>
    </w:tbl>
    <w:p w:rsidR="00000000" w:rsidDel="00000000" w:rsidP="00000000" w:rsidRDefault="00000000" w:rsidRPr="00000000" w14:paraId="00001B75">
      <w:pPr>
        <w:rPr/>
      </w:pPr>
      <w:r w:rsidDel="00000000" w:rsidR="00000000" w:rsidRPr="00000000">
        <w:rPr>
          <w:rtl w:val="0"/>
        </w:rPr>
      </w:r>
    </w:p>
    <w:tbl>
      <w:tblPr>
        <w:tblStyle w:val="Table64"/>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7.4863509749302"/>
        <w:gridCol w:w="1004.4300835654597"/>
        <w:gridCol w:w="768.0935933147633"/>
        <w:gridCol w:w="3589.3604456824514"/>
        <w:gridCol w:w="1378.6295264623957"/>
        <w:tblGridChange w:id="0">
          <w:tblGrid>
            <w:gridCol w:w="2097.4863509749302"/>
            <w:gridCol w:w="1004.4300835654597"/>
            <w:gridCol w:w="768.0935933147633"/>
            <w:gridCol w:w="3589.3604456824514"/>
            <w:gridCol w:w="1378.6295264623957"/>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B76">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B77">
            <w:pPr>
              <w:spacing w:after="0" w:before="240" w:line="276" w:lineRule="auto"/>
              <w:rPr>
                <w:b w:val="1"/>
                <w:i w:val="1"/>
                <w:color w:val="ffffff"/>
              </w:rPr>
            </w:pPr>
            <w:r w:rsidDel="00000000" w:rsidR="00000000" w:rsidRPr="00000000">
              <w:rPr>
                <w:b w:val="1"/>
                <w:i w:val="1"/>
                <w:color w:val="ffffff"/>
                <w:rtl w:val="0"/>
              </w:rPr>
              <w:t xml:space="preserve">CU.04.1.6 Modificar los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7A">
            <w:pPr>
              <w:spacing w:after="240" w:before="240" w:lineRule="auto"/>
              <w:rPr/>
            </w:pPr>
            <w:r w:rsidDel="00000000" w:rsidR="00000000" w:rsidRPr="00000000">
              <w:rPr>
                <w:rtl w:val="0"/>
              </w:rPr>
              <w:t xml:space="preserve"> </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7B">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7C">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B7D">
            <w:pPr>
              <w:spacing w:after="0" w:before="240" w:line="276" w:lineRule="auto"/>
              <w:rPr/>
            </w:pPr>
            <w:r w:rsidDel="00000000" w:rsidR="00000000" w:rsidRPr="00000000">
              <w:rPr>
                <w:rtl w:val="0"/>
              </w:rPr>
              <w:t xml:space="preserve">CU 04.1 Gestión productos</w:t>
            </w:r>
          </w:p>
          <w:p w:rsidR="00000000" w:rsidDel="00000000" w:rsidP="00000000" w:rsidRDefault="00000000" w:rsidRPr="00000000" w14:paraId="00001B7E">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81">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82">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83">
            <w:pPr>
              <w:spacing w:after="0" w:before="240" w:line="276" w:lineRule="auto"/>
              <w:rPr/>
            </w:pPr>
            <w:r w:rsidDel="00000000" w:rsidR="00000000" w:rsidRPr="00000000">
              <w:rPr>
                <w:rtl w:val="0"/>
              </w:rPr>
              <w:t xml:space="preserve">El Usuario debe haber iniciado sesión como empleado.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86">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87">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88">
            <w:pPr>
              <w:spacing w:after="0" w:before="240" w:line="276" w:lineRule="auto"/>
              <w:rPr/>
            </w:pPr>
            <w:r w:rsidDel="00000000" w:rsidR="00000000" w:rsidRPr="00000000">
              <w:rPr>
                <w:rtl w:val="0"/>
              </w:rPr>
              <w:t xml:space="preserve">El sistema deberá comportarse como se describe en el siguiente caso de uso para modificar los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8B">
            <w:pPr>
              <w:spacing w:after="240" w:before="240" w:lineRule="auto"/>
              <w:rPr/>
            </w:pPr>
            <w:r w:rsidDel="00000000" w:rsidR="00000000" w:rsidRPr="00000000">
              <w:rPr>
                <w:rtl w:val="0"/>
              </w:rPr>
              <w:t xml:space="preserve"> </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8C">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8D">
            <w:pPr>
              <w:spacing w:after="0" w:before="240" w:line="276" w:lineRule="auto"/>
              <w:rPr/>
            </w:pPr>
            <w:r w:rsidDel="00000000" w:rsidR="00000000" w:rsidRPr="00000000">
              <w:rPr>
                <w:rtl w:val="0"/>
              </w:rPr>
              <w:t xml:space="preserve">Empleado</w:t>
            </w:r>
          </w:p>
          <w:p w:rsidR="00000000" w:rsidDel="00000000" w:rsidP="00000000" w:rsidRDefault="00000000" w:rsidRPr="00000000" w14:paraId="00001B8E">
            <w:pPr>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91">
            <w:pPr>
              <w:spacing w:after="240" w:before="240"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92">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93">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94">
            <w:pPr>
              <w:spacing w:after="0" w:before="240" w:line="276" w:lineRule="auto"/>
              <w:rPr>
                <w:b w:val="1"/>
              </w:rPr>
            </w:pPr>
            <w:r w:rsidDel="00000000" w:rsidR="00000000" w:rsidRPr="00000000">
              <w:rPr>
                <w:b w:val="1"/>
                <w:rtl w:val="0"/>
              </w:rPr>
              <w:t xml:space="preserve">Acción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96">
            <w:pPr>
              <w:spacing w:after="240" w:before="240" w:lineRule="auto"/>
              <w:rPr/>
            </w:pPr>
            <w:r w:rsidDel="00000000" w:rsidR="00000000" w:rsidRPr="00000000">
              <w:rPr>
                <w:rtl w:val="0"/>
              </w:rPr>
              <w:t xml:space="preserve"> </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97">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98">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99">
            <w:pPr>
              <w:spacing w:after="0" w:before="240" w:line="276" w:lineRule="auto"/>
              <w:rPr/>
            </w:pPr>
            <w:r w:rsidDel="00000000" w:rsidR="00000000" w:rsidRPr="00000000">
              <w:rPr>
                <w:rtl w:val="0"/>
              </w:rPr>
              <w:t xml:space="preserve">Usuario ingresa a modificar los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9B">
            <w:pPr>
              <w:spacing w:after="240" w:before="240" w:lineRule="auto"/>
              <w:rPr/>
            </w:pPr>
            <w:r w:rsidDel="00000000" w:rsidR="00000000" w:rsidRPr="00000000">
              <w:rPr>
                <w:rtl w:val="0"/>
              </w:rPr>
              <w:t xml:space="preserve"> </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9C">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9D">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9E">
            <w:pPr>
              <w:spacing w:after="0" w:before="240" w:line="276" w:lineRule="auto"/>
              <w:rPr/>
            </w:pPr>
            <w:r w:rsidDel="00000000" w:rsidR="00000000" w:rsidRPr="00000000">
              <w:rPr>
                <w:rtl w:val="0"/>
              </w:rPr>
              <w:t xml:space="preserve">El sistema despliega una lista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A0">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A1">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A2">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A3">
            <w:pPr>
              <w:spacing w:after="0" w:before="240" w:line="276" w:lineRule="auto"/>
              <w:rPr/>
            </w:pPr>
            <w:r w:rsidDel="00000000" w:rsidR="00000000" w:rsidRPr="00000000">
              <w:rPr>
                <w:rtl w:val="0"/>
              </w:rPr>
              <w:t xml:space="preserve">El usuario selecciona un producto de la lista.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A5">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A6">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A7">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A8">
            <w:pPr>
              <w:spacing w:after="0" w:before="240" w:line="276" w:lineRule="auto"/>
              <w:rPr/>
            </w:pPr>
            <w:r w:rsidDel="00000000" w:rsidR="00000000" w:rsidRPr="00000000">
              <w:rPr>
                <w:rtl w:val="0"/>
              </w:rPr>
              <w:t xml:space="preserve">El sistema despliega un formulario de modificación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AA">
            <w:pPr>
              <w:spacing w:after="240" w:before="240" w:lineRule="auto"/>
              <w:rPr/>
            </w:pPr>
            <w:r w:rsidDel="00000000" w:rsidR="00000000" w:rsidRPr="00000000">
              <w:rPr>
                <w:rtl w:val="0"/>
              </w:rPr>
              <w:t xml:space="preserve"> </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AB">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AC">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AD">
            <w:pPr>
              <w:spacing w:after="0" w:before="240" w:line="276" w:lineRule="auto"/>
              <w:rPr/>
            </w:pPr>
            <w:r w:rsidDel="00000000" w:rsidR="00000000" w:rsidRPr="00000000">
              <w:rPr>
                <w:rtl w:val="0"/>
              </w:rPr>
              <w:t xml:space="preserve">El usuario diligencia el formulario de modificación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AF">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B0">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B1">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B2">
            <w:pPr>
              <w:spacing w:after="0" w:before="240" w:line="276" w:lineRule="auto"/>
              <w:rPr/>
            </w:pPr>
            <w:r w:rsidDel="00000000" w:rsidR="00000000" w:rsidRPr="00000000">
              <w:rPr>
                <w:rtl w:val="0"/>
              </w:rPr>
              <w:t xml:space="preserve">El sistema valida la información del formulario de modificación de productos.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B4">
            <w:pPr>
              <w:spacing w:after="240" w:before="24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B5">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B6">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B7">
            <w:pPr>
              <w:spacing w:after="0" w:before="240" w:line="276" w:lineRule="auto"/>
              <w:rPr/>
            </w:pPr>
            <w:r w:rsidDel="00000000" w:rsidR="00000000" w:rsidRPr="00000000">
              <w:rPr>
                <w:rtl w:val="0"/>
              </w:rPr>
              <w:t xml:space="preserve">El sistema modifica el producto.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B9">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BA">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BB">
            <w:pPr>
              <w:spacing w:after="0" w:before="240" w:line="276" w:lineRule="auto"/>
              <w:rPr/>
            </w:pPr>
            <w:r w:rsidDel="00000000" w:rsidR="00000000" w:rsidRPr="00000000">
              <w:rPr>
                <w:rtl w:val="0"/>
              </w:rPr>
              <w:t xml:space="preserve">8</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BC">
            <w:pPr>
              <w:spacing w:after="0" w:before="240" w:line="276" w:lineRule="auto"/>
              <w:rPr/>
            </w:pPr>
            <w:r w:rsidDel="00000000" w:rsidR="00000000" w:rsidRPr="00000000">
              <w:rPr>
                <w:rtl w:val="0"/>
              </w:rPr>
              <w:t xml:space="preserve">El sistema despliega un mensaje de confirmación.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BE">
            <w:pPr>
              <w:spacing w:after="240" w:before="24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BF">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C0">
            <w:pPr>
              <w:spacing w:after="0" w:before="240" w:line="276" w:lineRule="auto"/>
              <w:rPr/>
            </w:pPr>
            <w:r w:rsidDel="00000000" w:rsidR="00000000" w:rsidRPr="00000000">
              <w:rPr>
                <w:rtl w:val="0"/>
              </w:rPr>
              <w:t xml:space="preserve">Se ha modificado un producto.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C3">
            <w:pPr>
              <w:spacing w:after="240" w:before="240" w:lineRule="auto"/>
              <w:rPr/>
            </w:pPr>
            <w:r w:rsidDel="00000000" w:rsidR="00000000" w:rsidRPr="00000000">
              <w:rPr>
                <w:rtl w:val="0"/>
              </w:rPr>
              <w:t xml:space="preserve"> </w:t>
            </w:r>
          </w:p>
        </w:tc>
      </w:tr>
      <w:tr>
        <w:trPr>
          <w:cantSplit w:val="0"/>
          <w:trHeight w:val="4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C4">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C5">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C6">
            <w:pPr>
              <w:spacing w:after="0" w:before="240" w:line="276" w:lineRule="auto"/>
              <w:rPr/>
            </w:pPr>
            <w:r w:rsidDel="00000000" w:rsidR="00000000" w:rsidRPr="00000000">
              <w:rPr>
                <w:rtl w:val="0"/>
              </w:rPr>
              <w:t xml:space="preserve">Acción</w:t>
            </w:r>
          </w:p>
        </w:tc>
        <w:tc>
          <w:tcPr>
            <w:tcBorders>
              <w:top w:color="000000" w:space="0" w:sz="0" w:val="nil"/>
              <w:left w:color="000000" w:space="0" w:sz="0" w:val="nil"/>
              <w:bottom w:color="a8d08d"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C8">
            <w:pPr>
              <w:spacing w:after="240" w:before="240" w:lineRule="auto"/>
              <w:rPr/>
            </w:pPr>
            <w:r w:rsidDel="00000000" w:rsidR="00000000" w:rsidRPr="00000000">
              <w:rPr>
                <w:rtl w:val="0"/>
              </w:rPr>
              <w:t xml:space="preserve"> </w:t>
            </w:r>
          </w:p>
        </w:tc>
      </w:tr>
      <w:tr>
        <w:trPr>
          <w:cantSplit w:val="0"/>
          <w:trHeight w:val="271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C9">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CA">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CB">
            <w:pPr>
              <w:spacing w:after="0" w:before="240" w:line="276" w:lineRule="auto"/>
              <w:rPr/>
            </w:pPr>
            <w:r w:rsidDel="00000000" w:rsidR="00000000" w:rsidRPr="00000000">
              <w:rPr>
                <w:rtl w:val="0"/>
              </w:rPr>
              <w:t xml:space="preserve">     </w:t>
              <w:tab/>
              <w:t xml:space="preserve">Si el producto no existe</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CD">
            <w:pPr>
              <w:spacing w:after="0" w:before="240" w:line="276" w:lineRule="auto"/>
              <w:rPr/>
            </w:pPr>
            <w:r w:rsidDel="00000000" w:rsidR="00000000" w:rsidRPr="00000000">
              <w:rPr>
                <w:rtl w:val="0"/>
              </w:rPr>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CE">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BCF">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D0">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D1">
            <w:pPr>
              <w:spacing w:after="0" w:before="240" w:line="276" w:lineRule="auto"/>
              <w:rPr/>
            </w:pPr>
            <w:r w:rsidDel="00000000" w:rsidR="00000000" w:rsidRPr="00000000">
              <w:rPr>
                <w:rtl w:val="0"/>
              </w:rPr>
              <w:t xml:space="preserve">El sistema despliega un mensaje de error.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D2">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D3">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D4">
            <w:pPr>
              <w:spacing w:after="0" w:before="240" w:line="276" w:lineRule="auto"/>
              <w:jc w:val="left"/>
              <w:rPr/>
            </w:pPr>
            <w:r w:rsidDel="00000000" w:rsidR="00000000" w:rsidRPr="00000000">
              <w:rPr>
                <w:rtl w:val="0"/>
              </w:rPr>
              <w:t xml:space="preserve">6</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D5">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D6">
            <w:pPr>
              <w:spacing w:after="0" w:before="240" w:line="276" w:lineRule="auto"/>
              <w:rPr/>
            </w:pPr>
            <w:r w:rsidDel="00000000" w:rsidR="00000000" w:rsidRPr="00000000">
              <w:rPr>
                <w:rtl w:val="0"/>
              </w:rPr>
              <w:t xml:space="preserve">Si la información del formulario es incorrecta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D7">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D8">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D9">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DA">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DB">
            <w:pPr>
              <w:spacing w:after="0" w:before="240" w:line="276" w:lineRule="auto"/>
              <w:rPr/>
            </w:pPr>
            <w:r w:rsidDel="00000000" w:rsidR="00000000" w:rsidRPr="00000000">
              <w:rPr>
                <w:rtl w:val="0"/>
              </w:rPr>
              <w:t xml:space="preserve">El sistema despliega un mensaje de error.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DC">
            <w:pPr>
              <w:spacing w:after="240" w:befor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DD">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DE">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DF">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E0">
            <w:pPr>
              <w:spacing w:after="0" w:before="240" w:line="276" w:lineRule="auto"/>
              <w:rPr/>
            </w:pPr>
            <w:r w:rsidDel="00000000" w:rsidR="00000000" w:rsidRPr="00000000">
              <w:rPr>
                <w:rtl w:val="0"/>
              </w:rPr>
              <w:t xml:space="preserve">El sistema redirige al usuario al paso Nro.5.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E1">
            <w:pPr>
              <w:spacing w:after="240" w:before="240" w:lineRule="auto"/>
              <w:rPr/>
            </w:pPr>
            <w:r w:rsidDel="00000000" w:rsidR="00000000" w:rsidRPr="00000000">
              <w:rPr>
                <w:rtl w:val="0"/>
              </w:rPr>
              <w:t xml:space="preserve"> </w:t>
            </w:r>
          </w:p>
        </w:tc>
      </w:tr>
      <w:tr>
        <w:trPr>
          <w:cantSplit w:val="0"/>
          <w:trHeight w:val="16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E2">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BE3">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BE4">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E5">
            <w:pPr>
              <w:spacing w:after="0" w:before="240" w:line="276" w:lineRule="auto"/>
              <w:rPr/>
            </w:pPr>
            <w:r w:rsidDel="00000000" w:rsidR="00000000" w:rsidRPr="00000000">
              <w:rPr>
                <w:rtl w:val="0"/>
              </w:rPr>
              <w:t xml:space="preserve">CA04.1.1.1 El sistema debe permitir modificar los productos, siempre y cuando el producto exista y la información del formulario sea correcta.</w:t>
            </w:r>
          </w:p>
          <w:p w:rsidR="00000000" w:rsidDel="00000000" w:rsidP="00000000" w:rsidRDefault="00000000" w:rsidRPr="00000000" w14:paraId="00001BE6">
            <w:pPr>
              <w:spacing w:after="0" w:before="240" w:line="276" w:lineRule="auto"/>
              <w:rPr/>
            </w:pPr>
            <w:r w:rsidDel="00000000" w:rsidR="00000000" w:rsidRPr="00000000">
              <w:rPr>
                <w:rtl w:val="0"/>
              </w:rPr>
              <w:t xml:space="preserve">CA04.1.2.1 Los campos que se pueden modificar son: nombre, descripción, imagen, precio y categoría.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E9">
            <w:pPr>
              <w:spacing w:after="240" w:before="24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EA">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EB">
            <w:pPr>
              <w:spacing w:after="0" w:before="240" w:line="276" w:lineRule="auto"/>
              <w:rPr/>
            </w:pPr>
            <w:r w:rsidDel="00000000" w:rsidR="00000000" w:rsidRPr="00000000">
              <w:rPr>
                <w:rtl w:val="0"/>
              </w:rPr>
              <w:t xml:space="preserve">Steven Villamizar Mendoza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BEE">
            <w:pPr>
              <w:spacing w:after="240" w:before="240" w:lineRule="auto"/>
              <w:rPr/>
            </w:pPr>
            <w:r w:rsidDel="00000000" w:rsidR="00000000" w:rsidRPr="00000000">
              <w:rPr>
                <w:rtl w:val="0"/>
              </w:rPr>
              <w:t xml:space="preserve"> </w:t>
            </w:r>
          </w:p>
        </w:tc>
      </w:tr>
    </w:tbl>
    <w:p w:rsidR="00000000" w:rsidDel="00000000" w:rsidP="00000000" w:rsidRDefault="00000000" w:rsidRPr="00000000" w14:paraId="00001BEF">
      <w:pPr>
        <w:rPr/>
      </w:pPr>
      <w:r w:rsidDel="00000000" w:rsidR="00000000" w:rsidRPr="00000000">
        <w:rPr>
          <w:rtl w:val="0"/>
        </w:rPr>
      </w:r>
    </w:p>
    <w:p w:rsidR="00000000" w:rsidDel="00000000" w:rsidP="00000000" w:rsidRDefault="00000000" w:rsidRPr="00000000" w14:paraId="00001BF0">
      <w:pPr>
        <w:rPr/>
      </w:pPr>
      <w:r w:rsidDel="00000000" w:rsidR="00000000" w:rsidRPr="00000000">
        <w:rPr>
          <w:rtl w:val="0"/>
        </w:rPr>
      </w:r>
    </w:p>
    <w:tbl>
      <w:tblPr>
        <w:tblStyle w:val="Table65"/>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3.9865771812083"/>
        <w:gridCol w:w="1126.9932885906042"/>
        <w:gridCol w:w="949.0469798657718"/>
        <w:gridCol w:w="4507.973154362417"/>
        <w:tblGridChange w:id="0">
          <w:tblGrid>
            <w:gridCol w:w="2253.9865771812083"/>
            <w:gridCol w:w="1126.9932885906042"/>
            <w:gridCol w:w="949.0469798657718"/>
            <w:gridCol w:w="4507.973154362417"/>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BF1">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BF2">
            <w:pPr>
              <w:spacing w:after="0" w:before="240" w:line="276" w:lineRule="auto"/>
              <w:rPr>
                <w:b w:val="1"/>
                <w:i w:val="1"/>
                <w:color w:val="ffffff"/>
              </w:rPr>
            </w:pPr>
            <w:r w:rsidDel="00000000" w:rsidR="00000000" w:rsidRPr="00000000">
              <w:rPr>
                <w:b w:val="1"/>
                <w:i w:val="1"/>
                <w:color w:val="ffffff"/>
                <w:rtl w:val="0"/>
              </w:rPr>
              <w:t xml:space="preserve">CU.04.1.6 Registrar las categorías de productos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F5">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F6">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BF7">
            <w:pPr>
              <w:spacing w:after="0" w:before="240" w:line="276" w:lineRule="auto"/>
              <w:rPr/>
            </w:pPr>
            <w:r w:rsidDel="00000000" w:rsidR="00000000" w:rsidRPr="00000000">
              <w:rPr>
                <w:rtl w:val="0"/>
              </w:rPr>
              <w:t xml:space="preserve">CU 04.1 Gestión categoría de productos</w:t>
            </w:r>
          </w:p>
          <w:p w:rsidR="00000000" w:rsidDel="00000000" w:rsidP="00000000" w:rsidRDefault="00000000" w:rsidRPr="00000000" w14:paraId="00001BF8">
            <w:pPr>
              <w:spacing w:after="0" w:before="240" w:line="276" w:lineRule="auto"/>
              <w:rPr/>
            </w:pPr>
            <w:r w:rsidDel="00000000" w:rsidR="00000000" w:rsidRPr="00000000">
              <w:rPr>
                <w:rtl w:val="0"/>
              </w:rPr>
              <w:t xml:space="preserve"> </w:t>
            </w:r>
          </w:p>
        </w:tc>
      </w:tr>
      <w:tr>
        <w:trPr>
          <w:cantSplit w:val="0"/>
          <w:trHeight w:val="5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FB">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BFC">
            <w:pPr>
              <w:spacing w:after="0" w:before="240" w:line="276" w:lineRule="auto"/>
              <w:rPr/>
            </w:pPr>
            <w:r w:rsidDel="00000000" w:rsidR="00000000" w:rsidRPr="00000000">
              <w:rPr>
                <w:rtl w:val="0"/>
              </w:rPr>
              <w:t xml:space="preserve">El Usuario debe haber iniciado sesión como administrador</w:t>
            </w:r>
          </w:p>
        </w:tc>
      </w:tr>
      <w:tr>
        <w:trPr>
          <w:cantSplit w:val="0"/>
          <w:trHeight w:val="87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BFF">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00">
            <w:pPr>
              <w:spacing w:after="0" w:before="240" w:line="276" w:lineRule="auto"/>
              <w:rPr/>
            </w:pPr>
            <w:r w:rsidDel="00000000" w:rsidR="00000000" w:rsidRPr="00000000">
              <w:rPr>
                <w:rtl w:val="0"/>
              </w:rPr>
              <w:t xml:space="preserve">El sistema deberá comportarse como se describe en el siguiente caso de uso para registrar las categorías de productos.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03">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04">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C05">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08">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09">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0A">
            <w:pPr>
              <w:spacing w:after="0" w:before="240" w:line="276" w:lineRule="auto"/>
              <w:rPr>
                <w:b w:val="1"/>
              </w:rPr>
            </w:pPr>
            <w:r w:rsidDel="00000000" w:rsidR="00000000" w:rsidRPr="00000000">
              <w:rPr>
                <w:b w:val="1"/>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0C">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0D">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0E">
            <w:pPr>
              <w:spacing w:after="0" w:before="240" w:line="276" w:lineRule="auto"/>
              <w:rPr/>
            </w:pPr>
            <w:r w:rsidDel="00000000" w:rsidR="00000000" w:rsidRPr="00000000">
              <w:rPr>
                <w:rtl w:val="0"/>
              </w:rPr>
              <w:t xml:space="preserve">Usuario ingresa a registrar las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1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11">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12">
            <w:pPr>
              <w:spacing w:after="0" w:before="240" w:line="276" w:lineRule="auto"/>
              <w:rPr/>
            </w:pPr>
            <w:r w:rsidDel="00000000" w:rsidR="00000000" w:rsidRPr="00000000">
              <w:rPr>
                <w:rtl w:val="0"/>
              </w:rPr>
              <w:t xml:space="preserve">El sistema despliega un formulario de registro de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14">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15">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16">
            <w:pPr>
              <w:spacing w:after="0" w:before="240" w:line="276" w:lineRule="auto"/>
              <w:rPr/>
            </w:pPr>
            <w:r w:rsidDel="00000000" w:rsidR="00000000" w:rsidRPr="00000000">
              <w:rPr>
                <w:rtl w:val="0"/>
              </w:rPr>
              <w:t xml:space="preserve">El usuario diligencia el formulario de registro de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1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19">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1A">
            <w:pPr>
              <w:spacing w:after="0" w:before="240" w:line="276" w:lineRule="auto"/>
              <w:rPr/>
            </w:pPr>
            <w:r w:rsidDel="00000000" w:rsidR="00000000" w:rsidRPr="00000000">
              <w:rPr>
                <w:rtl w:val="0"/>
              </w:rPr>
              <w:t xml:space="preserve">El sistema valida la información del formulario de registro de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1C">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1D">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1E">
            <w:pPr>
              <w:spacing w:after="0" w:before="240" w:line="276" w:lineRule="auto"/>
              <w:rPr/>
            </w:pPr>
            <w:r w:rsidDel="00000000" w:rsidR="00000000" w:rsidRPr="00000000">
              <w:rPr>
                <w:rtl w:val="0"/>
              </w:rPr>
              <w:t xml:space="preserve">El sistema registra la categoría de productos en la base de datos.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2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21">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22">
            <w:pPr>
              <w:spacing w:after="0" w:before="240" w:line="276" w:lineRule="auto"/>
              <w:rPr/>
            </w:pPr>
            <w:r w:rsidDel="00000000" w:rsidR="00000000" w:rsidRPr="00000000">
              <w:rPr>
                <w:rtl w:val="0"/>
              </w:rPr>
              <w:t xml:space="preserve">El sistema despliega un mensaje de confirmación.</w:t>
            </w:r>
          </w:p>
        </w:tc>
      </w:tr>
      <w:tr>
        <w:trPr>
          <w:cantSplit w:val="0"/>
          <w:trHeight w:val="5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24">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25">
            <w:pPr>
              <w:spacing w:after="0" w:before="240" w:line="276" w:lineRule="auto"/>
              <w:rPr/>
            </w:pPr>
            <w:r w:rsidDel="00000000" w:rsidR="00000000" w:rsidRPr="00000000">
              <w:rPr>
                <w:rtl w:val="0"/>
              </w:rPr>
              <w:t xml:space="preserve">Se ha registrado una categoría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28">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29">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2A">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2C">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2D">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2E">
            <w:pPr>
              <w:spacing w:after="0" w:before="240" w:line="276" w:lineRule="auto"/>
              <w:rPr/>
            </w:pPr>
            <w:r w:rsidDel="00000000" w:rsidR="00000000" w:rsidRPr="00000000">
              <w:rPr>
                <w:rtl w:val="0"/>
              </w:rPr>
              <w:t xml:space="preserve">     </w:t>
              <w:tab/>
              <w:t xml:space="preserve">Si la información del formulario es incorrecta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30">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31">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32">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33">
            <w:pPr>
              <w:spacing w:after="0" w:before="240" w:line="276" w:lineRule="auto"/>
              <w:rPr/>
            </w:pPr>
            <w:r w:rsidDel="00000000" w:rsidR="00000000" w:rsidRPr="00000000">
              <w:rPr>
                <w:rtl w:val="0"/>
              </w:rPr>
              <w:t xml:space="preserve">El sistema despliega un mensaje de error.</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34">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35">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36">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37">
            <w:pPr>
              <w:spacing w:after="0" w:before="240" w:line="276" w:lineRule="auto"/>
              <w:rPr/>
            </w:pPr>
            <w:r w:rsidDel="00000000" w:rsidR="00000000" w:rsidRPr="00000000">
              <w:rPr>
                <w:rtl w:val="0"/>
              </w:rPr>
              <w:t xml:space="preserve">     </w:t>
              <w:tab/>
              <w:t xml:space="preserve">El sistema redirige al usuario al paso Nro.3.</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38">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39">
            <w:pPr>
              <w:spacing w:after="0" w:before="240" w:line="276" w:lineRule="auto"/>
              <w:jc w:val="left"/>
              <w:rPr/>
            </w:pPr>
            <w:r w:rsidDel="00000000" w:rsidR="00000000" w:rsidRPr="00000000">
              <w:rPr>
                <w:rtl w:val="0"/>
              </w:rPr>
              <w:t xml:space="preserve">4</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3A">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3B">
            <w:pPr>
              <w:spacing w:after="0" w:before="240" w:line="276" w:lineRule="auto"/>
              <w:rPr/>
            </w:pPr>
            <w:r w:rsidDel="00000000" w:rsidR="00000000" w:rsidRPr="00000000">
              <w:rPr>
                <w:rtl w:val="0"/>
              </w:rPr>
              <w:t xml:space="preserve">Si la categoría de productos ya existe</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3C">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3D">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3E">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3F">
            <w:pPr>
              <w:spacing w:after="0" w:before="240" w:line="276" w:lineRule="auto"/>
              <w:rPr/>
            </w:pPr>
            <w:r w:rsidDel="00000000" w:rsidR="00000000" w:rsidRPr="00000000">
              <w:rPr>
                <w:rtl w:val="0"/>
              </w:rPr>
              <w:t xml:space="preserve">El sistema despliega un mensaje de error.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40">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41">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42">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43">
            <w:pPr>
              <w:spacing w:after="0" w:before="240" w:line="276" w:lineRule="auto"/>
              <w:rPr/>
            </w:pPr>
            <w:r w:rsidDel="00000000" w:rsidR="00000000" w:rsidRPr="00000000">
              <w:rPr>
                <w:rtl w:val="0"/>
              </w:rPr>
              <w:t xml:space="preserve">     </w:t>
              <w:tab/>
              <w:t xml:space="preserve">El sistema redirige al usuario al paso Nro.3.</w:t>
            </w:r>
          </w:p>
        </w:tc>
      </w:tr>
      <w:tr>
        <w:trPr>
          <w:cantSplit w:val="0"/>
          <w:trHeight w:val="133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44">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C45">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C46">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47">
            <w:pPr>
              <w:spacing w:after="0" w:before="240" w:line="276" w:lineRule="auto"/>
              <w:rPr/>
            </w:pPr>
            <w:r w:rsidDel="00000000" w:rsidR="00000000" w:rsidRPr="00000000">
              <w:rPr>
                <w:rtl w:val="0"/>
              </w:rPr>
              <w:t xml:space="preserve">CA04.1.1.1 El sistema debe permitir registrar categorías de productos, siempre y cuando la información del formulario sea correcta.</w:t>
            </w:r>
          </w:p>
          <w:p w:rsidR="00000000" w:rsidDel="00000000" w:rsidP="00000000" w:rsidRDefault="00000000" w:rsidRPr="00000000" w14:paraId="00001C48">
            <w:pPr>
              <w:spacing w:after="0" w:before="240" w:line="276" w:lineRule="auto"/>
              <w:rPr/>
            </w:pPr>
            <w:r w:rsidDel="00000000" w:rsidR="00000000" w:rsidRPr="00000000">
              <w:rPr>
                <w:rtl w:val="0"/>
              </w:rPr>
              <w:t xml:space="preserve">CA04.1.2.1 La categoría de productos debe tener un nombre.</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4B">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4C">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C4F">
      <w:pPr>
        <w:rPr/>
      </w:pPr>
      <w:r w:rsidDel="00000000" w:rsidR="00000000" w:rsidRPr="00000000">
        <w:rPr>
          <w:rtl w:val="0"/>
        </w:rPr>
      </w:r>
    </w:p>
    <w:p w:rsidR="00000000" w:rsidDel="00000000" w:rsidP="00000000" w:rsidRDefault="00000000" w:rsidRPr="00000000" w14:paraId="00001C50">
      <w:pPr>
        <w:rPr/>
      </w:pPr>
      <w:r w:rsidDel="00000000" w:rsidR="00000000" w:rsidRPr="00000000">
        <w:rPr>
          <w:rtl w:val="0"/>
        </w:rPr>
      </w:r>
    </w:p>
    <w:tbl>
      <w:tblPr>
        <w:tblStyle w:val="Table66"/>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125"/>
        <w:gridCol w:w="945"/>
        <w:gridCol w:w="4455"/>
        <w:tblGridChange w:id="0">
          <w:tblGrid>
            <w:gridCol w:w="2250"/>
            <w:gridCol w:w="1125"/>
            <w:gridCol w:w="945"/>
            <w:gridCol w:w="445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C51">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C52">
            <w:pPr>
              <w:spacing w:after="0" w:before="240" w:line="276" w:lineRule="auto"/>
              <w:rPr>
                <w:b w:val="1"/>
                <w:i w:val="1"/>
                <w:color w:val="ffffff"/>
              </w:rPr>
            </w:pPr>
            <w:r w:rsidDel="00000000" w:rsidR="00000000" w:rsidRPr="00000000">
              <w:rPr>
                <w:b w:val="1"/>
                <w:i w:val="1"/>
                <w:color w:val="ffffff"/>
                <w:rtl w:val="0"/>
              </w:rPr>
              <w:t xml:space="preserve">CU.04.1.6 actualizar las categorías de productos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55">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56">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C57">
            <w:pPr>
              <w:spacing w:after="0" w:before="240" w:line="276" w:lineRule="auto"/>
              <w:rPr/>
            </w:pPr>
            <w:r w:rsidDel="00000000" w:rsidR="00000000" w:rsidRPr="00000000">
              <w:rPr>
                <w:rtl w:val="0"/>
              </w:rPr>
              <w:t xml:space="preserve">CU 04.1 Gestión categoría de productos</w:t>
            </w:r>
          </w:p>
          <w:p w:rsidR="00000000" w:rsidDel="00000000" w:rsidP="00000000" w:rsidRDefault="00000000" w:rsidRPr="00000000" w14:paraId="00001C58">
            <w:pPr>
              <w:spacing w:after="0" w:before="240" w:line="276"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5B">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5C">
            <w:pPr>
              <w:spacing w:after="0" w:before="240" w:line="276" w:lineRule="auto"/>
              <w:rPr/>
            </w:pPr>
            <w:r w:rsidDel="00000000" w:rsidR="00000000" w:rsidRPr="00000000">
              <w:rPr>
                <w:rtl w:val="0"/>
              </w:rPr>
              <w:t xml:space="preserve">El Usuario debe haber iniciado sesión como administrador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5F">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60">
            <w:pPr>
              <w:spacing w:after="0" w:before="240" w:line="276" w:lineRule="auto"/>
              <w:rPr/>
            </w:pPr>
            <w:r w:rsidDel="00000000" w:rsidR="00000000" w:rsidRPr="00000000">
              <w:rPr>
                <w:rtl w:val="0"/>
              </w:rPr>
              <w:t xml:space="preserve">El sistema deberá comportarse como se describe en el siguiente caso de uso para actualizar las categorías de productos.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63">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64">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C65">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68">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69">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6A">
            <w:pPr>
              <w:spacing w:after="0" w:before="240" w:line="276" w:lineRule="auto"/>
              <w:rPr>
                <w:b w:val="1"/>
              </w:rPr>
            </w:pPr>
            <w:r w:rsidDel="00000000" w:rsidR="00000000" w:rsidRPr="00000000">
              <w:rPr>
                <w:b w:val="1"/>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6C">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6D">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6E">
            <w:pPr>
              <w:spacing w:after="0" w:before="240" w:line="276" w:lineRule="auto"/>
              <w:rPr/>
            </w:pPr>
            <w:r w:rsidDel="00000000" w:rsidR="00000000" w:rsidRPr="00000000">
              <w:rPr>
                <w:rtl w:val="0"/>
              </w:rPr>
              <w:t xml:space="preserve">Usuario ingresa a actualizar las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7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71">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72">
            <w:pPr>
              <w:spacing w:after="0" w:before="240" w:line="276" w:lineRule="auto"/>
              <w:rPr/>
            </w:pPr>
            <w:r w:rsidDel="00000000" w:rsidR="00000000" w:rsidRPr="00000000">
              <w:rPr>
                <w:rtl w:val="0"/>
              </w:rPr>
              <w:t xml:space="preserve">El sistema despliega una lista de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74">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75">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76">
            <w:pPr>
              <w:spacing w:after="0" w:before="240" w:line="276" w:lineRule="auto"/>
              <w:rPr/>
            </w:pPr>
            <w:r w:rsidDel="00000000" w:rsidR="00000000" w:rsidRPr="00000000">
              <w:rPr>
                <w:rtl w:val="0"/>
              </w:rPr>
              <w:t xml:space="preserve">El usuario selecciona una categoría de productos de la lista.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78">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79">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7A">
            <w:pPr>
              <w:spacing w:after="0" w:before="240" w:line="276" w:lineRule="auto"/>
              <w:rPr/>
            </w:pPr>
            <w:r w:rsidDel="00000000" w:rsidR="00000000" w:rsidRPr="00000000">
              <w:rPr>
                <w:rtl w:val="0"/>
              </w:rPr>
              <w:t xml:space="preserve">El sistema despliega un formulario de actualización de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7C">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7D">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7E">
            <w:pPr>
              <w:spacing w:after="0" w:before="240" w:line="276" w:lineRule="auto"/>
              <w:rPr/>
            </w:pPr>
            <w:r w:rsidDel="00000000" w:rsidR="00000000" w:rsidRPr="00000000">
              <w:rPr>
                <w:rtl w:val="0"/>
              </w:rPr>
              <w:t xml:space="preserve">El usuario diligencia el formulario de actualización de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80">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81">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82">
            <w:pPr>
              <w:spacing w:after="0" w:before="240" w:line="276" w:lineRule="auto"/>
              <w:rPr/>
            </w:pPr>
            <w:r w:rsidDel="00000000" w:rsidR="00000000" w:rsidRPr="00000000">
              <w:rPr>
                <w:rtl w:val="0"/>
              </w:rPr>
              <w:t xml:space="preserve">El sistema valida la información del formulario de actualización de categorías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84">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85">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86">
            <w:pPr>
              <w:spacing w:after="0" w:before="240" w:line="276" w:lineRule="auto"/>
              <w:rPr/>
            </w:pPr>
            <w:r w:rsidDel="00000000" w:rsidR="00000000" w:rsidRPr="00000000">
              <w:rPr>
                <w:rtl w:val="0"/>
              </w:rPr>
              <w:t xml:space="preserve">El sistema actualiza la categoría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88">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89">
            <w:pPr>
              <w:spacing w:after="0" w:before="240" w:line="276" w:lineRule="auto"/>
              <w:rPr/>
            </w:pPr>
            <w:r w:rsidDel="00000000" w:rsidR="00000000" w:rsidRPr="00000000">
              <w:rPr>
                <w:rtl w:val="0"/>
              </w:rPr>
              <w:t xml:space="preserve">8</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8A">
            <w:pPr>
              <w:spacing w:after="0" w:before="240" w:line="276" w:lineRule="auto"/>
              <w:rPr/>
            </w:pPr>
            <w:r w:rsidDel="00000000" w:rsidR="00000000" w:rsidRPr="00000000">
              <w:rPr>
                <w:rtl w:val="0"/>
              </w:rPr>
              <w:t xml:space="preserve">El sistema despliega un mensaje de confirmación.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8C">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8D">
            <w:pPr>
              <w:spacing w:after="0" w:before="240" w:line="276" w:lineRule="auto"/>
              <w:rPr/>
            </w:pPr>
            <w:r w:rsidDel="00000000" w:rsidR="00000000" w:rsidRPr="00000000">
              <w:rPr>
                <w:rtl w:val="0"/>
              </w:rPr>
              <w:t xml:space="preserve">Se ha actualizado una categoría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90">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91">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92">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94">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95">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96">
            <w:pPr>
              <w:spacing w:after="0" w:before="240" w:line="276" w:lineRule="auto"/>
              <w:rPr/>
            </w:pPr>
            <w:r w:rsidDel="00000000" w:rsidR="00000000" w:rsidRPr="00000000">
              <w:rPr>
                <w:rtl w:val="0"/>
              </w:rPr>
              <w:t xml:space="preserve">     </w:t>
              <w:tab/>
              <w:t xml:space="preserve">Si la información del formulario es incorrecta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98">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9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9A">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9B">
            <w:pPr>
              <w:spacing w:after="0" w:before="240" w:line="276" w:lineRule="auto"/>
              <w:rPr/>
            </w:pPr>
            <w:r w:rsidDel="00000000" w:rsidR="00000000" w:rsidRPr="00000000">
              <w:rPr>
                <w:rtl w:val="0"/>
              </w:rPr>
              <w:t xml:space="preserve">El sistema despliega un mensaje de error.</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9C">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9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9E">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9F">
            <w:pPr>
              <w:spacing w:after="0" w:before="240" w:line="276" w:lineRule="auto"/>
              <w:rPr/>
            </w:pPr>
            <w:r w:rsidDel="00000000" w:rsidR="00000000" w:rsidRPr="00000000">
              <w:rPr>
                <w:rtl w:val="0"/>
              </w:rPr>
              <w:t xml:space="preserve">El sistema redirige al usuario al paso Nro.5.</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A0">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A1">
            <w:pPr>
              <w:spacing w:after="0" w:before="240" w:line="276" w:lineRule="auto"/>
              <w:jc w:val="left"/>
              <w:rPr/>
            </w:pPr>
            <w:r w:rsidDel="00000000" w:rsidR="00000000" w:rsidRPr="00000000">
              <w:rPr>
                <w:rtl w:val="0"/>
              </w:rPr>
              <w:t xml:space="preserve">6</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A2">
            <w:pPr>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A3">
            <w:pPr>
              <w:spacing w:after="0" w:before="240" w:line="276" w:lineRule="auto"/>
              <w:rPr/>
            </w:pPr>
            <w:r w:rsidDel="00000000" w:rsidR="00000000" w:rsidRPr="00000000">
              <w:rPr>
                <w:rtl w:val="0"/>
              </w:rPr>
              <w:t xml:space="preserve">Si la categoría de productos no existe</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A4">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A5">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A6">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A7">
            <w:pPr>
              <w:spacing w:after="0" w:before="240" w:line="276" w:lineRule="auto"/>
              <w:rPr/>
            </w:pPr>
            <w:r w:rsidDel="00000000" w:rsidR="00000000" w:rsidRPr="00000000">
              <w:rPr>
                <w:rtl w:val="0"/>
              </w:rPr>
              <w:t xml:space="preserve">El sistema despliega un mensaje de error.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A8">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A9">
            <w:pPr>
              <w:spacing w:after="0" w:before="240" w:line="276" w:lineRule="auto"/>
              <w:jc w:val="left"/>
              <w:rPr/>
            </w:pPr>
            <w:r w:rsidDel="00000000" w:rsidR="00000000" w:rsidRPr="00000000">
              <w:rPr>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AA">
            <w:pPr>
              <w:spacing w:after="0" w:before="240" w:line="276" w:lineRule="auto"/>
              <w:jc w:val="right"/>
              <w:rPr/>
            </w:pPr>
            <w:r w:rsidDel="00000000" w:rsidR="00000000" w:rsidRPr="00000000">
              <w:rPr>
                <w:rtl w:val="0"/>
              </w:rPr>
              <w:t xml:space="preserve">2</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AB">
            <w:pPr>
              <w:spacing w:after="0" w:before="240" w:line="276" w:lineRule="auto"/>
              <w:rPr/>
            </w:pPr>
            <w:r w:rsidDel="00000000" w:rsidR="00000000" w:rsidRPr="00000000">
              <w:rPr>
                <w:rtl w:val="0"/>
              </w:rPr>
              <w:t xml:space="preserve">     </w:t>
              <w:tab/>
              <w:t xml:space="preserve">El sistema redirige al usuario al paso Nro.3.</w:t>
            </w:r>
          </w:p>
        </w:tc>
      </w:tr>
      <w:tr>
        <w:trPr>
          <w:cantSplit w:val="0"/>
          <w:trHeight w:val="133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AC">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CAD">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CAE">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AF">
            <w:pPr>
              <w:spacing w:after="0" w:before="240" w:line="276" w:lineRule="auto"/>
              <w:rPr/>
            </w:pPr>
            <w:r w:rsidDel="00000000" w:rsidR="00000000" w:rsidRPr="00000000">
              <w:rPr>
                <w:rtl w:val="0"/>
              </w:rPr>
              <w:t xml:space="preserve">CA04.1.1.1 El sistema debe permitir actualizar categorías de productos, siempre y cuando la información del formulario sea correcta y la categoría de productos exista.</w:t>
            </w:r>
          </w:p>
          <w:p w:rsidR="00000000" w:rsidDel="00000000" w:rsidP="00000000" w:rsidRDefault="00000000" w:rsidRPr="00000000" w14:paraId="00001CB0">
            <w:pPr>
              <w:spacing w:after="0" w:before="240" w:line="276" w:lineRule="auto"/>
              <w:rPr/>
            </w:pPr>
            <w:r w:rsidDel="00000000" w:rsidR="00000000" w:rsidRPr="00000000">
              <w:rPr>
                <w:rtl w:val="0"/>
              </w:rPr>
              <w:t xml:space="preserve">CA04.1.2.1 Los campos que se pueden actualizar son: nombre.</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B3">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B4">
            <w:pPr>
              <w:spacing w:after="0" w:before="240" w:line="276" w:lineRule="auto"/>
              <w:rPr/>
            </w:pPr>
            <w:r w:rsidDel="00000000" w:rsidR="00000000" w:rsidRPr="00000000">
              <w:rPr>
                <w:rtl w:val="0"/>
              </w:rPr>
              <w:t xml:space="preserve">Steven Villamizar Mendoza</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B7">
            <w:pPr>
              <w:spacing w:after="0" w:before="240" w:line="276" w:lineRule="auto"/>
              <w:rPr/>
            </w:pPr>
            <w:r w:rsidDel="00000000" w:rsidR="00000000" w:rsidRPr="00000000">
              <w:rPr>
                <w:rtl w:val="0"/>
              </w:rPr>
              <w:t xml:space="preserve"> </w:t>
            </w:r>
          </w:p>
          <w:p w:rsidR="00000000" w:rsidDel="00000000" w:rsidP="00000000" w:rsidRDefault="00000000" w:rsidRPr="00000000" w14:paraId="00001CB8">
            <w:pPr>
              <w:spacing w:after="0" w:before="240" w:line="276" w:lineRule="auto"/>
              <w:rPr>
                <w:b w:val="1"/>
              </w:rPr>
            </w:pPr>
            <w:r w:rsidDel="00000000" w:rsidR="00000000" w:rsidRPr="00000000">
              <w:rPr>
                <w:b w:val="1"/>
                <w:rtl w:val="0"/>
              </w:rPr>
              <w:t xml:space="preserve"> </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B9">
            <w:pPr>
              <w:spacing w:after="0" w:before="240" w:line="276" w:lineRule="auto"/>
              <w:rPr/>
            </w:pPr>
            <w:r w:rsidDel="00000000" w:rsidR="00000000" w:rsidRPr="00000000">
              <w:rPr>
                <w:rtl w:val="0"/>
              </w:rPr>
              <w:t xml:space="preserve"> </w:t>
            </w:r>
          </w:p>
        </w:tc>
      </w:tr>
    </w:tbl>
    <w:p w:rsidR="00000000" w:rsidDel="00000000" w:rsidP="00000000" w:rsidRDefault="00000000" w:rsidRPr="00000000" w14:paraId="00001CBC">
      <w:pPr>
        <w:rPr/>
      </w:pPr>
      <w:r w:rsidDel="00000000" w:rsidR="00000000" w:rsidRPr="00000000">
        <w:rPr>
          <w:rtl w:val="0"/>
        </w:rPr>
      </w:r>
    </w:p>
    <w:p w:rsidR="00000000" w:rsidDel="00000000" w:rsidP="00000000" w:rsidRDefault="00000000" w:rsidRPr="00000000" w14:paraId="00001CBD">
      <w:pPr>
        <w:rPr/>
      </w:pPr>
      <w:r w:rsidDel="00000000" w:rsidR="00000000" w:rsidRPr="00000000">
        <w:rPr>
          <w:rtl w:val="0"/>
        </w:rPr>
      </w:r>
    </w:p>
    <w:tbl>
      <w:tblPr>
        <w:tblStyle w:val="Table6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3.9865771812083"/>
        <w:gridCol w:w="1126.9932885906042"/>
        <w:gridCol w:w="949.0469798657718"/>
        <w:gridCol w:w="4507.973154362417"/>
        <w:tblGridChange w:id="0">
          <w:tblGrid>
            <w:gridCol w:w="2253.9865771812083"/>
            <w:gridCol w:w="1126.9932885906042"/>
            <w:gridCol w:w="949.0469798657718"/>
            <w:gridCol w:w="4507.973154362417"/>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CBE">
            <w:pPr>
              <w:spacing w:after="0" w:before="240" w:line="276" w:lineRule="auto"/>
              <w:rPr>
                <w:b w:val="1"/>
                <w:color w:val="ffffff"/>
              </w:rPr>
            </w:pPr>
            <w:r w:rsidDel="00000000" w:rsidR="00000000" w:rsidRPr="00000000">
              <w:rPr>
                <w:b w:val="1"/>
                <w:color w:val="ffffff"/>
                <w:rtl w:val="0"/>
              </w:rPr>
              <w:t xml:space="preserve">CU -</w:t>
            </w:r>
          </w:p>
        </w:tc>
        <w:tc>
          <w:tcPr>
            <w:gridSpan w:val="3"/>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CBF">
            <w:pPr>
              <w:spacing w:after="0" w:before="240" w:line="276" w:lineRule="auto"/>
              <w:rPr>
                <w:b w:val="1"/>
                <w:i w:val="1"/>
                <w:color w:val="ffffff"/>
              </w:rPr>
            </w:pPr>
            <w:r w:rsidDel="00000000" w:rsidR="00000000" w:rsidRPr="00000000">
              <w:rPr>
                <w:b w:val="1"/>
                <w:i w:val="1"/>
                <w:color w:val="ffffff"/>
                <w:rtl w:val="0"/>
              </w:rPr>
              <w:t xml:space="preserve">CU.04.1.6 Cambiar el estado de las categorías de productos</w:t>
            </w:r>
          </w:p>
        </w:tc>
      </w:tr>
      <w:tr>
        <w:trPr>
          <w:cantSplit w:val="0"/>
          <w:trHeight w:val="13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C2">
            <w:pPr>
              <w:spacing w:after="0" w:before="240" w:line="276" w:lineRule="auto"/>
              <w:rPr>
                <w:b w:val="1"/>
              </w:rPr>
            </w:pPr>
            <w:r w:rsidDel="00000000" w:rsidR="00000000" w:rsidRPr="00000000">
              <w:rPr>
                <w:b w:val="1"/>
                <w:rtl w:val="0"/>
              </w:rPr>
              <w:t xml:space="preserve">Dependencias</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C3">
            <w:pPr>
              <w:spacing w:after="0" w:before="240" w:line="276" w:lineRule="auto"/>
              <w:rPr/>
            </w:pPr>
            <w:r w:rsidDel="00000000" w:rsidR="00000000" w:rsidRPr="00000000">
              <w:rPr>
                <w:rtl w:val="0"/>
              </w:rPr>
              <w:t xml:space="preserve">CU 04 Compras</w:t>
            </w:r>
          </w:p>
          <w:p w:rsidR="00000000" w:rsidDel="00000000" w:rsidP="00000000" w:rsidRDefault="00000000" w:rsidRPr="00000000" w14:paraId="00001CC4">
            <w:pPr>
              <w:spacing w:after="0" w:before="240" w:line="276" w:lineRule="auto"/>
              <w:rPr/>
            </w:pPr>
            <w:r w:rsidDel="00000000" w:rsidR="00000000" w:rsidRPr="00000000">
              <w:rPr>
                <w:rtl w:val="0"/>
              </w:rPr>
              <w:t xml:space="preserve">CU 04.1 Gestión categoría de productos</w:t>
            </w:r>
          </w:p>
          <w:p w:rsidR="00000000" w:rsidDel="00000000" w:rsidP="00000000" w:rsidRDefault="00000000" w:rsidRPr="00000000" w14:paraId="00001CC5">
            <w:pPr>
              <w:spacing w:after="0" w:before="240" w:line="276" w:lineRule="auto"/>
              <w:rPr/>
            </w:pPr>
            <w:r w:rsidDel="00000000" w:rsidR="00000000" w:rsidRPr="00000000">
              <w:rPr>
                <w:rtl w:val="0"/>
              </w:rPr>
              <w:t xml:space="preserve"> </w:t>
            </w:r>
          </w:p>
        </w:tc>
      </w:tr>
      <w:tr>
        <w:trPr>
          <w:cantSplit w:val="0"/>
          <w:trHeight w:val="5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C8">
            <w:pPr>
              <w:spacing w:after="0" w:before="240" w:line="276" w:lineRule="auto"/>
              <w:rPr>
                <w:b w:val="1"/>
              </w:rPr>
            </w:pPr>
            <w:r w:rsidDel="00000000" w:rsidR="00000000" w:rsidRPr="00000000">
              <w:rPr>
                <w:b w:val="1"/>
                <w:rtl w:val="0"/>
              </w:rPr>
              <w:t xml:space="preserve">Pre – Condiciones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C9">
            <w:pPr>
              <w:spacing w:after="0" w:before="240" w:line="276" w:lineRule="auto"/>
              <w:rPr/>
            </w:pPr>
            <w:r w:rsidDel="00000000" w:rsidR="00000000" w:rsidRPr="00000000">
              <w:rPr>
                <w:rtl w:val="0"/>
              </w:rPr>
              <w:t xml:space="preserve">El Usuario debe haber iniciado sesión como administrador</w:t>
            </w:r>
          </w:p>
        </w:tc>
      </w:tr>
      <w:tr>
        <w:trPr>
          <w:cantSplit w:val="0"/>
          <w:trHeight w:val="87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CC">
            <w:pPr>
              <w:spacing w:after="0" w:before="240" w:line="276" w:lineRule="auto"/>
              <w:rPr>
                <w:b w:val="1"/>
              </w:rPr>
            </w:pPr>
            <w:r w:rsidDel="00000000" w:rsidR="00000000" w:rsidRPr="00000000">
              <w:rPr>
                <w:b w:val="1"/>
                <w:rtl w:val="0"/>
              </w:rPr>
              <w:t xml:space="preserve">Descripción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CD">
            <w:pPr>
              <w:spacing w:after="0" w:before="240" w:line="276" w:lineRule="auto"/>
              <w:rPr/>
            </w:pPr>
            <w:r w:rsidDel="00000000" w:rsidR="00000000" w:rsidRPr="00000000">
              <w:rPr>
                <w:rtl w:val="0"/>
              </w:rPr>
              <w:t xml:space="preserve">El sistema deberá comportarse como se describe en el siguiente caso de uso para cambiar el estado de las categorías de productos.</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D0">
            <w:pPr>
              <w:spacing w:after="0" w:before="240" w:line="276" w:lineRule="auto"/>
              <w:rPr>
                <w:b w:val="1"/>
              </w:rPr>
            </w:pPr>
            <w:r w:rsidDel="00000000" w:rsidR="00000000" w:rsidRPr="00000000">
              <w:rPr>
                <w:b w:val="1"/>
                <w:rtl w:val="0"/>
              </w:rPr>
              <w:t xml:space="preserve">Actores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D1">
            <w:pPr>
              <w:spacing w:after="0" w:before="240" w:line="276" w:lineRule="auto"/>
              <w:rPr/>
            </w:pPr>
            <w:r w:rsidDel="00000000" w:rsidR="00000000" w:rsidRPr="00000000">
              <w:rPr>
                <w:rtl w:val="0"/>
              </w:rPr>
              <w:t xml:space="preserve">Administrador</w:t>
            </w:r>
          </w:p>
          <w:p w:rsidR="00000000" w:rsidDel="00000000" w:rsidP="00000000" w:rsidRDefault="00000000" w:rsidRPr="00000000" w14:paraId="00001CD2">
            <w:pPr>
              <w:spacing w:after="0" w:before="240" w:line="276" w:lineRule="auto"/>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D5">
            <w:pPr>
              <w:spacing w:after="0" w:before="240" w:line="276" w:lineRule="auto"/>
              <w:rPr>
                <w:b w:val="1"/>
              </w:rPr>
            </w:pPr>
            <w:r w:rsidDel="00000000" w:rsidR="00000000" w:rsidRPr="00000000">
              <w:rPr>
                <w:b w:val="1"/>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D6">
            <w:pPr>
              <w:spacing w:after="0" w:before="240" w:line="276" w:lineRule="auto"/>
              <w:rPr>
                <w:b w:val="1"/>
              </w:rPr>
            </w:pPr>
            <w:r w:rsidDel="00000000" w:rsidR="00000000" w:rsidRPr="00000000">
              <w:rPr>
                <w:b w:val="1"/>
                <w:rtl w:val="0"/>
              </w:rPr>
              <w:t xml:space="preserve">Paso</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D7">
            <w:pPr>
              <w:spacing w:after="0" w:before="240" w:line="276" w:lineRule="auto"/>
              <w:rPr>
                <w:b w:val="1"/>
              </w:rPr>
            </w:pPr>
            <w:r w:rsidDel="00000000" w:rsidR="00000000" w:rsidRPr="00000000">
              <w:rPr>
                <w:b w:val="1"/>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D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DA">
            <w:pPr>
              <w:spacing w:after="0" w:before="240" w:line="276" w:lineRule="auto"/>
              <w:rPr/>
            </w:pPr>
            <w:r w:rsidDel="00000000" w:rsidR="00000000" w:rsidRPr="00000000">
              <w:rPr>
                <w:rtl w:val="0"/>
              </w:rPr>
              <w:t xml:space="preserve">1</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DB">
            <w:pPr>
              <w:spacing w:after="0" w:before="240" w:line="276" w:lineRule="auto"/>
              <w:rPr/>
            </w:pPr>
            <w:r w:rsidDel="00000000" w:rsidR="00000000" w:rsidRPr="00000000">
              <w:rPr>
                <w:rtl w:val="0"/>
              </w:rPr>
              <w:t xml:space="preserve">Usuario ingresa a cambiar el estado de las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D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DE">
            <w:pPr>
              <w:spacing w:after="0" w:before="240" w:line="276" w:lineRule="auto"/>
              <w:rPr/>
            </w:pPr>
            <w:r w:rsidDel="00000000" w:rsidR="00000000" w:rsidRPr="00000000">
              <w:rPr>
                <w:rtl w:val="0"/>
              </w:rPr>
              <w:t xml:space="preserve">2</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DF">
            <w:pPr>
              <w:spacing w:after="0" w:before="240" w:line="276" w:lineRule="auto"/>
              <w:rPr/>
            </w:pPr>
            <w:r w:rsidDel="00000000" w:rsidR="00000000" w:rsidRPr="00000000">
              <w:rPr>
                <w:rtl w:val="0"/>
              </w:rPr>
              <w:t xml:space="preserve">El sistema despliega una lista de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E1">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E2">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E3">
            <w:pPr>
              <w:spacing w:after="0" w:before="240" w:line="276" w:lineRule="auto"/>
              <w:rPr/>
            </w:pPr>
            <w:r w:rsidDel="00000000" w:rsidR="00000000" w:rsidRPr="00000000">
              <w:rPr>
                <w:rtl w:val="0"/>
              </w:rPr>
              <w:t xml:space="preserve">El usuario selecciona una categoría de productos de la lista.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E5">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E6">
            <w:pPr>
              <w:spacing w:after="0" w:before="240" w:line="276" w:lineRule="auto"/>
              <w:rPr/>
            </w:pPr>
            <w:r w:rsidDel="00000000" w:rsidR="00000000" w:rsidRPr="00000000">
              <w:rPr>
                <w:rtl w:val="0"/>
              </w:rPr>
              <w:t xml:space="preserve">4</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E7">
            <w:pPr>
              <w:spacing w:after="0" w:before="240" w:line="276" w:lineRule="auto"/>
              <w:rPr/>
            </w:pPr>
            <w:r w:rsidDel="00000000" w:rsidR="00000000" w:rsidRPr="00000000">
              <w:rPr>
                <w:rtl w:val="0"/>
              </w:rPr>
              <w:t xml:space="preserve">El sistema despliega un formulario de cambio de estado de categorías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E9">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EA">
            <w:pPr>
              <w:spacing w:after="0" w:before="240" w:line="276" w:lineRule="auto"/>
              <w:rPr/>
            </w:pPr>
            <w:r w:rsidDel="00000000" w:rsidR="00000000" w:rsidRPr="00000000">
              <w:rPr>
                <w:rtl w:val="0"/>
              </w:rPr>
              <w:t xml:space="preserve">5</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EB">
            <w:pPr>
              <w:spacing w:after="0" w:before="240" w:line="276" w:lineRule="auto"/>
              <w:rPr/>
            </w:pPr>
            <w:r w:rsidDel="00000000" w:rsidR="00000000" w:rsidRPr="00000000">
              <w:rPr>
                <w:rtl w:val="0"/>
              </w:rPr>
              <w:t xml:space="preserve">El usuario selecciona el nuevo estado de la categoría de productos.</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ED">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EE">
            <w:pPr>
              <w:spacing w:after="0" w:before="240" w:line="276" w:lineRule="auto"/>
              <w:rPr/>
            </w:pPr>
            <w:r w:rsidDel="00000000" w:rsidR="00000000" w:rsidRPr="00000000">
              <w:rPr>
                <w:rtl w:val="0"/>
              </w:rPr>
              <w:t xml:space="preserve">6</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EF">
            <w:pPr>
              <w:spacing w:after="0" w:before="240" w:line="276" w:lineRule="auto"/>
              <w:rPr/>
            </w:pPr>
            <w:r w:rsidDel="00000000" w:rsidR="00000000" w:rsidRPr="00000000">
              <w:rPr>
                <w:rtl w:val="0"/>
              </w:rPr>
              <w:t xml:space="preserve">El sistema cambia el estado de la categoría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F1">
            <w:pPr>
              <w:spacing w:after="0" w:before="240" w:line="276" w:lineRule="auto"/>
              <w:jc w:val="left"/>
              <w:rPr>
                <w:b w:val="1"/>
              </w:rPr>
            </w:pPr>
            <w:r w:rsidDel="00000000" w:rsidR="00000000" w:rsidRPr="00000000">
              <w:rPr>
                <w:b w:val="1"/>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F2">
            <w:pPr>
              <w:spacing w:after="0" w:before="240" w:line="276" w:lineRule="auto"/>
              <w:rPr/>
            </w:pPr>
            <w:r w:rsidDel="00000000" w:rsidR="00000000" w:rsidRPr="00000000">
              <w:rPr>
                <w:rtl w:val="0"/>
              </w:rPr>
              <w:t xml:space="preserve">7</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F3">
            <w:pPr>
              <w:spacing w:after="0" w:before="240" w:line="276" w:lineRule="auto"/>
              <w:rPr/>
            </w:pPr>
            <w:r w:rsidDel="00000000" w:rsidR="00000000" w:rsidRPr="00000000">
              <w:rPr>
                <w:rtl w:val="0"/>
              </w:rPr>
              <w:t xml:space="preserve">El sistema despliega un mensaje de confirmación.</w:t>
            </w:r>
          </w:p>
        </w:tc>
      </w:tr>
      <w:tr>
        <w:trPr>
          <w:cantSplit w:val="0"/>
          <w:trHeight w:val="5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F5">
            <w:pPr>
              <w:spacing w:after="0" w:before="240" w:line="276" w:lineRule="auto"/>
              <w:rPr>
                <w:b w:val="1"/>
              </w:rPr>
            </w:pPr>
            <w:r w:rsidDel="00000000" w:rsidR="00000000" w:rsidRPr="00000000">
              <w:rPr>
                <w:b w:val="1"/>
                <w:rtl w:val="0"/>
              </w:rPr>
              <w:t xml:space="preserve">Post - Condición</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F6">
            <w:pPr>
              <w:spacing w:after="0" w:before="240" w:line="276" w:lineRule="auto"/>
              <w:rPr/>
            </w:pPr>
            <w:r w:rsidDel="00000000" w:rsidR="00000000" w:rsidRPr="00000000">
              <w:rPr>
                <w:rtl w:val="0"/>
              </w:rPr>
              <w:t xml:space="preserve">Se ha cambiado el estado de una categoría de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F9">
            <w:pPr>
              <w:spacing w:after="0" w:before="240" w:line="276" w:lineRule="auto"/>
              <w:rPr>
                <w:b w:val="1"/>
              </w:rPr>
            </w:pPr>
            <w:r w:rsidDel="00000000" w:rsidR="00000000" w:rsidRPr="00000000">
              <w:rPr>
                <w:b w:val="1"/>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FA">
            <w:pPr>
              <w:spacing w:after="0" w:before="240" w:line="276" w:lineRule="auto"/>
              <w:rPr/>
            </w:pPr>
            <w:r w:rsidDel="00000000" w:rsidR="00000000" w:rsidRPr="00000000">
              <w:rPr>
                <w:rtl w:val="0"/>
              </w:rPr>
              <w:t xml:space="preserve">Paso</w:t>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CFB">
            <w:pPr>
              <w:spacing w:after="0" w:before="240" w:line="276" w:lineRule="auto"/>
              <w:rPr/>
            </w:pPr>
            <w:r w:rsidDel="00000000" w:rsidR="00000000" w:rsidRPr="00000000">
              <w:rPr>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FD">
            <w:pPr>
              <w:spacing w:after="0" w:before="240" w:line="276" w:lineRule="auto"/>
              <w:rPr>
                <w:b w:val="1"/>
              </w:rPr>
            </w:pPr>
            <w:r w:rsidDel="00000000" w:rsidR="00000000" w:rsidRPr="00000000">
              <w:rPr>
                <w:b w:val="1"/>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FE">
            <w:pPr>
              <w:spacing w:after="0" w:before="240" w:line="276" w:lineRule="auto"/>
              <w:rPr/>
            </w:pPr>
            <w:r w:rsidDel="00000000" w:rsidR="00000000" w:rsidRPr="00000000">
              <w:rPr>
                <w:rtl w:val="0"/>
              </w:rPr>
              <w:t xml:space="preserve">3</w:t>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CFF">
            <w:pPr>
              <w:spacing w:after="0" w:before="240" w:line="276" w:lineRule="auto"/>
              <w:rPr/>
            </w:pPr>
            <w:r w:rsidDel="00000000" w:rsidR="00000000" w:rsidRPr="00000000">
              <w:rPr>
                <w:rtl w:val="0"/>
              </w:rPr>
              <w:t xml:space="preserve">     </w:t>
              <w:tab/>
              <w:t xml:space="preserve">Si la categoría de productos no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D01">
            <w:pPr>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D02">
            <w:pPr>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D03">
            <w:pPr>
              <w:spacing w:after="0" w:before="240" w:line="276" w:lineRule="auto"/>
              <w:jc w:val="right"/>
              <w:rPr/>
            </w:pPr>
            <w:r w:rsidDel="00000000" w:rsidR="00000000" w:rsidRPr="00000000">
              <w:rPr>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D04">
            <w:pPr>
              <w:spacing w:after="0" w:before="240" w:line="276" w:lineRule="auto"/>
              <w:rPr/>
            </w:pPr>
            <w:r w:rsidDel="00000000" w:rsidR="00000000" w:rsidRPr="00000000">
              <w:rPr>
                <w:rtl w:val="0"/>
              </w:rPr>
              <w:t xml:space="preserve">El sistema despliega un mensaje de error.</w:t>
            </w:r>
          </w:p>
        </w:tc>
      </w:tr>
      <w:tr>
        <w:trPr>
          <w:cantSplit w:val="0"/>
          <w:trHeight w:val="160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D05">
            <w:pPr>
              <w:spacing w:after="0" w:before="240" w:line="276" w:lineRule="auto"/>
              <w:rPr>
                <w:b w:val="1"/>
              </w:rPr>
            </w:pPr>
            <w:r w:rsidDel="00000000" w:rsidR="00000000" w:rsidRPr="00000000">
              <w:rPr>
                <w:b w:val="1"/>
                <w:rtl w:val="0"/>
              </w:rPr>
              <w:t xml:space="preserve">Documentación</w:t>
            </w:r>
          </w:p>
          <w:p w:rsidR="00000000" w:rsidDel="00000000" w:rsidP="00000000" w:rsidRDefault="00000000" w:rsidRPr="00000000" w14:paraId="00001D06">
            <w:pPr>
              <w:spacing w:after="0" w:before="240" w:line="276" w:lineRule="auto"/>
              <w:rPr>
                <w:b w:val="1"/>
              </w:rPr>
            </w:pPr>
            <w:r w:rsidDel="00000000" w:rsidR="00000000" w:rsidRPr="00000000">
              <w:rPr>
                <w:b w:val="1"/>
                <w:rtl w:val="0"/>
              </w:rPr>
              <w:t xml:space="preserve">Regla de Negocio</w:t>
            </w:r>
          </w:p>
          <w:p w:rsidR="00000000" w:rsidDel="00000000" w:rsidP="00000000" w:rsidRDefault="00000000" w:rsidRPr="00000000" w14:paraId="00001D07">
            <w:pPr>
              <w:spacing w:after="0" w:before="240" w:line="276" w:lineRule="auto"/>
              <w:rPr>
                <w:b w:val="1"/>
              </w:rPr>
            </w:pPr>
            <w:r w:rsidDel="00000000" w:rsidR="00000000" w:rsidRPr="00000000">
              <w:rPr>
                <w:b w:val="1"/>
                <w:rtl w:val="0"/>
              </w:rPr>
              <w:t xml:space="preserve">Normatividad</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D08">
            <w:pPr>
              <w:spacing w:after="0" w:before="240" w:line="276" w:lineRule="auto"/>
              <w:rPr/>
            </w:pPr>
            <w:r w:rsidDel="00000000" w:rsidR="00000000" w:rsidRPr="00000000">
              <w:rPr>
                <w:rtl w:val="0"/>
              </w:rPr>
              <w:t xml:space="preserve">CA04.1.1.1 El sistema debe permitir cambiar el estado de las categorías de productos, siempre y cuando la categoría de productos exista.</w:t>
            </w:r>
          </w:p>
          <w:p w:rsidR="00000000" w:rsidDel="00000000" w:rsidP="00000000" w:rsidRDefault="00000000" w:rsidRPr="00000000" w14:paraId="00001D09">
            <w:pPr>
              <w:spacing w:after="0" w:before="240" w:line="276" w:lineRule="auto"/>
              <w:rPr/>
            </w:pPr>
            <w:r w:rsidDel="00000000" w:rsidR="00000000" w:rsidRPr="00000000">
              <w:rPr>
                <w:rtl w:val="0"/>
              </w:rPr>
              <w:t xml:space="preserve">CA04.1.2.1 Los estados posibles para una categoría de productos son: activo, inactivo.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D0C">
            <w:pPr>
              <w:spacing w:after="0" w:before="240" w:line="276" w:lineRule="auto"/>
              <w:rPr>
                <w:b w:val="1"/>
              </w:rPr>
            </w:pPr>
            <w:r w:rsidDel="00000000" w:rsidR="00000000" w:rsidRPr="00000000">
              <w:rPr>
                <w:b w:val="1"/>
                <w:rtl w:val="0"/>
              </w:rPr>
              <w:t xml:space="preserve">Responsables</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D0D">
            <w:pPr>
              <w:spacing w:after="0" w:before="240" w:line="276" w:lineRule="auto"/>
              <w:rPr/>
            </w:pPr>
            <w:r w:rsidDel="00000000" w:rsidR="00000000" w:rsidRPr="00000000">
              <w:rPr>
                <w:rtl w:val="0"/>
              </w:rPr>
              <w:t xml:space="preserve">Steven Villamizar Mendoza</w:t>
            </w:r>
          </w:p>
        </w:tc>
      </w:tr>
    </w:tbl>
    <w:p w:rsidR="00000000" w:rsidDel="00000000" w:rsidP="00000000" w:rsidRDefault="00000000" w:rsidRPr="00000000" w14:paraId="00001D10">
      <w:pPr>
        <w:rPr/>
      </w:pPr>
      <w:r w:rsidDel="00000000" w:rsidR="00000000" w:rsidRPr="00000000">
        <w:rPr>
          <w:rtl w:val="0"/>
        </w:rPr>
      </w:r>
    </w:p>
    <w:p w:rsidR="00000000" w:rsidDel="00000000" w:rsidP="00000000" w:rsidRDefault="00000000" w:rsidRPr="00000000" w14:paraId="00001D11">
      <w:pPr>
        <w:rPr/>
      </w:pPr>
      <w:r w:rsidDel="00000000" w:rsidR="00000000" w:rsidRPr="00000000">
        <w:rPr>
          <w:rtl w:val="0"/>
        </w:rPr>
      </w:r>
    </w:p>
    <w:p w:rsidR="00000000" w:rsidDel="00000000" w:rsidP="00000000" w:rsidRDefault="00000000" w:rsidRPr="00000000" w14:paraId="00001D12">
      <w:pPr>
        <w:rPr/>
      </w:pPr>
      <w:r w:rsidDel="00000000" w:rsidR="00000000" w:rsidRPr="00000000">
        <w:rPr>
          <w:rtl w:val="0"/>
        </w:rPr>
      </w:r>
    </w:p>
    <w:tbl>
      <w:tblPr>
        <w:tblStyle w:val="Table6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D13">
            <w:pPr>
              <w:spacing w:after="0" w:line="240" w:lineRule="auto"/>
              <w:rPr>
                <w:b w:val="1"/>
                <w:color w:val="ffffff"/>
              </w:rPr>
            </w:pPr>
            <w:r w:rsidDel="00000000" w:rsidR="00000000" w:rsidRPr="00000000">
              <w:rPr>
                <w:b w:val="1"/>
                <w:color w:val="ffffff"/>
                <w:rtl w:val="0"/>
              </w:rPr>
              <w:t xml:space="preserve">Escenario</w:t>
            </w:r>
          </w:p>
        </w:tc>
        <w:tc>
          <w:tcPr/>
          <w:p w:rsidR="00000000" w:rsidDel="00000000" w:rsidP="00000000" w:rsidRDefault="00000000" w:rsidRPr="00000000" w14:paraId="00001D14">
            <w:pPr>
              <w:spacing w:after="0" w:line="240" w:lineRule="auto"/>
              <w:rPr>
                <w:b w:val="1"/>
                <w:color w:val="ffffff"/>
              </w:rPr>
            </w:pPr>
            <w:r w:rsidDel="00000000" w:rsidR="00000000" w:rsidRPr="00000000">
              <w:rPr>
                <w:b w:val="1"/>
                <w:color w:val="ffffff"/>
                <w:rtl w:val="0"/>
              </w:rPr>
              <w:t xml:space="preserve">CU06  Ventas</w:t>
            </w:r>
          </w:p>
          <w:p w:rsidR="00000000" w:rsidDel="00000000" w:rsidP="00000000" w:rsidRDefault="00000000" w:rsidRPr="00000000" w14:paraId="00001D15">
            <w:pPr>
              <w:spacing w:after="0" w:line="240" w:lineRule="auto"/>
              <w:rPr>
                <w:b w:val="1"/>
                <w:color w:val="ffffff"/>
              </w:rPr>
            </w:pPr>
            <w:r w:rsidDel="00000000" w:rsidR="00000000" w:rsidRPr="00000000">
              <w:rPr>
                <w:b w:val="1"/>
                <w:color w:val="ffffff"/>
                <w:rtl w:val="0"/>
              </w:rPr>
              <w:t xml:space="preserve">CU06.1 Gestión agendamiento de citas</w:t>
            </w:r>
          </w:p>
        </w:tc>
        <w:tc>
          <w:tcPr/>
          <w:p w:rsidR="00000000" w:rsidDel="00000000" w:rsidP="00000000" w:rsidRDefault="00000000" w:rsidRPr="00000000" w14:paraId="00001D16">
            <w:pPr>
              <w:spacing w:after="0" w:line="240" w:lineRule="auto"/>
              <w:rPr>
                <w:b w:val="1"/>
                <w:color w:val="ffffff"/>
              </w:rPr>
            </w:pPr>
            <w:r w:rsidDel="00000000" w:rsidR="00000000" w:rsidRPr="00000000">
              <w:rPr>
                <w:rtl w:val="0"/>
              </w:rPr>
            </w:r>
          </w:p>
        </w:tc>
      </w:tr>
    </w:tbl>
    <w:p w:rsidR="00000000" w:rsidDel="00000000" w:rsidP="00000000" w:rsidRDefault="00000000" w:rsidRPr="00000000" w14:paraId="00001D17">
      <w:pPr>
        <w:rPr/>
      </w:pPr>
      <w:r w:rsidDel="00000000" w:rsidR="00000000" w:rsidRPr="00000000">
        <w:rPr>
          <w:rtl w:val="0"/>
        </w:rPr>
      </w:r>
    </w:p>
    <w:tbl>
      <w:tblPr>
        <w:tblStyle w:val="Table6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D18">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1D19">
            <w:pPr>
              <w:spacing w:after="0" w:line="240" w:lineRule="auto"/>
              <w:rPr>
                <w:b w:val="1"/>
                <w:color w:val="ffffff"/>
              </w:rPr>
            </w:pPr>
            <w:r w:rsidDel="00000000" w:rsidR="00000000" w:rsidRPr="00000000">
              <w:rPr>
                <w:b w:val="1"/>
                <w:i w:val="1"/>
                <w:color w:val="ffffff"/>
                <w:rtl w:val="0"/>
              </w:rPr>
              <w:t xml:space="preserve">CU.06.1.1  Registrar una cita</w:t>
            </w:r>
            <w:r w:rsidDel="00000000" w:rsidR="00000000" w:rsidRPr="00000000">
              <w:rPr>
                <w:rtl w:val="0"/>
              </w:rPr>
            </w:r>
          </w:p>
        </w:tc>
      </w:tr>
      <w:tr>
        <w:trPr>
          <w:cantSplit w:val="0"/>
          <w:tblHeader w:val="0"/>
        </w:trPr>
        <w:tc>
          <w:tcPr/>
          <w:p w:rsidR="00000000" w:rsidDel="00000000" w:rsidP="00000000" w:rsidRDefault="00000000" w:rsidRPr="00000000" w14:paraId="00001D1C">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1D1D">
            <w:pPr>
              <w:spacing w:after="0" w:line="240" w:lineRule="auto"/>
              <w:rPr/>
            </w:pPr>
            <w:r w:rsidDel="00000000" w:rsidR="00000000" w:rsidRPr="00000000">
              <w:rPr>
                <w:rtl w:val="0"/>
              </w:rPr>
              <w:t xml:space="preserve">CU 06 Ventas</w:t>
            </w:r>
          </w:p>
          <w:p w:rsidR="00000000" w:rsidDel="00000000" w:rsidP="00000000" w:rsidRDefault="00000000" w:rsidRPr="00000000" w14:paraId="00001D1E">
            <w:pPr>
              <w:spacing w:after="0" w:line="240" w:lineRule="auto"/>
              <w:rPr/>
            </w:pPr>
            <w:r w:rsidDel="00000000" w:rsidR="00000000" w:rsidRPr="00000000">
              <w:rPr>
                <w:rtl w:val="0"/>
              </w:rPr>
              <w:t xml:space="preserve">CU 06.1 Gestión agendamiento de citas</w:t>
            </w:r>
          </w:p>
        </w:tc>
      </w:tr>
      <w:tr>
        <w:trPr>
          <w:cantSplit w:val="0"/>
          <w:tblHeader w:val="0"/>
        </w:trPr>
        <w:tc>
          <w:tcPr/>
          <w:p w:rsidR="00000000" w:rsidDel="00000000" w:rsidP="00000000" w:rsidRDefault="00000000" w:rsidRPr="00000000" w14:paraId="00001D21">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1D22">
            <w:pPr>
              <w:spacing w:after="0" w:line="240" w:lineRule="auto"/>
              <w:rPr/>
            </w:pPr>
            <w:r w:rsidDel="00000000" w:rsidR="00000000" w:rsidRPr="00000000">
              <w:rPr>
                <w:rtl w:val="0"/>
              </w:rPr>
              <w:t xml:space="preserve">El Usuario que quiera registrar una cita debe haber iniciado sesión con el rol de administrador o empleado</w:t>
            </w:r>
          </w:p>
          <w:p w:rsidR="00000000" w:rsidDel="00000000" w:rsidP="00000000" w:rsidRDefault="00000000" w:rsidRPr="00000000" w14:paraId="00001D2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D26">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1D27">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1D28">
            <w:pPr>
              <w:spacing w:after="0" w:line="240" w:lineRule="auto"/>
              <w:rPr/>
            </w:pPr>
            <w:r w:rsidDel="00000000" w:rsidR="00000000" w:rsidRPr="00000000">
              <w:rPr>
                <w:rtl w:val="0"/>
              </w:rPr>
            </w:r>
          </w:p>
          <w:p w:rsidR="00000000" w:rsidDel="00000000" w:rsidP="00000000" w:rsidRDefault="00000000" w:rsidRPr="00000000" w14:paraId="00001D2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D2C">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1D2D">
            <w:pPr>
              <w:spacing w:after="0" w:line="240" w:lineRule="auto"/>
              <w:rPr/>
            </w:pPr>
            <w:r w:rsidDel="00000000" w:rsidR="00000000" w:rsidRPr="00000000">
              <w:rPr>
                <w:rtl w:val="0"/>
              </w:rPr>
              <w:t xml:space="preserve">Administrador</w:t>
            </w:r>
          </w:p>
          <w:p w:rsidR="00000000" w:rsidDel="00000000" w:rsidP="00000000" w:rsidRDefault="00000000" w:rsidRPr="00000000" w14:paraId="00001D2E">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1D31">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1D32">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1D33">
            <w:pPr>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D36">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1D37">
            <w:pPr>
              <w:spacing w:after="0" w:line="240" w:lineRule="auto"/>
              <w:rPr/>
            </w:pPr>
            <w:r w:rsidDel="00000000" w:rsidR="00000000" w:rsidRPr="00000000">
              <w:rPr>
                <w:rtl w:val="0"/>
              </w:rPr>
              <w:t xml:space="preserve">El usuario Ingresa a Crear una nueva cita</w:t>
            </w:r>
          </w:p>
        </w:tc>
      </w:tr>
      <w:tr>
        <w:trPr>
          <w:cantSplit w:val="0"/>
          <w:tblHeader w:val="0"/>
        </w:trPr>
        <w:tc>
          <w:tcPr>
            <w:vMerge w:val="continue"/>
          </w:tcPr>
          <w:p w:rsidR="00000000" w:rsidDel="00000000" w:rsidP="00000000" w:rsidRDefault="00000000" w:rsidRPr="00000000" w14:paraId="00001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3A">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1D3B">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3E">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1D3F">
            <w:pPr>
              <w:spacing w:after="0" w:line="240" w:lineRule="auto"/>
              <w:rPr/>
            </w:pPr>
            <w:r w:rsidDel="00000000" w:rsidR="00000000" w:rsidRPr="00000000">
              <w:rPr>
                <w:rtl w:val="0"/>
              </w:rPr>
              <w:t xml:space="preserve">El sistema muestra formulario de nueva cita</w:t>
            </w:r>
          </w:p>
        </w:tc>
      </w:tr>
      <w:tr>
        <w:trPr>
          <w:cantSplit w:val="0"/>
          <w:tblHeader w:val="0"/>
        </w:trPr>
        <w:tc>
          <w:tcPr>
            <w:vMerge w:val="continue"/>
          </w:tcPr>
          <w:p w:rsidR="00000000" w:rsidDel="00000000" w:rsidP="00000000" w:rsidRDefault="00000000" w:rsidRPr="00000000" w14:paraId="00001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42">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1D43">
            <w:pPr>
              <w:spacing w:after="0" w:line="240" w:lineRule="auto"/>
              <w:rPr/>
            </w:pPr>
            <w:r w:rsidDel="00000000" w:rsidR="00000000" w:rsidRPr="00000000">
              <w:rPr>
                <w:rtl w:val="0"/>
              </w:rPr>
              <w:t xml:space="preserve">El usuario diligencia formulario</w:t>
            </w:r>
          </w:p>
        </w:tc>
      </w:tr>
      <w:tr>
        <w:trPr>
          <w:cantSplit w:val="0"/>
          <w:tblHeader w:val="0"/>
        </w:trPr>
        <w:tc>
          <w:tcPr>
            <w:vMerge w:val="continue"/>
          </w:tcPr>
          <w:p w:rsidR="00000000" w:rsidDel="00000000" w:rsidP="00000000" w:rsidRDefault="00000000" w:rsidRPr="00000000" w14:paraId="00001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46">
            <w:pPr>
              <w:spacing w:after="0" w:line="240" w:lineRule="auto"/>
              <w:rPr/>
            </w:pPr>
            <w:r w:rsidDel="00000000" w:rsidR="00000000" w:rsidRPr="00000000">
              <w:rPr>
                <w:rtl w:val="0"/>
              </w:rPr>
              <w:t xml:space="preserve">5</w:t>
            </w:r>
          </w:p>
        </w:tc>
        <w:tc>
          <w:tcPr>
            <w:gridSpan w:val="2"/>
          </w:tcPr>
          <w:p w:rsidR="00000000" w:rsidDel="00000000" w:rsidP="00000000" w:rsidRDefault="00000000" w:rsidRPr="00000000" w14:paraId="00001D47">
            <w:pPr>
              <w:spacing w:after="0" w:line="240" w:lineRule="auto"/>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1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4A">
            <w:pPr>
              <w:spacing w:after="0" w:line="240" w:lineRule="auto"/>
              <w:rPr/>
            </w:pPr>
            <w:r w:rsidDel="00000000" w:rsidR="00000000" w:rsidRPr="00000000">
              <w:rPr>
                <w:rtl w:val="0"/>
              </w:rPr>
              <w:t xml:space="preserve">6</w:t>
            </w:r>
          </w:p>
        </w:tc>
        <w:tc>
          <w:tcPr>
            <w:gridSpan w:val="2"/>
          </w:tcPr>
          <w:p w:rsidR="00000000" w:rsidDel="00000000" w:rsidP="00000000" w:rsidRDefault="00000000" w:rsidRPr="00000000" w14:paraId="00001D4B">
            <w:pPr>
              <w:spacing w:after="0" w:line="240" w:lineRule="auto"/>
              <w:rPr/>
            </w:pPr>
            <w:r w:rsidDel="00000000" w:rsidR="00000000" w:rsidRPr="00000000">
              <w:rPr>
                <w:rtl w:val="0"/>
              </w:rPr>
              <w:t xml:space="preserve">El sistema crea la nueva cita</w:t>
            </w:r>
          </w:p>
        </w:tc>
      </w:tr>
      <w:tr>
        <w:trPr>
          <w:cantSplit w:val="0"/>
          <w:tblHeader w:val="0"/>
        </w:trPr>
        <w:tc>
          <w:tcPr>
            <w:vMerge w:val="continue"/>
          </w:tcPr>
          <w:p w:rsidR="00000000" w:rsidDel="00000000" w:rsidP="00000000" w:rsidRDefault="00000000" w:rsidRPr="00000000" w14:paraId="00001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4E">
            <w:pPr>
              <w:spacing w:after="0" w:line="240" w:lineRule="auto"/>
              <w:rPr/>
            </w:pPr>
            <w:r w:rsidDel="00000000" w:rsidR="00000000" w:rsidRPr="00000000">
              <w:rPr>
                <w:rtl w:val="0"/>
              </w:rPr>
              <w:t xml:space="preserve">7</w:t>
            </w:r>
          </w:p>
        </w:tc>
        <w:tc>
          <w:tcPr>
            <w:gridSpan w:val="2"/>
          </w:tcPr>
          <w:p w:rsidR="00000000" w:rsidDel="00000000" w:rsidP="00000000" w:rsidRDefault="00000000" w:rsidRPr="00000000" w14:paraId="00001D4F">
            <w:pPr>
              <w:spacing w:after="0" w:line="240" w:lineRule="auto"/>
              <w:rPr/>
            </w:pPr>
            <w:r w:rsidDel="00000000" w:rsidR="00000000" w:rsidRPr="00000000">
              <w:rPr>
                <w:rtl w:val="0"/>
              </w:rPr>
              <w:t xml:space="preserve">El sistema arroja un mensaje al usuario ”registro exitoso de la cita”</w:t>
            </w:r>
          </w:p>
        </w:tc>
      </w:tr>
      <w:tr>
        <w:trPr>
          <w:cantSplit w:val="0"/>
          <w:tblHeader w:val="0"/>
        </w:trPr>
        <w:tc>
          <w:tcPr/>
          <w:p w:rsidR="00000000" w:rsidDel="00000000" w:rsidP="00000000" w:rsidRDefault="00000000" w:rsidRPr="00000000" w14:paraId="00001D51">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1D52">
            <w:pPr>
              <w:spacing w:after="0" w:line="240" w:lineRule="auto"/>
              <w:rPr/>
            </w:pPr>
            <w:r w:rsidDel="00000000" w:rsidR="00000000" w:rsidRPr="00000000">
              <w:rPr>
                <w:rtl w:val="0"/>
              </w:rPr>
              <w:t xml:space="preserve">8</w:t>
            </w:r>
          </w:p>
        </w:tc>
        <w:tc>
          <w:tcPr>
            <w:gridSpan w:val="2"/>
          </w:tcPr>
          <w:p w:rsidR="00000000" w:rsidDel="00000000" w:rsidP="00000000" w:rsidRDefault="00000000" w:rsidRPr="00000000" w14:paraId="00001D53">
            <w:pPr>
              <w:spacing w:after="0" w:line="240" w:lineRule="auto"/>
              <w:rPr/>
            </w:pPr>
            <w:r w:rsidDel="00000000" w:rsidR="00000000" w:rsidRPr="00000000">
              <w:rPr>
                <w:rtl w:val="0"/>
              </w:rPr>
              <w:t xml:space="preserve">El sistema ejecuta el cu 06.1.5</w:t>
            </w:r>
          </w:p>
        </w:tc>
      </w:tr>
      <w:tr>
        <w:trPr>
          <w:cantSplit w:val="0"/>
          <w:tblHeader w:val="0"/>
        </w:trPr>
        <w:tc>
          <w:tcPr/>
          <w:p w:rsidR="00000000" w:rsidDel="00000000" w:rsidP="00000000" w:rsidRDefault="00000000" w:rsidRPr="00000000" w14:paraId="00001D55">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1D56">
            <w:pPr>
              <w:spacing w:after="0" w:line="240" w:lineRule="auto"/>
              <w:rPr/>
            </w:pPr>
            <w:r w:rsidDel="00000000" w:rsidR="00000000" w:rsidRPr="00000000">
              <w:rPr>
                <w:rtl w:val="0"/>
              </w:rPr>
              <w:t xml:space="preserve">El sistema ha registrado una nueva cita</w:t>
            </w:r>
          </w:p>
        </w:tc>
      </w:tr>
      <w:tr>
        <w:trPr>
          <w:cantSplit w:val="0"/>
          <w:tblHeader w:val="0"/>
        </w:trPr>
        <w:tc>
          <w:tcPr/>
          <w:p w:rsidR="00000000" w:rsidDel="00000000" w:rsidP="00000000" w:rsidRDefault="00000000" w:rsidRPr="00000000" w14:paraId="00001D59">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1D5A">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1D5B">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D5D">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1D5E">
            <w:pPr>
              <w:spacing w:after="0" w:line="240" w:lineRule="auto"/>
              <w:rPr/>
            </w:pPr>
            <w:r w:rsidDel="00000000" w:rsidR="00000000" w:rsidRPr="00000000">
              <w:rPr>
                <w:rtl w:val="0"/>
              </w:rPr>
              <w:t xml:space="preserve">5</w:t>
            </w:r>
          </w:p>
        </w:tc>
        <w:tc>
          <w:tcPr>
            <w:gridSpan w:val="2"/>
          </w:tcPr>
          <w:p w:rsidR="00000000" w:rsidDel="00000000" w:rsidP="00000000" w:rsidRDefault="00000000" w:rsidRPr="00000000" w14:paraId="00001D5F">
            <w:pPr>
              <w:spacing w:after="0" w:line="240" w:lineRule="auto"/>
              <w:rPr/>
            </w:pPr>
            <w:r w:rsidDel="00000000" w:rsidR="00000000" w:rsidRPr="00000000">
              <w:rPr>
                <w:rtl w:val="0"/>
              </w:rPr>
              <w:t xml:space="preserve">5.1. Si todos los campos no estan diligenciados?</w:t>
            </w:r>
          </w:p>
        </w:tc>
      </w:tr>
      <w:tr>
        <w:trPr>
          <w:cantSplit w:val="0"/>
          <w:trHeight w:val="66" w:hRule="atLeast"/>
          <w:tblHeader w:val="0"/>
        </w:trPr>
        <w:tc>
          <w:tcPr>
            <w:vMerge w:val="continue"/>
          </w:tcPr>
          <w:p w:rsidR="00000000" w:rsidDel="00000000" w:rsidP="00000000" w:rsidRDefault="00000000" w:rsidRPr="00000000" w14:paraId="00001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63">
            <w:pPr>
              <w:spacing w:after="0" w:line="240" w:lineRule="auto"/>
              <w:jc w:val="right"/>
              <w:rPr/>
            </w:pPr>
            <w:r w:rsidDel="00000000" w:rsidR="00000000" w:rsidRPr="00000000">
              <w:rPr>
                <w:rtl w:val="0"/>
              </w:rPr>
              <w:t xml:space="preserve">1</w:t>
            </w:r>
          </w:p>
        </w:tc>
        <w:tc>
          <w:tcPr/>
          <w:p w:rsidR="00000000" w:rsidDel="00000000" w:rsidP="00000000" w:rsidRDefault="00000000" w:rsidRPr="00000000" w14:paraId="00001D64">
            <w:pPr>
              <w:spacing w:after="0" w:line="240" w:lineRule="auto"/>
              <w:rPr/>
            </w:pPr>
            <w:r w:rsidDel="00000000" w:rsidR="00000000" w:rsidRPr="00000000">
              <w:rPr>
                <w:rtl w:val="0"/>
              </w:rPr>
              <w:t xml:space="preserve">El sistema lanzara un mensaje de alerta diciendo que “todos los campos deben estar diligenciados”</w:t>
            </w:r>
          </w:p>
        </w:tc>
      </w:tr>
      <w:tr>
        <w:trPr>
          <w:cantSplit w:val="0"/>
          <w:trHeight w:val="66" w:hRule="atLeast"/>
          <w:tblHeader w:val="0"/>
        </w:trPr>
        <w:tc>
          <w:tcPr>
            <w:vMerge w:val="continue"/>
          </w:tcPr>
          <w:p w:rsidR="00000000" w:rsidDel="00000000" w:rsidP="00000000" w:rsidRDefault="00000000" w:rsidRPr="00000000" w14:paraId="00001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67">
            <w:pPr>
              <w:spacing w:after="0" w:line="240" w:lineRule="auto"/>
              <w:jc w:val="right"/>
              <w:rPr/>
            </w:pPr>
            <w:r w:rsidDel="00000000" w:rsidR="00000000" w:rsidRPr="00000000">
              <w:rPr>
                <w:rtl w:val="0"/>
              </w:rPr>
              <w:t xml:space="preserve">2</w:t>
            </w:r>
          </w:p>
        </w:tc>
        <w:tc>
          <w:tcPr/>
          <w:p w:rsidR="00000000" w:rsidDel="00000000" w:rsidP="00000000" w:rsidRDefault="00000000" w:rsidRPr="00000000" w14:paraId="00001D68">
            <w:pPr>
              <w:spacing w:after="0" w:line="240" w:lineRule="auto"/>
              <w:rPr/>
            </w:pPr>
            <w:r w:rsidDel="00000000" w:rsidR="00000000" w:rsidRPr="00000000">
              <w:rPr>
                <w:rtl w:val="0"/>
              </w:rPr>
              <w:t xml:space="preserve">El sistema lo manda al paso 4</w:t>
            </w:r>
          </w:p>
        </w:tc>
      </w:tr>
      <w:tr>
        <w:trPr>
          <w:cantSplit w:val="0"/>
          <w:trHeight w:val="66" w:hRule="atLeast"/>
          <w:tblHeader w:val="0"/>
        </w:trPr>
        <w:tc>
          <w:tcPr>
            <w:vMerge w:val="continue"/>
          </w:tcPr>
          <w:p w:rsidR="00000000" w:rsidDel="00000000" w:rsidP="00000000" w:rsidRDefault="00000000" w:rsidRPr="00000000" w14:paraId="00001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6B">
            <w:pPr>
              <w:spacing w:after="0" w:line="240" w:lineRule="auto"/>
              <w:jc w:val="right"/>
              <w:rPr/>
            </w:pPr>
            <w:r w:rsidDel="00000000" w:rsidR="00000000" w:rsidRPr="00000000">
              <w:rPr>
                <w:rtl w:val="0"/>
              </w:rPr>
            </w:r>
          </w:p>
        </w:tc>
        <w:tc>
          <w:tcPr/>
          <w:p w:rsidR="00000000" w:rsidDel="00000000" w:rsidP="00000000" w:rsidRDefault="00000000" w:rsidRPr="00000000" w14:paraId="00001D6C">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1D6E">
            <w:pPr>
              <w:spacing w:after="0" w:line="240" w:lineRule="auto"/>
              <w:rPr/>
            </w:pPr>
            <w:r w:rsidDel="00000000" w:rsidR="00000000" w:rsidRPr="00000000">
              <w:rPr>
                <w:rtl w:val="0"/>
              </w:rPr>
            </w:r>
          </w:p>
        </w:tc>
        <w:tc>
          <w:tcPr>
            <w:gridSpan w:val="2"/>
          </w:tcPr>
          <w:p w:rsidR="00000000" w:rsidDel="00000000" w:rsidP="00000000" w:rsidRDefault="00000000" w:rsidRPr="00000000" w14:paraId="00001D6F">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D73">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D77">
            <w:pPr>
              <w:spacing w:after="0" w:line="240" w:lineRule="auto"/>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D79">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1D7A">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1D7B">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1D7C">
            <w:pPr>
              <w:spacing w:after="0" w:line="240" w:lineRule="auto"/>
              <w:rPr/>
            </w:pPr>
            <w:r w:rsidDel="00000000" w:rsidR="00000000" w:rsidRPr="00000000">
              <w:rPr>
                <w:highlight w:val="white"/>
                <w:rtl w:val="0"/>
              </w:rPr>
              <w:t xml:space="preserve">cu 06.1.1.1 Se deben ingresar los campos: Nombre del cliente(String), Nombre del empleado(String),  Hora de la cita(Datetime), Servicio prestado(String), Producto(String).</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D80">
            <w:pPr>
              <w:spacing w:after="0" w:line="240" w:lineRule="auto"/>
              <w:rPr/>
            </w:pPr>
            <w:r w:rsidDel="00000000" w:rsidR="00000000" w:rsidRPr="00000000">
              <w:rPr>
                <w:highlight w:val="white"/>
                <w:rtl w:val="0"/>
              </w:rPr>
              <w:t xml:space="preserve">cu 06.1.1.2 Todos los campos deben de estar llenos para registrar una cita.</w:t>
            </w:r>
            <w:r w:rsidDel="00000000" w:rsidR="00000000" w:rsidRPr="00000000">
              <w:rPr>
                <w:rtl w:val="0"/>
              </w:rPr>
            </w:r>
          </w:p>
        </w:tc>
      </w:tr>
      <w:tr>
        <w:trPr>
          <w:cantSplit w:val="0"/>
          <w:tblHeader w:val="0"/>
        </w:trPr>
        <w:tc>
          <w:tcPr/>
          <w:p w:rsidR="00000000" w:rsidDel="00000000" w:rsidP="00000000" w:rsidRDefault="00000000" w:rsidRPr="00000000" w14:paraId="00001D83">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1D8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D87">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1D88">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1D8B">
      <w:pPr>
        <w:rPr>
          <w:b w:val="1"/>
        </w:rPr>
      </w:pPr>
      <w:r w:rsidDel="00000000" w:rsidR="00000000" w:rsidRPr="00000000">
        <w:rPr>
          <w:rtl w:val="0"/>
        </w:rPr>
      </w:r>
    </w:p>
    <w:p w:rsidR="00000000" w:rsidDel="00000000" w:rsidP="00000000" w:rsidRDefault="00000000" w:rsidRPr="00000000" w14:paraId="00001D8C">
      <w:pPr>
        <w:rPr>
          <w:b w:val="1"/>
        </w:rPr>
      </w:pPr>
      <w:r w:rsidDel="00000000" w:rsidR="00000000" w:rsidRPr="00000000">
        <w:rPr>
          <w:b w:val="1"/>
          <w:rtl w:val="0"/>
        </w:rPr>
        <w:t xml:space="preserve">//</w:t>
      </w:r>
    </w:p>
    <w:p w:rsidR="00000000" w:rsidDel="00000000" w:rsidP="00000000" w:rsidRDefault="00000000" w:rsidRPr="00000000" w14:paraId="00001D8D">
      <w:pPr>
        <w:rPr/>
      </w:pPr>
      <w:r w:rsidDel="00000000" w:rsidR="00000000" w:rsidRPr="00000000">
        <w:rPr>
          <w:rtl w:val="0"/>
        </w:rPr>
      </w:r>
    </w:p>
    <w:tbl>
      <w:tblPr>
        <w:tblStyle w:val="Table7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D8E">
            <w:pPr>
              <w:spacing w:after="0" w:line="240" w:lineRule="auto"/>
              <w:rPr>
                <w:b w:val="1"/>
                <w:color w:val="ffffff"/>
              </w:rPr>
            </w:pPr>
            <w:r w:rsidDel="00000000" w:rsidR="00000000" w:rsidRPr="00000000">
              <w:rPr>
                <w:b w:val="1"/>
                <w:color w:val="ffffff"/>
                <w:rtl w:val="0"/>
              </w:rPr>
              <w:t xml:space="preserve">Escenario</w:t>
            </w:r>
          </w:p>
        </w:tc>
        <w:tc>
          <w:tcPr/>
          <w:p w:rsidR="00000000" w:rsidDel="00000000" w:rsidP="00000000" w:rsidRDefault="00000000" w:rsidRPr="00000000" w14:paraId="00001D8F">
            <w:pPr>
              <w:spacing w:after="0" w:line="240" w:lineRule="auto"/>
              <w:rPr>
                <w:b w:val="1"/>
                <w:color w:val="ffffff"/>
              </w:rPr>
            </w:pPr>
            <w:r w:rsidDel="00000000" w:rsidR="00000000" w:rsidRPr="00000000">
              <w:rPr>
                <w:b w:val="1"/>
                <w:color w:val="ffffff"/>
                <w:rtl w:val="0"/>
              </w:rPr>
              <w:t xml:space="preserve">CU06  Ventas</w:t>
            </w:r>
          </w:p>
          <w:p w:rsidR="00000000" w:rsidDel="00000000" w:rsidP="00000000" w:rsidRDefault="00000000" w:rsidRPr="00000000" w14:paraId="00001D90">
            <w:pPr>
              <w:spacing w:after="0" w:line="240" w:lineRule="auto"/>
              <w:rPr>
                <w:b w:val="1"/>
                <w:color w:val="ffffff"/>
              </w:rPr>
            </w:pPr>
            <w:r w:rsidDel="00000000" w:rsidR="00000000" w:rsidRPr="00000000">
              <w:rPr>
                <w:b w:val="1"/>
                <w:color w:val="ffffff"/>
                <w:rtl w:val="0"/>
              </w:rPr>
              <w:t xml:space="preserve">CU06.1 Gestión agendamiento de citas</w:t>
            </w:r>
          </w:p>
        </w:tc>
        <w:tc>
          <w:tcPr/>
          <w:p w:rsidR="00000000" w:rsidDel="00000000" w:rsidP="00000000" w:rsidRDefault="00000000" w:rsidRPr="00000000" w14:paraId="00001D91">
            <w:pPr>
              <w:spacing w:after="0" w:line="240" w:lineRule="auto"/>
              <w:rPr>
                <w:b w:val="1"/>
                <w:color w:val="ffffff"/>
              </w:rPr>
            </w:pPr>
            <w:r w:rsidDel="00000000" w:rsidR="00000000" w:rsidRPr="00000000">
              <w:rPr>
                <w:rtl w:val="0"/>
              </w:rPr>
            </w:r>
          </w:p>
        </w:tc>
      </w:tr>
    </w:tbl>
    <w:p w:rsidR="00000000" w:rsidDel="00000000" w:rsidP="00000000" w:rsidRDefault="00000000" w:rsidRPr="00000000" w14:paraId="00001D92">
      <w:pPr>
        <w:rPr/>
      </w:pPr>
      <w:r w:rsidDel="00000000" w:rsidR="00000000" w:rsidRPr="00000000">
        <w:rPr>
          <w:rtl w:val="0"/>
        </w:rPr>
      </w:r>
    </w:p>
    <w:tbl>
      <w:tblPr>
        <w:tblStyle w:val="Table7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D93">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1D94">
            <w:pPr>
              <w:spacing w:after="0" w:line="240" w:lineRule="auto"/>
              <w:rPr>
                <w:b w:val="1"/>
                <w:color w:val="ffffff"/>
              </w:rPr>
            </w:pPr>
            <w:r w:rsidDel="00000000" w:rsidR="00000000" w:rsidRPr="00000000">
              <w:rPr>
                <w:b w:val="1"/>
                <w:i w:val="1"/>
                <w:color w:val="ffffff"/>
                <w:rtl w:val="0"/>
              </w:rPr>
              <w:t xml:space="preserve">CU.06.1.2  Consultar una cita</w:t>
            </w:r>
            <w:r w:rsidDel="00000000" w:rsidR="00000000" w:rsidRPr="00000000">
              <w:rPr>
                <w:rtl w:val="0"/>
              </w:rPr>
            </w:r>
          </w:p>
        </w:tc>
      </w:tr>
      <w:tr>
        <w:trPr>
          <w:cantSplit w:val="0"/>
          <w:tblHeader w:val="0"/>
        </w:trPr>
        <w:tc>
          <w:tcPr/>
          <w:p w:rsidR="00000000" w:rsidDel="00000000" w:rsidP="00000000" w:rsidRDefault="00000000" w:rsidRPr="00000000" w14:paraId="00001D97">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1D98">
            <w:pPr>
              <w:spacing w:after="0" w:line="240" w:lineRule="auto"/>
              <w:rPr/>
            </w:pPr>
            <w:r w:rsidDel="00000000" w:rsidR="00000000" w:rsidRPr="00000000">
              <w:rPr>
                <w:rtl w:val="0"/>
              </w:rPr>
              <w:t xml:space="preserve">CU 06 Ventas</w:t>
            </w:r>
          </w:p>
          <w:p w:rsidR="00000000" w:rsidDel="00000000" w:rsidP="00000000" w:rsidRDefault="00000000" w:rsidRPr="00000000" w14:paraId="00001D99">
            <w:pPr>
              <w:spacing w:after="0" w:line="240" w:lineRule="auto"/>
              <w:rPr/>
            </w:pPr>
            <w:r w:rsidDel="00000000" w:rsidR="00000000" w:rsidRPr="00000000">
              <w:rPr>
                <w:rtl w:val="0"/>
              </w:rPr>
              <w:t xml:space="preserve">CU 06.1 Gestión agendamiento de citas</w:t>
            </w:r>
          </w:p>
        </w:tc>
      </w:tr>
      <w:tr>
        <w:trPr>
          <w:cantSplit w:val="0"/>
          <w:tblHeader w:val="0"/>
        </w:trPr>
        <w:tc>
          <w:tcPr/>
          <w:p w:rsidR="00000000" w:rsidDel="00000000" w:rsidP="00000000" w:rsidRDefault="00000000" w:rsidRPr="00000000" w14:paraId="00001D9C">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1D9D">
            <w:pPr>
              <w:spacing w:after="0" w:line="240" w:lineRule="auto"/>
              <w:rPr/>
            </w:pPr>
            <w:r w:rsidDel="00000000" w:rsidR="00000000" w:rsidRPr="00000000">
              <w:rPr>
                <w:rtl w:val="0"/>
              </w:rPr>
              <w:t xml:space="preserve">El Usuario que quiera consultar una cita debe haber iniciado sesión con el rol de administrador o empleado</w:t>
            </w:r>
          </w:p>
          <w:p w:rsidR="00000000" w:rsidDel="00000000" w:rsidP="00000000" w:rsidRDefault="00000000" w:rsidRPr="00000000" w14:paraId="00001D9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DA1">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1DA2">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1DA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DA6">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1DA7">
            <w:pPr>
              <w:spacing w:after="0" w:line="240" w:lineRule="auto"/>
              <w:rPr/>
            </w:pPr>
            <w:r w:rsidDel="00000000" w:rsidR="00000000" w:rsidRPr="00000000">
              <w:rPr>
                <w:rtl w:val="0"/>
              </w:rPr>
              <w:t xml:space="preserve">Administrador</w:t>
            </w:r>
          </w:p>
          <w:p w:rsidR="00000000" w:rsidDel="00000000" w:rsidP="00000000" w:rsidRDefault="00000000" w:rsidRPr="00000000" w14:paraId="00001DA8">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1DAB">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1DAC">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1DAD">
            <w:pPr>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1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DB0">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1DB1">
            <w:pPr>
              <w:spacing w:after="0" w:line="240" w:lineRule="auto"/>
              <w:rPr/>
            </w:pPr>
            <w:r w:rsidDel="00000000" w:rsidR="00000000" w:rsidRPr="00000000">
              <w:rPr>
                <w:rtl w:val="0"/>
              </w:rPr>
              <w:t xml:space="preserve">El usuario ingresa a buscar información sobre las citas</w:t>
            </w:r>
          </w:p>
        </w:tc>
      </w:tr>
      <w:tr>
        <w:trPr>
          <w:cantSplit w:val="0"/>
          <w:tblHeader w:val="0"/>
        </w:trPr>
        <w:tc>
          <w:tcPr>
            <w:vMerge w:val="continue"/>
          </w:tcPr>
          <w:p w:rsidR="00000000" w:rsidDel="00000000" w:rsidP="00000000" w:rsidRDefault="00000000" w:rsidRPr="00000000" w14:paraId="00001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B4">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1DB5">
            <w:pPr>
              <w:spacing w:after="0" w:line="240" w:lineRule="auto"/>
              <w:rPr/>
            </w:pPr>
            <w:r w:rsidDel="00000000" w:rsidR="00000000" w:rsidRPr="00000000">
              <w:rPr>
                <w:rtl w:val="0"/>
              </w:rPr>
              <w:t xml:space="preserve">El sistema toma el dato de búsqueda</w:t>
            </w:r>
          </w:p>
        </w:tc>
      </w:tr>
      <w:tr>
        <w:trPr>
          <w:cantSplit w:val="0"/>
          <w:tblHeader w:val="0"/>
        </w:trPr>
        <w:tc>
          <w:tcPr>
            <w:vMerge w:val="continue"/>
          </w:tcPr>
          <w:p w:rsidR="00000000" w:rsidDel="00000000" w:rsidP="00000000" w:rsidRDefault="00000000" w:rsidRPr="00000000" w14:paraId="00001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B8">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1DB9">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BC">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1DBD">
            <w:pPr>
              <w:spacing w:after="0" w:line="240" w:lineRule="auto"/>
              <w:rPr/>
            </w:pPr>
            <w:r w:rsidDel="00000000" w:rsidR="00000000" w:rsidRPr="00000000">
              <w:rPr>
                <w:rtl w:val="0"/>
              </w:rPr>
              <w:t xml:space="preserve">El sistema ejecuta el cu 06.1.5 en listar citas</w:t>
            </w:r>
          </w:p>
        </w:tc>
      </w:tr>
      <w:tr>
        <w:trPr>
          <w:cantSplit w:val="0"/>
          <w:tblHeader w:val="0"/>
        </w:trPr>
        <w:tc>
          <w:tcPr/>
          <w:p w:rsidR="00000000" w:rsidDel="00000000" w:rsidP="00000000" w:rsidRDefault="00000000" w:rsidRPr="00000000" w14:paraId="00001DBF">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1DC0">
            <w:pPr>
              <w:spacing w:after="0" w:line="240" w:lineRule="auto"/>
              <w:rPr/>
            </w:pPr>
            <w:r w:rsidDel="00000000" w:rsidR="00000000" w:rsidRPr="00000000">
              <w:rPr>
                <w:rtl w:val="0"/>
              </w:rPr>
              <w:t xml:space="preserve">El sistema ha consultado una  cita</w:t>
            </w:r>
          </w:p>
        </w:tc>
      </w:tr>
      <w:tr>
        <w:trPr>
          <w:cantSplit w:val="0"/>
          <w:tblHeader w:val="0"/>
        </w:trPr>
        <w:tc>
          <w:tcPr/>
          <w:p w:rsidR="00000000" w:rsidDel="00000000" w:rsidP="00000000" w:rsidRDefault="00000000" w:rsidRPr="00000000" w14:paraId="00001DC3">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1DC4">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1DC5">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DC7">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1DC8">
            <w:pPr>
              <w:spacing w:after="0" w:line="240" w:lineRule="auto"/>
              <w:rPr/>
            </w:pPr>
            <w:r w:rsidDel="00000000" w:rsidR="00000000" w:rsidRPr="00000000">
              <w:rPr>
                <w:rtl w:val="0"/>
              </w:rPr>
            </w:r>
          </w:p>
        </w:tc>
        <w:tc>
          <w:tcPr>
            <w:gridSpan w:val="2"/>
          </w:tcPr>
          <w:p w:rsidR="00000000" w:rsidDel="00000000" w:rsidP="00000000" w:rsidRDefault="00000000" w:rsidRPr="00000000" w14:paraId="00001DC9">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CD">
            <w:pPr>
              <w:spacing w:after="0" w:line="240" w:lineRule="auto"/>
              <w:jc w:val="right"/>
              <w:rPr/>
            </w:pPr>
            <w:r w:rsidDel="00000000" w:rsidR="00000000" w:rsidRPr="00000000">
              <w:rPr>
                <w:rtl w:val="0"/>
              </w:rPr>
            </w:r>
          </w:p>
        </w:tc>
        <w:tc>
          <w:tcPr/>
          <w:p w:rsidR="00000000" w:rsidDel="00000000" w:rsidP="00000000" w:rsidRDefault="00000000" w:rsidRPr="00000000" w14:paraId="00001DCE">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D1">
            <w:pPr>
              <w:spacing w:after="0" w:line="240" w:lineRule="auto"/>
              <w:jc w:val="right"/>
              <w:rPr/>
            </w:pPr>
            <w:r w:rsidDel="00000000" w:rsidR="00000000" w:rsidRPr="00000000">
              <w:rPr>
                <w:rtl w:val="0"/>
              </w:rPr>
            </w:r>
          </w:p>
        </w:tc>
        <w:tc>
          <w:tcPr/>
          <w:p w:rsidR="00000000" w:rsidDel="00000000" w:rsidP="00000000" w:rsidRDefault="00000000" w:rsidRPr="00000000" w14:paraId="00001DD2">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DD5">
            <w:pPr>
              <w:spacing w:after="0" w:line="240" w:lineRule="auto"/>
              <w:jc w:val="right"/>
              <w:rPr/>
            </w:pPr>
            <w:r w:rsidDel="00000000" w:rsidR="00000000" w:rsidRPr="00000000">
              <w:rPr>
                <w:rtl w:val="0"/>
              </w:rPr>
            </w:r>
          </w:p>
        </w:tc>
        <w:tc>
          <w:tcPr/>
          <w:p w:rsidR="00000000" w:rsidDel="00000000" w:rsidP="00000000" w:rsidRDefault="00000000" w:rsidRPr="00000000" w14:paraId="00001DD6">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1DD8">
            <w:pPr>
              <w:spacing w:after="0" w:line="240" w:lineRule="auto"/>
              <w:rPr/>
            </w:pPr>
            <w:r w:rsidDel="00000000" w:rsidR="00000000" w:rsidRPr="00000000">
              <w:rPr>
                <w:rtl w:val="0"/>
              </w:rPr>
            </w:r>
          </w:p>
        </w:tc>
        <w:tc>
          <w:tcPr>
            <w:gridSpan w:val="2"/>
          </w:tcPr>
          <w:p w:rsidR="00000000" w:rsidDel="00000000" w:rsidP="00000000" w:rsidRDefault="00000000" w:rsidRPr="00000000" w14:paraId="00001DD9">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DDD">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DE1">
            <w:pPr>
              <w:spacing w:after="0" w:line="240" w:lineRule="auto"/>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1DE3">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1DE4">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1DE5">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1DE6">
            <w:pPr>
              <w:spacing w:after="0" w:line="240" w:lineRule="auto"/>
              <w:rPr/>
            </w:pPr>
            <w:r w:rsidDel="00000000" w:rsidR="00000000" w:rsidRPr="00000000">
              <w:rPr>
                <w:highlight w:val="white"/>
                <w:rtl w:val="0"/>
              </w:rPr>
              <w:t xml:space="preserve">cu 06.1.1.3 Se debe ingresar por lo menos 1 Caracter o número para hacer la búsqueda.</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1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DEA">
            <w:pPr>
              <w:spacing w:after="0" w:line="240" w:lineRule="auto"/>
              <w:rPr>
                <w:highlight w:val="white"/>
              </w:rPr>
            </w:pPr>
            <w:r w:rsidDel="00000000" w:rsidR="00000000" w:rsidRPr="00000000">
              <w:rPr>
                <w:highlight w:val="white"/>
                <w:rtl w:val="0"/>
              </w:rPr>
              <w:t xml:space="preserve">cu 06.1.1.4 Se filtraran los datos que concuerden con lo buscado.</w:t>
            </w:r>
          </w:p>
          <w:p w:rsidR="00000000" w:rsidDel="00000000" w:rsidP="00000000" w:rsidRDefault="00000000" w:rsidRPr="00000000" w14:paraId="00001DEB">
            <w:pPr>
              <w:spacing w:after="0" w:line="240" w:lineRule="auto"/>
              <w:rPr>
                <w:highlight w:val="white"/>
              </w:rPr>
            </w:pP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1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1DEF">
            <w:pPr>
              <w:spacing w:after="0" w:line="240" w:lineRule="auto"/>
              <w:rPr>
                <w:highlight w:val="white"/>
              </w:rPr>
            </w:pPr>
            <w:r w:rsidDel="00000000" w:rsidR="00000000" w:rsidRPr="00000000">
              <w:rPr>
                <w:highlight w:val="white"/>
                <w:rtl w:val="0"/>
              </w:rPr>
              <w:t xml:space="preserve">cu 06.1.1.5 En caso de que no se encuentre un campo que coincide con la búsqueda no se mostrara nada.</w:t>
            </w:r>
          </w:p>
          <w:p w:rsidR="00000000" w:rsidDel="00000000" w:rsidP="00000000" w:rsidRDefault="00000000" w:rsidRPr="00000000" w14:paraId="00001DF0">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1DF3">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1DF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DF7">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1DF8">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1DFB">
      <w:pPr>
        <w:rPr>
          <w:b w:val="1"/>
        </w:rPr>
      </w:pPr>
      <w:r w:rsidDel="00000000" w:rsidR="00000000" w:rsidRPr="00000000">
        <w:rPr>
          <w:rtl w:val="0"/>
        </w:rPr>
      </w:r>
    </w:p>
    <w:p w:rsidR="00000000" w:rsidDel="00000000" w:rsidP="00000000" w:rsidRDefault="00000000" w:rsidRPr="00000000" w14:paraId="00001DFC">
      <w:pPr>
        <w:rPr>
          <w:b w:val="1"/>
        </w:rPr>
      </w:pPr>
      <w:r w:rsidDel="00000000" w:rsidR="00000000" w:rsidRPr="00000000">
        <w:rPr>
          <w:b w:val="1"/>
          <w:rtl w:val="0"/>
        </w:rPr>
        <w:t xml:space="preserve">//</w:t>
      </w:r>
    </w:p>
    <w:p w:rsidR="00000000" w:rsidDel="00000000" w:rsidP="00000000" w:rsidRDefault="00000000" w:rsidRPr="00000000" w14:paraId="00001DFD">
      <w:pPr>
        <w:rPr/>
      </w:pPr>
      <w:r w:rsidDel="00000000" w:rsidR="00000000" w:rsidRPr="00000000">
        <w:rPr>
          <w:rtl w:val="0"/>
        </w:rPr>
      </w:r>
    </w:p>
    <w:tbl>
      <w:tblPr>
        <w:tblStyle w:val="Table7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DFE">
            <w:pPr>
              <w:spacing w:after="0" w:line="240" w:lineRule="auto"/>
              <w:rPr>
                <w:b w:val="1"/>
                <w:color w:val="ffffff"/>
              </w:rPr>
            </w:pPr>
            <w:r w:rsidDel="00000000" w:rsidR="00000000" w:rsidRPr="00000000">
              <w:rPr>
                <w:b w:val="1"/>
                <w:color w:val="ffffff"/>
                <w:rtl w:val="0"/>
              </w:rPr>
              <w:t xml:space="preserve">Escenario</w:t>
            </w:r>
          </w:p>
        </w:tc>
        <w:tc>
          <w:tcPr/>
          <w:p w:rsidR="00000000" w:rsidDel="00000000" w:rsidP="00000000" w:rsidRDefault="00000000" w:rsidRPr="00000000" w14:paraId="00001DFF">
            <w:pPr>
              <w:spacing w:after="0" w:line="240" w:lineRule="auto"/>
              <w:rPr>
                <w:b w:val="1"/>
                <w:color w:val="ffffff"/>
              </w:rPr>
            </w:pPr>
            <w:r w:rsidDel="00000000" w:rsidR="00000000" w:rsidRPr="00000000">
              <w:rPr>
                <w:b w:val="1"/>
                <w:color w:val="ffffff"/>
                <w:rtl w:val="0"/>
              </w:rPr>
              <w:t xml:space="preserve">CU06  Ventas</w:t>
            </w:r>
          </w:p>
          <w:p w:rsidR="00000000" w:rsidDel="00000000" w:rsidP="00000000" w:rsidRDefault="00000000" w:rsidRPr="00000000" w14:paraId="00001E00">
            <w:pPr>
              <w:spacing w:after="0" w:line="240" w:lineRule="auto"/>
              <w:rPr>
                <w:b w:val="1"/>
                <w:color w:val="ffffff"/>
              </w:rPr>
            </w:pPr>
            <w:r w:rsidDel="00000000" w:rsidR="00000000" w:rsidRPr="00000000">
              <w:rPr>
                <w:b w:val="1"/>
                <w:color w:val="ffffff"/>
                <w:rtl w:val="0"/>
              </w:rPr>
              <w:t xml:space="preserve">CU06.1 Gestión agendamiento de citas</w:t>
            </w:r>
          </w:p>
        </w:tc>
        <w:tc>
          <w:tcPr/>
          <w:p w:rsidR="00000000" w:rsidDel="00000000" w:rsidP="00000000" w:rsidRDefault="00000000" w:rsidRPr="00000000" w14:paraId="00001E01">
            <w:pPr>
              <w:spacing w:after="0" w:line="240" w:lineRule="auto"/>
              <w:rPr>
                <w:b w:val="1"/>
                <w:color w:val="ffffff"/>
              </w:rPr>
            </w:pPr>
            <w:r w:rsidDel="00000000" w:rsidR="00000000" w:rsidRPr="00000000">
              <w:rPr>
                <w:rtl w:val="0"/>
              </w:rPr>
            </w:r>
          </w:p>
        </w:tc>
      </w:tr>
    </w:tbl>
    <w:p w:rsidR="00000000" w:rsidDel="00000000" w:rsidP="00000000" w:rsidRDefault="00000000" w:rsidRPr="00000000" w14:paraId="00001E02">
      <w:pPr>
        <w:rPr/>
      </w:pPr>
      <w:r w:rsidDel="00000000" w:rsidR="00000000" w:rsidRPr="00000000">
        <w:rPr>
          <w:rtl w:val="0"/>
        </w:rPr>
      </w:r>
    </w:p>
    <w:tbl>
      <w:tblPr>
        <w:tblStyle w:val="Table7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E03">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1E04">
            <w:pPr>
              <w:spacing w:after="0" w:line="240" w:lineRule="auto"/>
              <w:rPr>
                <w:b w:val="1"/>
                <w:color w:val="ffffff"/>
              </w:rPr>
            </w:pPr>
            <w:r w:rsidDel="00000000" w:rsidR="00000000" w:rsidRPr="00000000">
              <w:rPr>
                <w:b w:val="1"/>
                <w:i w:val="1"/>
                <w:color w:val="ffffff"/>
                <w:rtl w:val="0"/>
              </w:rPr>
              <w:t xml:space="preserve">CU.06.1.3  Actualizar las citas</w:t>
            </w:r>
            <w:r w:rsidDel="00000000" w:rsidR="00000000" w:rsidRPr="00000000">
              <w:rPr>
                <w:rtl w:val="0"/>
              </w:rPr>
            </w:r>
          </w:p>
        </w:tc>
      </w:tr>
      <w:tr>
        <w:trPr>
          <w:cantSplit w:val="0"/>
          <w:tblHeader w:val="0"/>
        </w:trPr>
        <w:tc>
          <w:tcPr/>
          <w:p w:rsidR="00000000" w:rsidDel="00000000" w:rsidP="00000000" w:rsidRDefault="00000000" w:rsidRPr="00000000" w14:paraId="00001E07">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1E08">
            <w:pPr>
              <w:spacing w:after="0" w:line="240" w:lineRule="auto"/>
              <w:rPr/>
            </w:pPr>
            <w:r w:rsidDel="00000000" w:rsidR="00000000" w:rsidRPr="00000000">
              <w:rPr>
                <w:rtl w:val="0"/>
              </w:rPr>
              <w:t xml:space="preserve">CU 06 Ventas</w:t>
            </w:r>
          </w:p>
          <w:p w:rsidR="00000000" w:rsidDel="00000000" w:rsidP="00000000" w:rsidRDefault="00000000" w:rsidRPr="00000000" w14:paraId="00001E09">
            <w:pPr>
              <w:spacing w:after="0" w:line="240" w:lineRule="auto"/>
              <w:rPr/>
            </w:pPr>
            <w:r w:rsidDel="00000000" w:rsidR="00000000" w:rsidRPr="00000000">
              <w:rPr>
                <w:rtl w:val="0"/>
              </w:rPr>
              <w:t xml:space="preserve">CU 06.1 Gestión agendamiento de citas</w:t>
            </w:r>
          </w:p>
        </w:tc>
      </w:tr>
      <w:tr>
        <w:trPr>
          <w:cantSplit w:val="0"/>
          <w:tblHeader w:val="0"/>
        </w:trPr>
        <w:tc>
          <w:tcPr/>
          <w:p w:rsidR="00000000" w:rsidDel="00000000" w:rsidP="00000000" w:rsidRDefault="00000000" w:rsidRPr="00000000" w14:paraId="00001E0C">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1E0D">
            <w:pPr>
              <w:spacing w:after="0" w:line="240" w:lineRule="auto"/>
              <w:rPr/>
            </w:pPr>
            <w:r w:rsidDel="00000000" w:rsidR="00000000" w:rsidRPr="00000000">
              <w:rPr>
                <w:rtl w:val="0"/>
              </w:rPr>
              <w:t xml:space="preserve">El Usuario que quiera actualizar una cita debe haber iniciado sesión con el rol de administrador o empleado</w:t>
            </w:r>
          </w:p>
          <w:p w:rsidR="00000000" w:rsidDel="00000000" w:rsidP="00000000" w:rsidRDefault="00000000" w:rsidRPr="00000000" w14:paraId="00001E0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E11">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1E12">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1E13">
            <w:pPr>
              <w:spacing w:after="0" w:line="240" w:lineRule="auto"/>
              <w:rPr/>
            </w:pPr>
            <w:r w:rsidDel="00000000" w:rsidR="00000000" w:rsidRPr="00000000">
              <w:rPr>
                <w:rtl w:val="0"/>
              </w:rPr>
            </w:r>
          </w:p>
          <w:p w:rsidR="00000000" w:rsidDel="00000000" w:rsidP="00000000" w:rsidRDefault="00000000" w:rsidRPr="00000000" w14:paraId="00001E1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E17">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1E18">
            <w:pPr>
              <w:spacing w:after="0" w:line="240" w:lineRule="auto"/>
              <w:rPr/>
            </w:pPr>
            <w:r w:rsidDel="00000000" w:rsidR="00000000" w:rsidRPr="00000000">
              <w:rPr>
                <w:rtl w:val="0"/>
              </w:rPr>
              <w:t xml:space="preserve">Administrador</w:t>
            </w:r>
          </w:p>
          <w:p w:rsidR="00000000" w:rsidDel="00000000" w:rsidP="00000000" w:rsidRDefault="00000000" w:rsidRPr="00000000" w14:paraId="00001E19">
            <w:pPr>
              <w:spacing w:after="0" w:line="240" w:lineRule="auto"/>
              <w:rPr/>
            </w:pPr>
            <w:r w:rsidDel="00000000" w:rsidR="00000000" w:rsidRPr="00000000">
              <w:rPr>
                <w:rtl w:val="0"/>
              </w:rPr>
              <w:t xml:space="preserve">Empleado</w:t>
            </w:r>
          </w:p>
        </w:tc>
      </w:tr>
      <w:tr>
        <w:trPr>
          <w:cantSplit w:val="0"/>
          <w:trHeight w:val="240" w:hRule="atLeast"/>
          <w:tblHeader w:val="0"/>
        </w:trPr>
        <w:tc>
          <w:tcPr>
            <w:vMerge w:val="restart"/>
          </w:tcPr>
          <w:p w:rsidR="00000000" w:rsidDel="00000000" w:rsidP="00000000" w:rsidRDefault="00000000" w:rsidRPr="00000000" w14:paraId="00001E1C">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1E1D">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1E1E">
            <w:pPr>
              <w:spacing w:after="0" w:line="240" w:lineRule="auto"/>
              <w:rPr>
                <w:b w:val="1"/>
              </w:rPr>
            </w:pPr>
            <w:r w:rsidDel="00000000" w:rsidR="00000000" w:rsidRPr="00000000">
              <w:rPr>
                <w:b w:val="1"/>
                <w:rtl w:val="0"/>
              </w:rPr>
              <w:t xml:space="preserve">Acción</w:t>
            </w:r>
          </w:p>
        </w:tc>
      </w:tr>
      <w:tr>
        <w:trPr>
          <w:cantSplit w:val="0"/>
          <w:trHeight w:val="240" w:hRule="atLeast"/>
          <w:tblHeader w:val="0"/>
        </w:trPr>
        <w:tc>
          <w:tcPr>
            <w:vMerge w:val="continue"/>
          </w:tcPr>
          <w:p w:rsidR="00000000" w:rsidDel="00000000" w:rsidP="00000000" w:rsidRDefault="00000000" w:rsidRPr="00000000" w14:paraId="00001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E21">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1E22">
            <w:pPr>
              <w:spacing w:after="0" w:line="240" w:lineRule="auto"/>
              <w:rPr/>
            </w:pPr>
            <w:r w:rsidDel="00000000" w:rsidR="00000000" w:rsidRPr="00000000">
              <w:rPr>
                <w:rtl w:val="0"/>
              </w:rPr>
              <w:t xml:space="preserve">El usuario Ingresa a actualizar una cita</w:t>
            </w:r>
          </w:p>
        </w:tc>
      </w:tr>
      <w:tr>
        <w:trPr>
          <w:cantSplit w:val="0"/>
          <w:trHeight w:val="240" w:hRule="atLeast"/>
          <w:tblHeader w:val="0"/>
        </w:trPr>
        <w:tc>
          <w:tcPr>
            <w:vMerge w:val="continue"/>
          </w:tcPr>
          <w:p w:rsidR="00000000" w:rsidDel="00000000" w:rsidP="00000000" w:rsidRDefault="00000000" w:rsidRPr="00000000" w14:paraId="00001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25">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1E26">
            <w:pPr>
              <w:spacing w:after="0" w:line="240" w:lineRule="auto"/>
              <w:rPr/>
            </w:pPr>
            <w:r w:rsidDel="00000000" w:rsidR="00000000" w:rsidRPr="00000000">
              <w:rPr>
                <w:rtl w:val="0"/>
              </w:rPr>
              <w:t xml:space="preserve">El sistema toma el id_cita(select)</w:t>
            </w:r>
          </w:p>
        </w:tc>
      </w:tr>
      <w:tr>
        <w:trPr>
          <w:cantSplit w:val="0"/>
          <w:trHeight w:val="240" w:hRule="atLeast"/>
          <w:tblHeader w:val="0"/>
        </w:trPr>
        <w:tc>
          <w:tcPr>
            <w:vMerge w:val="continue"/>
          </w:tcPr>
          <w:p w:rsidR="00000000" w:rsidDel="00000000" w:rsidP="00000000" w:rsidRDefault="00000000" w:rsidRPr="00000000" w14:paraId="00001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29">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1E2A">
            <w:pPr>
              <w:spacing w:after="0" w:line="240" w:lineRule="auto"/>
              <w:rPr/>
            </w:pPr>
            <w:r w:rsidDel="00000000" w:rsidR="00000000" w:rsidRPr="00000000">
              <w:rPr>
                <w:rtl w:val="0"/>
              </w:rPr>
              <w:t xml:space="preserve">El sistema valida</w:t>
            </w:r>
          </w:p>
        </w:tc>
      </w:tr>
      <w:tr>
        <w:trPr>
          <w:cantSplit w:val="0"/>
          <w:trHeight w:val="240" w:hRule="atLeast"/>
          <w:tblHeader w:val="0"/>
        </w:trPr>
        <w:tc>
          <w:tcPr>
            <w:vMerge w:val="continue"/>
          </w:tcPr>
          <w:p w:rsidR="00000000" w:rsidDel="00000000" w:rsidP="00000000" w:rsidRDefault="00000000" w:rsidRPr="00000000" w14:paraId="00001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2D">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1E2E">
            <w:pPr>
              <w:spacing w:after="0" w:line="240" w:lineRule="auto"/>
              <w:rPr/>
            </w:pPr>
            <w:r w:rsidDel="00000000" w:rsidR="00000000" w:rsidRPr="00000000">
              <w:rPr>
                <w:rtl w:val="0"/>
              </w:rPr>
              <w:t xml:space="preserve">El sistema genera un objeto de la cita(select)</w:t>
            </w:r>
          </w:p>
        </w:tc>
      </w:tr>
      <w:tr>
        <w:trPr>
          <w:cantSplit w:val="0"/>
          <w:trHeight w:val="240" w:hRule="atLeast"/>
          <w:tblHeader w:val="0"/>
        </w:trPr>
        <w:tc>
          <w:tcPr>
            <w:vMerge w:val="continue"/>
          </w:tcPr>
          <w:p w:rsidR="00000000" w:rsidDel="00000000" w:rsidP="00000000" w:rsidRDefault="00000000" w:rsidRPr="00000000" w14:paraId="00001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31">
            <w:pPr>
              <w:spacing w:after="0" w:line="240" w:lineRule="auto"/>
              <w:rPr/>
            </w:pPr>
            <w:r w:rsidDel="00000000" w:rsidR="00000000" w:rsidRPr="00000000">
              <w:rPr>
                <w:rtl w:val="0"/>
              </w:rPr>
              <w:t xml:space="preserve">5</w:t>
            </w:r>
          </w:p>
        </w:tc>
        <w:tc>
          <w:tcPr>
            <w:gridSpan w:val="2"/>
          </w:tcPr>
          <w:p w:rsidR="00000000" w:rsidDel="00000000" w:rsidP="00000000" w:rsidRDefault="00000000" w:rsidRPr="00000000" w14:paraId="00001E32">
            <w:pPr>
              <w:spacing w:after="0" w:line="240" w:lineRule="auto"/>
              <w:rPr/>
            </w:pPr>
            <w:r w:rsidDel="00000000" w:rsidR="00000000" w:rsidRPr="00000000">
              <w:rPr>
                <w:rtl w:val="0"/>
              </w:rPr>
              <w:t xml:space="preserve">El sistema despliega un formulario</w:t>
            </w:r>
          </w:p>
        </w:tc>
      </w:tr>
      <w:tr>
        <w:trPr>
          <w:cantSplit w:val="0"/>
          <w:trHeight w:val="240" w:hRule="atLeast"/>
          <w:tblHeader w:val="0"/>
        </w:trPr>
        <w:tc>
          <w:tcPr>
            <w:vMerge w:val="continue"/>
          </w:tcPr>
          <w:p w:rsidR="00000000" w:rsidDel="00000000" w:rsidP="00000000" w:rsidRDefault="00000000" w:rsidRPr="00000000" w14:paraId="00001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35">
            <w:pPr>
              <w:spacing w:after="0" w:line="240" w:lineRule="auto"/>
              <w:rPr/>
            </w:pPr>
            <w:r w:rsidDel="00000000" w:rsidR="00000000" w:rsidRPr="00000000">
              <w:rPr>
                <w:rtl w:val="0"/>
              </w:rPr>
              <w:t xml:space="preserve">6</w:t>
            </w:r>
          </w:p>
        </w:tc>
        <w:tc>
          <w:tcPr>
            <w:gridSpan w:val="2"/>
          </w:tcPr>
          <w:p w:rsidR="00000000" w:rsidDel="00000000" w:rsidP="00000000" w:rsidRDefault="00000000" w:rsidRPr="00000000" w14:paraId="00001E36">
            <w:pPr>
              <w:spacing w:after="0" w:line="240" w:lineRule="auto"/>
              <w:rPr/>
            </w:pPr>
            <w:r w:rsidDel="00000000" w:rsidR="00000000" w:rsidRPr="00000000">
              <w:rPr>
                <w:rtl w:val="0"/>
              </w:rPr>
              <w:t xml:space="preserve">El usuario diligencia el formulario</w:t>
            </w:r>
          </w:p>
        </w:tc>
      </w:tr>
      <w:tr>
        <w:trPr>
          <w:cantSplit w:val="0"/>
          <w:trHeight w:val="240" w:hRule="atLeast"/>
          <w:tblHeader w:val="0"/>
        </w:trPr>
        <w:tc>
          <w:tcPr>
            <w:vMerge w:val="continue"/>
          </w:tcPr>
          <w:p w:rsidR="00000000" w:rsidDel="00000000" w:rsidP="00000000" w:rsidRDefault="00000000" w:rsidRPr="00000000" w14:paraId="00001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39">
            <w:pPr>
              <w:spacing w:after="0" w:line="240" w:lineRule="auto"/>
              <w:rPr/>
            </w:pPr>
            <w:r w:rsidDel="00000000" w:rsidR="00000000" w:rsidRPr="00000000">
              <w:rPr>
                <w:rtl w:val="0"/>
              </w:rPr>
              <w:t xml:space="preserve">7</w:t>
            </w:r>
          </w:p>
        </w:tc>
        <w:tc>
          <w:tcPr>
            <w:gridSpan w:val="2"/>
          </w:tcPr>
          <w:p w:rsidR="00000000" w:rsidDel="00000000" w:rsidP="00000000" w:rsidRDefault="00000000" w:rsidRPr="00000000" w14:paraId="00001E3A">
            <w:pPr>
              <w:spacing w:after="0" w:line="240" w:lineRule="auto"/>
              <w:rPr/>
            </w:pPr>
            <w:r w:rsidDel="00000000" w:rsidR="00000000" w:rsidRPr="00000000">
              <w:rPr>
                <w:rtl w:val="0"/>
              </w:rPr>
              <w:t xml:space="preserve">El sistema valida</w:t>
            </w:r>
          </w:p>
        </w:tc>
      </w:tr>
      <w:tr>
        <w:trPr>
          <w:cantSplit w:val="0"/>
          <w:trHeight w:val="240" w:hRule="atLeast"/>
          <w:tblHeader w:val="0"/>
        </w:trPr>
        <w:tc>
          <w:tcPr>
            <w:vMerge w:val="continue"/>
          </w:tcPr>
          <w:p w:rsidR="00000000" w:rsidDel="00000000" w:rsidP="00000000" w:rsidRDefault="00000000" w:rsidRPr="00000000" w14:paraId="00001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3D">
            <w:pPr>
              <w:spacing w:after="0" w:line="240" w:lineRule="auto"/>
              <w:rPr/>
            </w:pPr>
            <w:r w:rsidDel="00000000" w:rsidR="00000000" w:rsidRPr="00000000">
              <w:rPr>
                <w:rtl w:val="0"/>
              </w:rPr>
              <w:t xml:space="preserve">8</w:t>
            </w:r>
          </w:p>
        </w:tc>
        <w:tc>
          <w:tcPr>
            <w:gridSpan w:val="2"/>
          </w:tcPr>
          <w:p w:rsidR="00000000" w:rsidDel="00000000" w:rsidP="00000000" w:rsidRDefault="00000000" w:rsidRPr="00000000" w14:paraId="00001E3E">
            <w:pPr>
              <w:spacing w:after="0" w:line="240" w:lineRule="auto"/>
              <w:rPr/>
            </w:pPr>
            <w:r w:rsidDel="00000000" w:rsidR="00000000" w:rsidRPr="00000000">
              <w:rPr>
                <w:rtl w:val="0"/>
              </w:rPr>
              <w:t xml:space="preserve">El sistema edita la nueva cita</w:t>
            </w:r>
          </w:p>
        </w:tc>
      </w:tr>
      <w:tr>
        <w:trPr>
          <w:cantSplit w:val="0"/>
          <w:trHeight w:val="240" w:hRule="atLeast"/>
          <w:tblHeader w:val="0"/>
        </w:trPr>
        <w:tc>
          <w:tcPr>
            <w:vMerge w:val="continue"/>
          </w:tcPr>
          <w:p w:rsidR="00000000" w:rsidDel="00000000" w:rsidP="00000000" w:rsidRDefault="00000000" w:rsidRPr="00000000" w14:paraId="00001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41">
            <w:pPr>
              <w:spacing w:after="0" w:line="240" w:lineRule="auto"/>
              <w:rPr/>
            </w:pPr>
            <w:r w:rsidDel="00000000" w:rsidR="00000000" w:rsidRPr="00000000">
              <w:rPr>
                <w:rtl w:val="0"/>
              </w:rPr>
              <w:t xml:space="preserve">9</w:t>
            </w:r>
          </w:p>
        </w:tc>
        <w:tc>
          <w:tcPr>
            <w:gridSpan w:val="2"/>
          </w:tcPr>
          <w:p w:rsidR="00000000" w:rsidDel="00000000" w:rsidP="00000000" w:rsidRDefault="00000000" w:rsidRPr="00000000" w14:paraId="00001E42">
            <w:pPr>
              <w:spacing w:after="0" w:line="240" w:lineRule="auto"/>
              <w:rPr/>
            </w:pPr>
            <w:r w:rsidDel="00000000" w:rsidR="00000000" w:rsidRPr="00000000">
              <w:rPr>
                <w:rtl w:val="0"/>
              </w:rPr>
              <w:t xml:space="preserve">El sistema despliega un mensaje “Cita editada con éxito”</w:t>
            </w:r>
          </w:p>
        </w:tc>
      </w:tr>
      <w:tr>
        <w:trPr>
          <w:cantSplit w:val="0"/>
          <w:trHeight w:val="240" w:hRule="atLeast"/>
          <w:tblHeader w:val="0"/>
        </w:trPr>
        <w:tc>
          <w:tcPr/>
          <w:p w:rsidR="00000000" w:rsidDel="00000000" w:rsidP="00000000" w:rsidRDefault="00000000" w:rsidRPr="00000000" w14:paraId="00001E44">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1E45">
            <w:pPr>
              <w:spacing w:after="0" w:line="240" w:lineRule="auto"/>
              <w:rPr/>
            </w:pPr>
            <w:r w:rsidDel="00000000" w:rsidR="00000000" w:rsidRPr="00000000">
              <w:rPr>
                <w:rtl w:val="0"/>
              </w:rPr>
            </w:r>
          </w:p>
        </w:tc>
        <w:tc>
          <w:tcPr>
            <w:gridSpan w:val="2"/>
          </w:tcPr>
          <w:p w:rsidR="00000000" w:rsidDel="00000000" w:rsidP="00000000" w:rsidRDefault="00000000" w:rsidRPr="00000000" w14:paraId="00001E46">
            <w:pPr>
              <w:spacing w:after="0" w:line="240" w:lineRule="auto"/>
              <w:rPr/>
            </w:pPr>
            <w:r w:rsidDel="00000000" w:rsidR="00000000" w:rsidRPr="00000000">
              <w:rPr>
                <w:rtl w:val="0"/>
              </w:rPr>
              <w:t xml:space="preserve">El sistema ejecuta el cu 06.1.5 listar productos</w:t>
            </w:r>
          </w:p>
        </w:tc>
      </w:tr>
      <w:tr>
        <w:trPr>
          <w:cantSplit w:val="0"/>
          <w:tblHeader w:val="0"/>
        </w:trPr>
        <w:tc>
          <w:tcPr/>
          <w:p w:rsidR="00000000" w:rsidDel="00000000" w:rsidP="00000000" w:rsidRDefault="00000000" w:rsidRPr="00000000" w14:paraId="00001E48">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1E49">
            <w:pPr>
              <w:spacing w:after="0" w:line="240" w:lineRule="auto"/>
              <w:rPr/>
            </w:pPr>
            <w:r w:rsidDel="00000000" w:rsidR="00000000" w:rsidRPr="00000000">
              <w:rPr>
                <w:rtl w:val="0"/>
              </w:rPr>
              <w:t xml:space="preserve">El sistema ha actualizado una  cita</w:t>
            </w:r>
          </w:p>
        </w:tc>
      </w:tr>
      <w:tr>
        <w:trPr>
          <w:cantSplit w:val="0"/>
          <w:tblHeader w:val="0"/>
        </w:trPr>
        <w:tc>
          <w:tcPr/>
          <w:p w:rsidR="00000000" w:rsidDel="00000000" w:rsidP="00000000" w:rsidRDefault="00000000" w:rsidRPr="00000000" w14:paraId="00001E4C">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1E4D">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1E4E">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E50">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1E51">
            <w:pPr>
              <w:spacing w:after="0" w:line="240" w:lineRule="auto"/>
              <w:rPr/>
            </w:pPr>
            <w:r w:rsidDel="00000000" w:rsidR="00000000" w:rsidRPr="00000000">
              <w:rPr>
                <w:rtl w:val="0"/>
              </w:rPr>
            </w:r>
          </w:p>
        </w:tc>
        <w:tc>
          <w:tcPr>
            <w:gridSpan w:val="2"/>
          </w:tcPr>
          <w:p w:rsidR="00000000" w:rsidDel="00000000" w:rsidP="00000000" w:rsidRDefault="00000000" w:rsidRPr="00000000" w14:paraId="00001E52">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56">
            <w:pPr>
              <w:spacing w:after="0" w:line="240" w:lineRule="auto"/>
              <w:jc w:val="right"/>
              <w:rPr/>
            </w:pPr>
            <w:r w:rsidDel="00000000" w:rsidR="00000000" w:rsidRPr="00000000">
              <w:rPr>
                <w:rtl w:val="0"/>
              </w:rPr>
            </w:r>
          </w:p>
        </w:tc>
        <w:tc>
          <w:tcPr/>
          <w:p w:rsidR="00000000" w:rsidDel="00000000" w:rsidP="00000000" w:rsidRDefault="00000000" w:rsidRPr="00000000" w14:paraId="00001E57">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5A">
            <w:pPr>
              <w:spacing w:after="0" w:line="240" w:lineRule="auto"/>
              <w:jc w:val="right"/>
              <w:rPr/>
            </w:pPr>
            <w:r w:rsidDel="00000000" w:rsidR="00000000" w:rsidRPr="00000000">
              <w:rPr>
                <w:rtl w:val="0"/>
              </w:rPr>
            </w:r>
          </w:p>
        </w:tc>
        <w:tc>
          <w:tcPr/>
          <w:p w:rsidR="00000000" w:rsidDel="00000000" w:rsidP="00000000" w:rsidRDefault="00000000" w:rsidRPr="00000000" w14:paraId="00001E5B">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5E">
            <w:pPr>
              <w:spacing w:after="0" w:line="240" w:lineRule="auto"/>
              <w:jc w:val="right"/>
              <w:rPr/>
            </w:pPr>
            <w:r w:rsidDel="00000000" w:rsidR="00000000" w:rsidRPr="00000000">
              <w:rPr>
                <w:rtl w:val="0"/>
              </w:rPr>
            </w:r>
          </w:p>
        </w:tc>
        <w:tc>
          <w:tcPr/>
          <w:p w:rsidR="00000000" w:rsidDel="00000000" w:rsidP="00000000" w:rsidRDefault="00000000" w:rsidRPr="00000000" w14:paraId="00001E5F">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1E61">
            <w:pPr>
              <w:spacing w:after="0" w:line="240" w:lineRule="auto"/>
              <w:rPr/>
            </w:pPr>
            <w:r w:rsidDel="00000000" w:rsidR="00000000" w:rsidRPr="00000000">
              <w:rPr>
                <w:rtl w:val="0"/>
              </w:rPr>
            </w:r>
          </w:p>
        </w:tc>
        <w:tc>
          <w:tcPr>
            <w:gridSpan w:val="2"/>
          </w:tcPr>
          <w:p w:rsidR="00000000" w:rsidDel="00000000" w:rsidP="00000000" w:rsidRDefault="00000000" w:rsidRPr="00000000" w14:paraId="00001E62">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E66">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E6A">
            <w:pPr>
              <w:spacing w:after="0" w:line="240" w:lineRule="auto"/>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1E6C">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1E6D">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1E6E">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1E6F">
            <w:pPr>
              <w:spacing w:after="0" w:line="240" w:lineRule="auto"/>
              <w:rPr/>
            </w:pPr>
            <w:r w:rsidDel="00000000" w:rsidR="00000000" w:rsidRPr="00000000">
              <w:rPr>
                <w:highlight w:val="white"/>
                <w:rtl w:val="0"/>
              </w:rPr>
              <w:t xml:space="preserve">cu 06.1.1.6 Se podrá modificar la hora de la cita, barbero, servicio prestado y producto.</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1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E73">
            <w:pPr>
              <w:spacing w:after="0" w:line="240" w:lineRule="auto"/>
              <w:rPr>
                <w:highlight w:val="white"/>
              </w:rPr>
            </w:pPr>
            <w:r w:rsidDel="00000000" w:rsidR="00000000" w:rsidRPr="00000000">
              <w:rPr>
                <w:highlight w:val="white"/>
                <w:rtl w:val="0"/>
              </w:rPr>
              <w:t xml:space="preserve">cu 06.1.1.7 El sistema no permitirá modificar el registro de una cita que ya se encuentre realizada.</w:t>
            </w:r>
          </w:p>
        </w:tc>
      </w:tr>
      <w:tr>
        <w:trPr>
          <w:cantSplit w:val="0"/>
          <w:trHeight w:val="240" w:hRule="atLeast"/>
          <w:tblHeader w:val="0"/>
        </w:trPr>
        <w:tc>
          <w:tcPr>
            <w:vMerge w:val="continue"/>
          </w:tcPr>
          <w:p w:rsidR="00000000" w:rsidDel="00000000" w:rsidP="00000000" w:rsidRDefault="00000000" w:rsidRPr="00000000" w14:paraId="00001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1E77">
            <w:pPr>
              <w:spacing w:after="0" w:line="240" w:lineRule="auto"/>
              <w:rPr>
                <w:highlight w:val="white"/>
              </w:rPr>
            </w:pPr>
            <w:r w:rsidDel="00000000" w:rsidR="00000000" w:rsidRPr="00000000">
              <w:rPr>
                <w:highlight w:val="white"/>
                <w:rtl w:val="0"/>
              </w:rPr>
              <w:t xml:space="preserve">cu 06.1.1.8 El sistema lanzará un mensaje de error o éxito al modificar una cita.</w:t>
            </w:r>
          </w:p>
        </w:tc>
      </w:tr>
      <w:tr>
        <w:trPr>
          <w:cantSplit w:val="0"/>
          <w:tblHeader w:val="0"/>
        </w:trPr>
        <w:tc>
          <w:tcPr/>
          <w:p w:rsidR="00000000" w:rsidDel="00000000" w:rsidP="00000000" w:rsidRDefault="00000000" w:rsidRPr="00000000" w14:paraId="00001E7A">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1E7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E7E">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1E7F">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1E82">
      <w:pPr>
        <w:rPr>
          <w:b w:val="1"/>
        </w:rPr>
      </w:pPr>
      <w:r w:rsidDel="00000000" w:rsidR="00000000" w:rsidRPr="00000000">
        <w:rPr>
          <w:rtl w:val="0"/>
        </w:rPr>
      </w:r>
    </w:p>
    <w:p w:rsidR="00000000" w:rsidDel="00000000" w:rsidP="00000000" w:rsidRDefault="00000000" w:rsidRPr="00000000" w14:paraId="00001E83">
      <w:pPr>
        <w:rPr>
          <w:b w:val="1"/>
        </w:rPr>
      </w:pPr>
      <w:r w:rsidDel="00000000" w:rsidR="00000000" w:rsidRPr="00000000">
        <w:rPr>
          <w:b w:val="1"/>
          <w:rtl w:val="0"/>
        </w:rPr>
        <w:t xml:space="preserve">//</w:t>
      </w:r>
    </w:p>
    <w:tbl>
      <w:tblPr>
        <w:tblStyle w:val="Table74"/>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100"/>
        <w:gridCol w:w="1005"/>
        <w:gridCol w:w="810"/>
        <w:gridCol w:w="4920"/>
        <w:tblGridChange w:id="0">
          <w:tblGrid>
            <w:gridCol w:w="2100"/>
            <w:gridCol w:w="1005"/>
            <w:gridCol w:w="810"/>
            <w:gridCol w:w="4920"/>
          </w:tblGrid>
        </w:tblGridChange>
      </w:tblGrid>
      <w:tr>
        <w:trPr>
          <w:cantSplit w:val="0"/>
          <w:tblHeader w:val="0"/>
        </w:trPr>
        <w:tc>
          <w:tcPr/>
          <w:p w:rsidR="00000000" w:rsidDel="00000000" w:rsidP="00000000" w:rsidRDefault="00000000" w:rsidRPr="00000000" w14:paraId="00001E84">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1E85">
            <w:pPr>
              <w:spacing w:after="0" w:line="240" w:lineRule="auto"/>
              <w:rPr>
                <w:b w:val="1"/>
                <w:color w:val="ffffff"/>
              </w:rPr>
            </w:pPr>
            <w:r w:rsidDel="00000000" w:rsidR="00000000" w:rsidRPr="00000000">
              <w:rPr>
                <w:b w:val="1"/>
                <w:i w:val="1"/>
                <w:color w:val="ffffff"/>
                <w:rtl w:val="0"/>
              </w:rPr>
              <w:t xml:space="preserve">CU.06.1.4  Cambiar el estado de las citas</w:t>
            </w:r>
            <w:r w:rsidDel="00000000" w:rsidR="00000000" w:rsidRPr="00000000">
              <w:rPr>
                <w:rtl w:val="0"/>
              </w:rPr>
            </w:r>
          </w:p>
        </w:tc>
      </w:tr>
      <w:tr>
        <w:trPr>
          <w:cantSplit w:val="0"/>
          <w:tblHeader w:val="0"/>
        </w:trPr>
        <w:tc>
          <w:tcPr/>
          <w:p w:rsidR="00000000" w:rsidDel="00000000" w:rsidP="00000000" w:rsidRDefault="00000000" w:rsidRPr="00000000" w14:paraId="00001E88">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1E89">
            <w:pPr>
              <w:spacing w:after="0" w:line="240" w:lineRule="auto"/>
              <w:rPr/>
            </w:pPr>
            <w:r w:rsidDel="00000000" w:rsidR="00000000" w:rsidRPr="00000000">
              <w:rPr>
                <w:rtl w:val="0"/>
              </w:rPr>
              <w:t xml:space="preserve">CU 06 Ventas</w:t>
            </w:r>
          </w:p>
          <w:p w:rsidR="00000000" w:rsidDel="00000000" w:rsidP="00000000" w:rsidRDefault="00000000" w:rsidRPr="00000000" w14:paraId="00001E8A">
            <w:pPr>
              <w:spacing w:after="0" w:line="240" w:lineRule="auto"/>
              <w:rPr/>
            </w:pPr>
            <w:r w:rsidDel="00000000" w:rsidR="00000000" w:rsidRPr="00000000">
              <w:rPr>
                <w:rtl w:val="0"/>
              </w:rPr>
              <w:t xml:space="preserve">CU 06.1 Gestión agendamiento de citas</w:t>
            </w:r>
          </w:p>
          <w:p w:rsidR="00000000" w:rsidDel="00000000" w:rsidP="00000000" w:rsidRDefault="00000000" w:rsidRPr="00000000" w14:paraId="00001E8B">
            <w:pPr>
              <w:spacing w:after="0" w:line="240" w:lineRule="auto"/>
              <w:rPr/>
            </w:pPr>
            <w:r w:rsidDel="00000000" w:rsidR="00000000" w:rsidRPr="00000000">
              <w:rPr>
                <w:rtl w:val="0"/>
              </w:rPr>
              <w:t xml:space="preserve">CU 06.1.5  Listar citas</w:t>
            </w:r>
          </w:p>
          <w:p w:rsidR="00000000" w:rsidDel="00000000" w:rsidP="00000000" w:rsidRDefault="00000000" w:rsidRPr="00000000" w14:paraId="00001E8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E8F">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1E90">
            <w:pPr>
              <w:spacing w:after="0" w:line="240" w:lineRule="auto"/>
              <w:rPr/>
            </w:pPr>
            <w:r w:rsidDel="00000000" w:rsidR="00000000" w:rsidRPr="00000000">
              <w:rPr>
                <w:rtl w:val="0"/>
              </w:rPr>
              <w:t xml:space="preserve">El Usuario que quiera cambiar el estado de una cita debe haber iniciado sesión con el rol de administrador o empleado</w:t>
            </w:r>
          </w:p>
          <w:p w:rsidR="00000000" w:rsidDel="00000000" w:rsidP="00000000" w:rsidRDefault="00000000" w:rsidRPr="00000000" w14:paraId="00001E9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E94">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1E95">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1E96">
            <w:pPr>
              <w:spacing w:after="0" w:line="240" w:lineRule="auto"/>
              <w:rPr/>
            </w:pPr>
            <w:r w:rsidDel="00000000" w:rsidR="00000000" w:rsidRPr="00000000">
              <w:rPr>
                <w:rtl w:val="0"/>
              </w:rPr>
            </w:r>
          </w:p>
          <w:p w:rsidR="00000000" w:rsidDel="00000000" w:rsidP="00000000" w:rsidRDefault="00000000" w:rsidRPr="00000000" w14:paraId="00001E9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E9A">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1E9B">
            <w:pPr>
              <w:spacing w:after="0" w:line="240" w:lineRule="auto"/>
              <w:rPr/>
            </w:pPr>
            <w:r w:rsidDel="00000000" w:rsidR="00000000" w:rsidRPr="00000000">
              <w:rPr>
                <w:rtl w:val="0"/>
              </w:rPr>
              <w:t xml:space="preserve">Administrador</w:t>
            </w:r>
          </w:p>
          <w:p w:rsidR="00000000" w:rsidDel="00000000" w:rsidP="00000000" w:rsidRDefault="00000000" w:rsidRPr="00000000" w14:paraId="00001E9C">
            <w:pPr>
              <w:spacing w:after="0" w:line="240" w:lineRule="auto"/>
              <w:rPr/>
            </w:pPr>
            <w:r w:rsidDel="00000000" w:rsidR="00000000" w:rsidRPr="00000000">
              <w:rPr>
                <w:rtl w:val="0"/>
              </w:rPr>
              <w:t xml:space="preserve">Empleado</w:t>
            </w:r>
          </w:p>
        </w:tc>
      </w:tr>
      <w:tr>
        <w:trPr>
          <w:cantSplit w:val="0"/>
          <w:trHeight w:val="240" w:hRule="atLeast"/>
          <w:tblHeader w:val="0"/>
        </w:trPr>
        <w:tc>
          <w:tcPr>
            <w:vMerge w:val="restart"/>
          </w:tcPr>
          <w:p w:rsidR="00000000" w:rsidDel="00000000" w:rsidP="00000000" w:rsidRDefault="00000000" w:rsidRPr="00000000" w14:paraId="00001E9F">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1EA0">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1EA1">
            <w:pPr>
              <w:spacing w:after="0" w:line="240" w:lineRule="auto"/>
              <w:rPr>
                <w:b w:val="1"/>
              </w:rPr>
            </w:pPr>
            <w:r w:rsidDel="00000000" w:rsidR="00000000" w:rsidRPr="00000000">
              <w:rPr>
                <w:b w:val="1"/>
                <w:rtl w:val="0"/>
              </w:rPr>
              <w:t xml:space="preserve">Acción</w:t>
            </w:r>
          </w:p>
        </w:tc>
      </w:tr>
      <w:tr>
        <w:trPr>
          <w:cantSplit w:val="0"/>
          <w:trHeight w:val="240" w:hRule="atLeast"/>
          <w:tblHeader w:val="0"/>
        </w:trPr>
        <w:tc>
          <w:tcPr>
            <w:vMerge w:val="continue"/>
          </w:tcPr>
          <w:p w:rsidR="00000000" w:rsidDel="00000000" w:rsidP="00000000" w:rsidRDefault="00000000" w:rsidRPr="00000000" w14:paraId="00001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EA4">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1EA5">
            <w:pPr>
              <w:spacing w:after="0" w:line="240" w:lineRule="auto"/>
              <w:rPr/>
            </w:pPr>
            <w:r w:rsidDel="00000000" w:rsidR="00000000" w:rsidRPr="00000000">
              <w:rPr>
                <w:rtl w:val="0"/>
              </w:rPr>
              <w:t xml:space="preserve">El usuario ingresa a cambiar el estado de una cita</w:t>
            </w:r>
          </w:p>
        </w:tc>
      </w:tr>
      <w:tr>
        <w:trPr>
          <w:cantSplit w:val="0"/>
          <w:trHeight w:val="240" w:hRule="atLeast"/>
          <w:tblHeader w:val="0"/>
        </w:trPr>
        <w:tc>
          <w:tcPr>
            <w:vMerge w:val="continue"/>
          </w:tcPr>
          <w:p w:rsidR="00000000" w:rsidDel="00000000" w:rsidP="00000000" w:rsidRDefault="00000000" w:rsidRPr="00000000" w14:paraId="00001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A8">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1EA9">
            <w:pPr>
              <w:spacing w:after="0" w:line="240" w:lineRule="auto"/>
              <w:rPr/>
            </w:pPr>
            <w:r w:rsidDel="00000000" w:rsidR="00000000" w:rsidRPr="00000000">
              <w:rPr>
                <w:rtl w:val="0"/>
              </w:rPr>
              <w:t xml:space="preserve">El sistema toma el id_cita(select)</w:t>
            </w:r>
          </w:p>
        </w:tc>
      </w:tr>
      <w:tr>
        <w:trPr>
          <w:cantSplit w:val="0"/>
          <w:trHeight w:val="240" w:hRule="atLeast"/>
          <w:tblHeader w:val="0"/>
        </w:trPr>
        <w:tc>
          <w:tcPr>
            <w:vMerge w:val="continue"/>
          </w:tcPr>
          <w:p w:rsidR="00000000" w:rsidDel="00000000" w:rsidP="00000000" w:rsidRDefault="00000000" w:rsidRPr="00000000" w14:paraId="00001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AC">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1EAD">
            <w:pPr>
              <w:spacing w:after="0" w:line="240" w:lineRule="auto"/>
              <w:rPr/>
            </w:pPr>
            <w:r w:rsidDel="00000000" w:rsidR="00000000" w:rsidRPr="00000000">
              <w:rPr>
                <w:rtl w:val="0"/>
              </w:rPr>
              <w:t xml:space="preserve">El sistema valida</w:t>
            </w:r>
          </w:p>
        </w:tc>
      </w:tr>
      <w:tr>
        <w:trPr>
          <w:cantSplit w:val="0"/>
          <w:trHeight w:val="240" w:hRule="atLeast"/>
          <w:tblHeader w:val="0"/>
        </w:trPr>
        <w:tc>
          <w:tcPr>
            <w:vMerge w:val="continue"/>
          </w:tcPr>
          <w:p w:rsidR="00000000" w:rsidDel="00000000" w:rsidP="00000000" w:rsidRDefault="00000000" w:rsidRPr="00000000" w14:paraId="00001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B0">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1EB1">
            <w:pPr>
              <w:spacing w:after="0" w:line="240" w:lineRule="auto"/>
              <w:rPr/>
            </w:pPr>
            <w:r w:rsidDel="00000000" w:rsidR="00000000" w:rsidRPr="00000000">
              <w:rPr>
                <w:rtl w:val="0"/>
              </w:rPr>
              <w:t xml:space="preserve">El sistema despliega una alerta de confirmación</w:t>
            </w:r>
          </w:p>
        </w:tc>
      </w:tr>
      <w:tr>
        <w:trPr>
          <w:cantSplit w:val="0"/>
          <w:trHeight w:val="240" w:hRule="atLeast"/>
          <w:tblHeader w:val="0"/>
        </w:trPr>
        <w:tc>
          <w:tcPr>
            <w:vMerge w:val="continue"/>
          </w:tcPr>
          <w:p w:rsidR="00000000" w:rsidDel="00000000" w:rsidP="00000000" w:rsidRDefault="00000000" w:rsidRPr="00000000" w14:paraId="00001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B4">
            <w:pPr>
              <w:spacing w:after="0" w:line="240" w:lineRule="auto"/>
              <w:rPr/>
            </w:pPr>
            <w:r w:rsidDel="00000000" w:rsidR="00000000" w:rsidRPr="00000000">
              <w:rPr>
                <w:rtl w:val="0"/>
              </w:rPr>
              <w:t xml:space="preserve">5</w:t>
            </w:r>
          </w:p>
        </w:tc>
        <w:tc>
          <w:tcPr>
            <w:gridSpan w:val="2"/>
          </w:tcPr>
          <w:p w:rsidR="00000000" w:rsidDel="00000000" w:rsidP="00000000" w:rsidRDefault="00000000" w:rsidRPr="00000000" w14:paraId="00001EB5">
            <w:pPr>
              <w:spacing w:after="0" w:line="240" w:lineRule="auto"/>
              <w:rPr/>
            </w:pPr>
            <w:r w:rsidDel="00000000" w:rsidR="00000000" w:rsidRPr="00000000">
              <w:rPr>
                <w:rtl w:val="0"/>
              </w:rPr>
              <w:t xml:space="preserve">El usuario diligencia la confirmación</w:t>
            </w:r>
          </w:p>
        </w:tc>
      </w:tr>
      <w:tr>
        <w:trPr>
          <w:cantSplit w:val="0"/>
          <w:trHeight w:val="240" w:hRule="atLeast"/>
          <w:tblHeader w:val="0"/>
        </w:trPr>
        <w:tc>
          <w:tcPr>
            <w:vMerge w:val="continue"/>
          </w:tcPr>
          <w:p w:rsidR="00000000" w:rsidDel="00000000" w:rsidP="00000000" w:rsidRDefault="00000000" w:rsidRPr="00000000" w14:paraId="00001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B8">
            <w:pPr>
              <w:spacing w:after="0" w:line="240" w:lineRule="auto"/>
              <w:rPr/>
            </w:pPr>
            <w:r w:rsidDel="00000000" w:rsidR="00000000" w:rsidRPr="00000000">
              <w:rPr>
                <w:rtl w:val="0"/>
              </w:rPr>
              <w:t xml:space="preserve">6</w:t>
            </w:r>
          </w:p>
        </w:tc>
        <w:tc>
          <w:tcPr>
            <w:gridSpan w:val="2"/>
          </w:tcPr>
          <w:p w:rsidR="00000000" w:rsidDel="00000000" w:rsidP="00000000" w:rsidRDefault="00000000" w:rsidRPr="00000000" w14:paraId="00001EB9">
            <w:pPr>
              <w:spacing w:after="0" w:line="240" w:lineRule="auto"/>
              <w:rPr/>
            </w:pPr>
            <w:r w:rsidDel="00000000" w:rsidR="00000000" w:rsidRPr="00000000">
              <w:rPr>
                <w:rtl w:val="0"/>
              </w:rPr>
              <w:t xml:space="preserve">El sistema valida</w:t>
            </w:r>
          </w:p>
        </w:tc>
      </w:tr>
      <w:tr>
        <w:trPr>
          <w:cantSplit w:val="0"/>
          <w:trHeight w:val="240" w:hRule="atLeast"/>
          <w:tblHeader w:val="0"/>
        </w:trPr>
        <w:tc>
          <w:tcPr>
            <w:vMerge w:val="continue"/>
          </w:tcPr>
          <w:p w:rsidR="00000000" w:rsidDel="00000000" w:rsidP="00000000" w:rsidRDefault="00000000" w:rsidRPr="00000000" w14:paraId="00001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BC">
            <w:pPr>
              <w:spacing w:after="0" w:line="240" w:lineRule="auto"/>
              <w:rPr/>
            </w:pPr>
            <w:r w:rsidDel="00000000" w:rsidR="00000000" w:rsidRPr="00000000">
              <w:rPr>
                <w:rtl w:val="0"/>
              </w:rPr>
              <w:t xml:space="preserve">7</w:t>
            </w:r>
          </w:p>
        </w:tc>
        <w:tc>
          <w:tcPr>
            <w:gridSpan w:val="2"/>
          </w:tcPr>
          <w:p w:rsidR="00000000" w:rsidDel="00000000" w:rsidP="00000000" w:rsidRDefault="00000000" w:rsidRPr="00000000" w14:paraId="00001EBD">
            <w:pPr>
              <w:spacing w:after="0" w:line="240" w:lineRule="auto"/>
              <w:rPr/>
            </w:pPr>
            <w:r w:rsidDel="00000000" w:rsidR="00000000" w:rsidRPr="00000000">
              <w:rPr>
                <w:rtl w:val="0"/>
              </w:rPr>
              <w:t xml:space="preserve">El sistema cambia el estado de la cita</w:t>
            </w:r>
          </w:p>
        </w:tc>
      </w:tr>
      <w:tr>
        <w:trPr>
          <w:cantSplit w:val="0"/>
          <w:trHeight w:val="240" w:hRule="atLeast"/>
          <w:tblHeader w:val="0"/>
        </w:trPr>
        <w:tc>
          <w:tcPr>
            <w:vMerge w:val="continue"/>
          </w:tcPr>
          <w:p w:rsidR="00000000" w:rsidDel="00000000" w:rsidP="00000000" w:rsidRDefault="00000000" w:rsidRPr="00000000" w14:paraId="00001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C0">
            <w:pPr>
              <w:spacing w:after="0" w:line="240" w:lineRule="auto"/>
              <w:rPr/>
            </w:pPr>
            <w:r w:rsidDel="00000000" w:rsidR="00000000" w:rsidRPr="00000000">
              <w:rPr>
                <w:rtl w:val="0"/>
              </w:rPr>
              <w:t xml:space="preserve">8</w:t>
            </w:r>
          </w:p>
        </w:tc>
        <w:tc>
          <w:tcPr>
            <w:gridSpan w:val="2"/>
          </w:tcPr>
          <w:p w:rsidR="00000000" w:rsidDel="00000000" w:rsidP="00000000" w:rsidRDefault="00000000" w:rsidRPr="00000000" w14:paraId="00001EC1">
            <w:pPr>
              <w:spacing w:after="0" w:line="240" w:lineRule="auto"/>
              <w:rPr/>
            </w:pPr>
            <w:r w:rsidDel="00000000" w:rsidR="00000000" w:rsidRPr="00000000">
              <w:rPr>
                <w:rtl w:val="0"/>
              </w:rPr>
              <w:t xml:space="preserve">El sistema despliega un mensaje “El sistema ha cambiado el estado de la cita con exito”</w:t>
            </w:r>
          </w:p>
        </w:tc>
      </w:tr>
      <w:tr>
        <w:trPr>
          <w:cantSplit w:val="0"/>
          <w:trHeight w:val="240" w:hRule="atLeast"/>
          <w:tblHeader w:val="0"/>
        </w:trPr>
        <w:tc>
          <w:tcPr>
            <w:vMerge w:val="continue"/>
          </w:tcPr>
          <w:p w:rsidR="00000000" w:rsidDel="00000000" w:rsidP="00000000" w:rsidRDefault="00000000" w:rsidRPr="00000000" w14:paraId="00001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C4">
            <w:pPr>
              <w:spacing w:after="0" w:line="240" w:lineRule="auto"/>
              <w:rPr/>
            </w:pPr>
            <w:r w:rsidDel="00000000" w:rsidR="00000000" w:rsidRPr="00000000">
              <w:rPr>
                <w:rtl w:val="0"/>
              </w:rPr>
              <w:t xml:space="preserve">9</w:t>
            </w:r>
          </w:p>
        </w:tc>
        <w:tc>
          <w:tcPr>
            <w:gridSpan w:val="2"/>
          </w:tcPr>
          <w:p w:rsidR="00000000" w:rsidDel="00000000" w:rsidP="00000000" w:rsidRDefault="00000000" w:rsidRPr="00000000" w14:paraId="00001EC5">
            <w:pPr>
              <w:spacing w:after="0" w:line="240" w:lineRule="auto"/>
              <w:rPr/>
            </w:pPr>
            <w:r w:rsidDel="00000000" w:rsidR="00000000" w:rsidRPr="00000000">
              <w:rPr>
                <w:rtl w:val="0"/>
              </w:rPr>
              <w:t xml:space="preserve">El sistema ejecuta el cu 06.1.5 listar citas</w:t>
            </w:r>
          </w:p>
        </w:tc>
      </w:tr>
      <w:tr>
        <w:trPr>
          <w:cantSplit w:val="0"/>
          <w:tblHeader w:val="0"/>
        </w:trPr>
        <w:tc>
          <w:tcPr/>
          <w:p w:rsidR="00000000" w:rsidDel="00000000" w:rsidP="00000000" w:rsidRDefault="00000000" w:rsidRPr="00000000" w14:paraId="00001EC7">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1EC8">
            <w:pPr>
              <w:spacing w:after="0" w:line="240" w:lineRule="auto"/>
              <w:rPr/>
            </w:pPr>
            <w:r w:rsidDel="00000000" w:rsidR="00000000" w:rsidRPr="00000000">
              <w:rPr>
                <w:rtl w:val="0"/>
              </w:rPr>
              <w:t xml:space="preserve">El sistema ha cambiado el estado de una  cita</w:t>
            </w:r>
          </w:p>
        </w:tc>
      </w:tr>
      <w:tr>
        <w:trPr>
          <w:cantSplit w:val="0"/>
          <w:tblHeader w:val="0"/>
        </w:trPr>
        <w:tc>
          <w:tcPr/>
          <w:p w:rsidR="00000000" w:rsidDel="00000000" w:rsidP="00000000" w:rsidRDefault="00000000" w:rsidRPr="00000000" w14:paraId="00001ECB">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1ECC">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1ECD">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ECF">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1ED0">
            <w:pPr>
              <w:spacing w:after="0" w:line="240" w:lineRule="auto"/>
              <w:rPr/>
            </w:pPr>
            <w:r w:rsidDel="00000000" w:rsidR="00000000" w:rsidRPr="00000000">
              <w:rPr>
                <w:rtl w:val="0"/>
              </w:rPr>
              <w:t xml:space="preserve">6</w:t>
            </w:r>
          </w:p>
        </w:tc>
        <w:tc>
          <w:tcPr>
            <w:gridSpan w:val="2"/>
          </w:tcPr>
          <w:p w:rsidR="00000000" w:rsidDel="00000000" w:rsidP="00000000" w:rsidRDefault="00000000" w:rsidRPr="00000000" w14:paraId="00001ED1">
            <w:pPr>
              <w:spacing w:after="0" w:line="240" w:lineRule="auto"/>
              <w:rPr/>
            </w:pPr>
            <w:r w:rsidDel="00000000" w:rsidR="00000000" w:rsidRPr="00000000">
              <w:rPr>
                <w:rtl w:val="0"/>
              </w:rPr>
              <w:t xml:space="preserve">5.1. Si la cita se encuentra registrada en otra tabla?</w:t>
            </w:r>
          </w:p>
        </w:tc>
      </w:tr>
      <w:tr>
        <w:trPr>
          <w:cantSplit w:val="0"/>
          <w:trHeight w:val="66" w:hRule="atLeast"/>
          <w:tblHeader w:val="0"/>
        </w:trPr>
        <w:tc>
          <w:tcPr>
            <w:vMerge w:val="continue"/>
          </w:tcPr>
          <w:p w:rsidR="00000000" w:rsidDel="00000000" w:rsidP="00000000" w:rsidRDefault="00000000" w:rsidRPr="00000000" w14:paraId="00001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D5">
            <w:pPr>
              <w:spacing w:after="0" w:line="240" w:lineRule="auto"/>
              <w:jc w:val="right"/>
              <w:rPr/>
            </w:pPr>
            <w:r w:rsidDel="00000000" w:rsidR="00000000" w:rsidRPr="00000000">
              <w:rPr>
                <w:rtl w:val="0"/>
              </w:rPr>
              <w:t xml:space="preserve">1</w:t>
            </w:r>
          </w:p>
        </w:tc>
        <w:tc>
          <w:tcPr/>
          <w:p w:rsidR="00000000" w:rsidDel="00000000" w:rsidP="00000000" w:rsidRDefault="00000000" w:rsidRPr="00000000" w14:paraId="00001ED6">
            <w:pPr>
              <w:spacing w:after="0" w:line="240" w:lineRule="auto"/>
              <w:rPr/>
            </w:pPr>
            <w:r w:rsidDel="00000000" w:rsidR="00000000" w:rsidRPr="00000000">
              <w:rPr>
                <w:rtl w:val="0"/>
              </w:rPr>
              <w:t xml:space="preserve">El sistema lanzará un mensaje de alerta diciendo que “No se permite </w:t>
            </w:r>
          </w:p>
          <w:p w:rsidR="00000000" w:rsidDel="00000000" w:rsidP="00000000" w:rsidRDefault="00000000" w:rsidRPr="00000000" w14:paraId="00001ED7">
            <w:pPr>
              <w:spacing w:after="0" w:line="240" w:lineRule="auto"/>
              <w:rPr/>
            </w:pPr>
            <w:r w:rsidDel="00000000" w:rsidR="00000000" w:rsidRPr="00000000">
              <w:rPr>
                <w:rtl w:val="0"/>
              </w:rPr>
              <w:t xml:space="preserve">cambiar el estado  de esta ”</w:t>
            </w:r>
          </w:p>
        </w:tc>
      </w:tr>
      <w:tr>
        <w:trPr>
          <w:cantSplit w:val="0"/>
          <w:trHeight w:val="66" w:hRule="atLeast"/>
          <w:tblHeader w:val="0"/>
        </w:trPr>
        <w:tc>
          <w:tcPr>
            <w:vMerge w:val="continue"/>
          </w:tcPr>
          <w:p w:rsidR="00000000" w:rsidDel="00000000" w:rsidP="00000000" w:rsidRDefault="00000000" w:rsidRPr="00000000" w14:paraId="00001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DA">
            <w:pPr>
              <w:spacing w:after="0" w:line="240" w:lineRule="auto"/>
              <w:jc w:val="right"/>
              <w:rPr/>
            </w:pPr>
            <w:r w:rsidDel="00000000" w:rsidR="00000000" w:rsidRPr="00000000">
              <w:rPr>
                <w:rtl w:val="0"/>
              </w:rPr>
              <w:t xml:space="preserve">2</w:t>
            </w:r>
          </w:p>
        </w:tc>
        <w:tc>
          <w:tcPr/>
          <w:p w:rsidR="00000000" w:rsidDel="00000000" w:rsidP="00000000" w:rsidRDefault="00000000" w:rsidRPr="00000000" w14:paraId="00001EDB">
            <w:pPr>
              <w:spacing w:after="0" w:line="240" w:lineRule="auto"/>
              <w:rPr/>
            </w:pPr>
            <w:r w:rsidDel="00000000" w:rsidR="00000000" w:rsidRPr="00000000">
              <w:rPr>
                <w:rtl w:val="0"/>
              </w:rPr>
              <w:t xml:space="preserve">El sistema lo manda al paso 9</w:t>
            </w:r>
          </w:p>
        </w:tc>
      </w:tr>
      <w:tr>
        <w:trPr>
          <w:cantSplit w:val="0"/>
          <w:trHeight w:val="66" w:hRule="atLeast"/>
          <w:tblHeader w:val="0"/>
        </w:trPr>
        <w:tc>
          <w:tcPr>
            <w:vMerge w:val="continue"/>
          </w:tcPr>
          <w:p w:rsidR="00000000" w:rsidDel="00000000" w:rsidP="00000000" w:rsidRDefault="00000000" w:rsidRPr="00000000" w14:paraId="00001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EDE">
            <w:pPr>
              <w:spacing w:after="0" w:line="240" w:lineRule="auto"/>
              <w:jc w:val="right"/>
              <w:rPr/>
            </w:pPr>
            <w:r w:rsidDel="00000000" w:rsidR="00000000" w:rsidRPr="00000000">
              <w:rPr>
                <w:rtl w:val="0"/>
              </w:rPr>
            </w:r>
          </w:p>
        </w:tc>
        <w:tc>
          <w:tcPr/>
          <w:p w:rsidR="00000000" w:rsidDel="00000000" w:rsidP="00000000" w:rsidRDefault="00000000" w:rsidRPr="00000000" w14:paraId="00001EDF">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1EE1">
            <w:pPr>
              <w:spacing w:after="0" w:line="240" w:lineRule="auto"/>
              <w:rPr/>
            </w:pPr>
            <w:r w:rsidDel="00000000" w:rsidR="00000000" w:rsidRPr="00000000">
              <w:rPr>
                <w:rtl w:val="0"/>
              </w:rPr>
            </w:r>
          </w:p>
        </w:tc>
        <w:tc>
          <w:tcPr>
            <w:gridSpan w:val="2"/>
          </w:tcPr>
          <w:p w:rsidR="00000000" w:rsidDel="00000000" w:rsidP="00000000" w:rsidRDefault="00000000" w:rsidRPr="00000000" w14:paraId="00001EE2">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EE6">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EEA">
            <w:pPr>
              <w:spacing w:after="0" w:line="240" w:lineRule="auto"/>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1EEC">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1EED">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1EEE">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1EEF">
            <w:pPr>
              <w:spacing w:after="0" w:line="240" w:lineRule="auto"/>
              <w:rPr/>
            </w:pPr>
            <w:r w:rsidDel="00000000" w:rsidR="00000000" w:rsidRPr="00000000">
              <w:rPr>
                <w:highlight w:val="white"/>
                <w:rtl w:val="0"/>
              </w:rPr>
              <w:t xml:space="preserve">cu 06.1.1.9 Si en otras tablas se encuentra implementado una cita registrada, No se permitirá desactivar la cita.</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1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EF3">
            <w:pPr>
              <w:spacing w:after="0" w:line="240" w:lineRule="auto"/>
              <w:rPr>
                <w:highlight w:val="white"/>
              </w:rPr>
            </w:pPr>
            <w:r w:rsidDel="00000000" w:rsidR="00000000" w:rsidRPr="00000000">
              <w:rPr>
                <w:highlight w:val="white"/>
                <w:rtl w:val="0"/>
              </w:rPr>
              <w:t xml:space="preserve">cu 06.1.1.10  El sistema mandara un mensaje de confirmación para cambiar el estado de una cita.</w:t>
            </w:r>
          </w:p>
        </w:tc>
      </w:tr>
      <w:tr>
        <w:trPr>
          <w:cantSplit w:val="0"/>
          <w:trHeight w:val="240" w:hRule="atLeast"/>
          <w:tblHeader w:val="0"/>
        </w:trPr>
        <w:tc>
          <w:tcPr>
            <w:vMerge w:val="continue"/>
          </w:tcPr>
          <w:p w:rsidR="00000000" w:rsidDel="00000000" w:rsidP="00000000" w:rsidRDefault="00000000" w:rsidRPr="00000000" w14:paraId="00001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1EF7">
            <w:pPr>
              <w:spacing w:after="0" w:line="240" w:lineRule="auto"/>
              <w:rPr>
                <w:highlight w:val="white"/>
              </w:rPr>
            </w:pPr>
            <w:r w:rsidDel="00000000" w:rsidR="00000000" w:rsidRPr="00000000">
              <w:rPr>
                <w:highlight w:val="white"/>
                <w:rtl w:val="0"/>
              </w:rPr>
              <w:t xml:space="preserve">cu 06.1.1.11 El sistema lanzara un mensaje de error o exito al cambiar el estado de una cita</w:t>
            </w:r>
          </w:p>
        </w:tc>
      </w:tr>
      <w:tr>
        <w:trPr>
          <w:cantSplit w:val="0"/>
          <w:tblHeader w:val="0"/>
        </w:trPr>
        <w:tc>
          <w:tcPr/>
          <w:p w:rsidR="00000000" w:rsidDel="00000000" w:rsidP="00000000" w:rsidRDefault="00000000" w:rsidRPr="00000000" w14:paraId="00001EFA">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1EF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EFE">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1EFF">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1F02">
      <w:pPr>
        <w:rPr>
          <w:b w:val="1"/>
        </w:rPr>
      </w:pPr>
      <w:r w:rsidDel="00000000" w:rsidR="00000000" w:rsidRPr="00000000">
        <w:rPr>
          <w:rtl w:val="0"/>
        </w:rPr>
      </w:r>
    </w:p>
    <w:p w:rsidR="00000000" w:rsidDel="00000000" w:rsidP="00000000" w:rsidRDefault="00000000" w:rsidRPr="00000000" w14:paraId="00001F03">
      <w:pPr>
        <w:rPr>
          <w:b w:val="1"/>
        </w:rPr>
      </w:pPr>
      <w:r w:rsidDel="00000000" w:rsidR="00000000" w:rsidRPr="00000000">
        <w:rPr>
          <w:rtl w:val="0"/>
        </w:rPr>
      </w:r>
    </w:p>
    <w:p w:rsidR="00000000" w:rsidDel="00000000" w:rsidP="00000000" w:rsidRDefault="00000000" w:rsidRPr="00000000" w14:paraId="00001F04">
      <w:pPr>
        <w:spacing w:after="0" w:line="276" w:lineRule="auto"/>
        <w:jc w:val="left"/>
        <w:rPr/>
      </w:pPr>
      <w:r w:rsidDel="00000000" w:rsidR="00000000" w:rsidRPr="00000000">
        <w:rPr>
          <w:rtl w:val="0"/>
        </w:rPr>
        <w:t xml:space="preserve">//</w:t>
      </w:r>
    </w:p>
    <w:tbl>
      <w:tblPr>
        <w:tblStyle w:val="Table7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F05">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1F06">
            <w:pPr>
              <w:spacing w:after="0" w:line="240" w:lineRule="auto"/>
              <w:rPr>
                <w:b w:val="1"/>
                <w:color w:val="ffffff"/>
              </w:rPr>
            </w:pPr>
            <w:r w:rsidDel="00000000" w:rsidR="00000000" w:rsidRPr="00000000">
              <w:rPr>
                <w:b w:val="1"/>
                <w:i w:val="1"/>
                <w:color w:val="ffffff"/>
                <w:rtl w:val="0"/>
              </w:rPr>
              <w:t xml:space="preserve">CU.06.1.15 Enlistar citas</w:t>
            </w:r>
            <w:r w:rsidDel="00000000" w:rsidR="00000000" w:rsidRPr="00000000">
              <w:rPr>
                <w:rtl w:val="0"/>
              </w:rPr>
            </w:r>
          </w:p>
        </w:tc>
      </w:tr>
      <w:tr>
        <w:trPr>
          <w:cantSplit w:val="0"/>
          <w:tblHeader w:val="0"/>
        </w:trPr>
        <w:tc>
          <w:tcPr/>
          <w:p w:rsidR="00000000" w:rsidDel="00000000" w:rsidP="00000000" w:rsidRDefault="00000000" w:rsidRPr="00000000" w14:paraId="00001F09">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1F0A">
            <w:pPr>
              <w:spacing w:after="0" w:line="240" w:lineRule="auto"/>
              <w:rPr/>
            </w:pPr>
            <w:r w:rsidDel="00000000" w:rsidR="00000000" w:rsidRPr="00000000">
              <w:rPr>
                <w:rtl w:val="0"/>
              </w:rPr>
              <w:t xml:space="preserve">CU 01 Ventas</w:t>
            </w:r>
          </w:p>
          <w:p w:rsidR="00000000" w:rsidDel="00000000" w:rsidP="00000000" w:rsidRDefault="00000000" w:rsidRPr="00000000" w14:paraId="00001F0B">
            <w:pPr>
              <w:spacing w:after="0" w:line="240" w:lineRule="auto"/>
              <w:rPr/>
            </w:pPr>
            <w:r w:rsidDel="00000000" w:rsidR="00000000" w:rsidRPr="00000000">
              <w:rPr>
                <w:rtl w:val="0"/>
              </w:rPr>
              <w:t xml:space="preserve">CU 01.1 Gestión agendamiento de citas</w:t>
            </w:r>
          </w:p>
        </w:tc>
      </w:tr>
      <w:tr>
        <w:trPr>
          <w:cantSplit w:val="0"/>
          <w:tblHeader w:val="0"/>
        </w:trPr>
        <w:tc>
          <w:tcPr/>
          <w:p w:rsidR="00000000" w:rsidDel="00000000" w:rsidP="00000000" w:rsidRDefault="00000000" w:rsidRPr="00000000" w14:paraId="00001F0E">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1F0F">
            <w:pPr>
              <w:spacing w:after="0" w:line="240" w:lineRule="auto"/>
              <w:rPr/>
            </w:pPr>
            <w:r w:rsidDel="00000000" w:rsidR="00000000" w:rsidRPr="00000000">
              <w:rPr>
                <w:rtl w:val="0"/>
              </w:rPr>
              <w:t xml:space="preserve">A el Usuario se le en listaran las citas pero debe haber iniciado sesión con el rol de administrador o empleado</w:t>
            </w:r>
          </w:p>
          <w:p w:rsidR="00000000" w:rsidDel="00000000" w:rsidP="00000000" w:rsidRDefault="00000000" w:rsidRPr="00000000" w14:paraId="00001F1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F13">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1F14">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1F15">
            <w:pPr>
              <w:spacing w:after="0" w:line="240" w:lineRule="auto"/>
              <w:rPr/>
            </w:pPr>
            <w:r w:rsidDel="00000000" w:rsidR="00000000" w:rsidRPr="00000000">
              <w:rPr>
                <w:rtl w:val="0"/>
              </w:rPr>
            </w:r>
          </w:p>
          <w:p w:rsidR="00000000" w:rsidDel="00000000" w:rsidP="00000000" w:rsidRDefault="00000000" w:rsidRPr="00000000" w14:paraId="00001F1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F19">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1F1A">
            <w:pPr>
              <w:spacing w:after="0" w:line="240" w:lineRule="auto"/>
              <w:rPr/>
            </w:pPr>
            <w:r w:rsidDel="00000000" w:rsidR="00000000" w:rsidRPr="00000000">
              <w:rPr>
                <w:rtl w:val="0"/>
              </w:rPr>
              <w:t xml:space="preserve">Administrador</w:t>
            </w:r>
          </w:p>
          <w:p w:rsidR="00000000" w:rsidDel="00000000" w:rsidP="00000000" w:rsidRDefault="00000000" w:rsidRPr="00000000" w14:paraId="00001F1B">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1F1E">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1F1F">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1F20">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1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F23">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1F24">
            <w:pPr>
              <w:spacing w:after="0" w:line="240" w:lineRule="auto"/>
              <w:rPr/>
            </w:pPr>
            <w:r w:rsidDel="00000000" w:rsidR="00000000" w:rsidRPr="00000000">
              <w:rPr>
                <w:rtl w:val="0"/>
              </w:rPr>
              <w:t xml:space="preserve">El usuario ingresa al modulo de citas</w:t>
            </w:r>
          </w:p>
        </w:tc>
      </w:tr>
      <w:tr>
        <w:trPr>
          <w:cantSplit w:val="0"/>
          <w:tblHeader w:val="0"/>
        </w:trPr>
        <w:tc>
          <w:tcPr>
            <w:vMerge w:val="continue"/>
          </w:tcPr>
          <w:p w:rsidR="00000000" w:rsidDel="00000000" w:rsidP="00000000" w:rsidRDefault="00000000" w:rsidRPr="00000000" w14:paraId="00001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27">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1F28">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2B">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1F2C">
            <w:pPr>
              <w:spacing w:after="0" w:line="240" w:lineRule="auto"/>
              <w:rPr/>
            </w:pPr>
            <w:r w:rsidDel="00000000" w:rsidR="00000000" w:rsidRPr="00000000">
              <w:rPr>
                <w:rtl w:val="0"/>
              </w:rPr>
              <w:t xml:space="preserve">El sistema genera el objeto de lista de citas</w:t>
            </w:r>
          </w:p>
        </w:tc>
      </w:tr>
      <w:tr>
        <w:trPr>
          <w:cantSplit w:val="0"/>
          <w:tblHeader w:val="0"/>
        </w:trPr>
        <w:tc>
          <w:tcPr>
            <w:vMerge w:val="continue"/>
          </w:tcPr>
          <w:p w:rsidR="00000000" w:rsidDel="00000000" w:rsidP="00000000" w:rsidRDefault="00000000" w:rsidRPr="00000000" w14:paraId="00001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2F">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1F30">
            <w:pPr>
              <w:spacing w:after="0" w:line="240" w:lineRule="auto"/>
              <w:rPr/>
            </w:pPr>
            <w:r w:rsidDel="00000000" w:rsidR="00000000" w:rsidRPr="00000000">
              <w:rPr>
                <w:rtl w:val="0"/>
              </w:rPr>
              <w:t xml:space="preserve">El sistema despliega la lista de citas</w:t>
            </w:r>
          </w:p>
          <w:p w:rsidR="00000000" w:rsidDel="00000000" w:rsidP="00000000" w:rsidRDefault="00000000" w:rsidRPr="00000000" w14:paraId="00001F31">
            <w:pPr>
              <w:spacing w:after="0" w:line="240" w:lineRule="auto"/>
              <w:rPr/>
            </w:pPr>
            <w:r w:rsidDel="00000000" w:rsidR="00000000" w:rsidRPr="00000000">
              <w:rPr>
                <w:rtl w:val="0"/>
              </w:rPr>
              <w:t xml:space="preserve">cu 06.1.3 Actualizar citas</w:t>
            </w:r>
          </w:p>
          <w:p w:rsidR="00000000" w:rsidDel="00000000" w:rsidP="00000000" w:rsidRDefault="00000000" w:rsidRPr="00000000" w14:paraId="00001F32">
            <w:pPr>
              <w:spacing w:after="0" w:line="240" w:lineRule="auto"/>
              <w:rPr/>
            </w:pPr>
            <w:r w:rsidDel="00000000" w:rsidR="00000000" w:rsidRPr="00000000">
              <w:rPr>
                <w:rtl w:val="0"/>
              </w:rPr>
              <w:t xml:space="preserve">cu 06.1.4 Cambiar estado de las citas</w:t>
            </w:r>
          </w:p>
        </w:tc>
      </w:tr>
      <w:tr>
        <w:trPr>
          <w:cantSplit w:val="0"/>
          <w:tblHeader w:val="0"/>
        </w:trPr>
        <w:tc>
          <w:tcPr/>
          <w:p w:rsidR="00000000" w:rsidDel="00000000" w:rsidP="00000000" w:rsidRDefault="00000000" w:rsidRPr="00000000" w14:paraId="00001F34">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1F35">
            <w:pPr>
              <w:spacing w:after="0" w:line="240" w:lineRule="auto"/>
              <w:rPr/>
            </w:pPr>
            <w:r w:rsidDel="00000000" w:rsidR="00000000" w:rsidRPr="00000000">
              <w:rPr>
                <w:rtl w:val="0"/>
              </w:rPr>
              <w:t xml:space="preserve">El sistema en lista las citas</w:t>
            </w:r>
          </w:p>
        </w:tc>
      </w:tr>
      <w:tr>
        <w:trPr>
          <w:cantSplit w:val="0"/>
          <w:tblHeader w:val="0"/>
        </w:trPr>
        <w:tc>
          <w:tcPr/>
          <w:p w:rsidR="00000000" w:rsidDel="00000000" w:rsidP="00000000" w:rsidRDefault="00000000" w:rsidRPr="00000000" w14:paraId="00001F38">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1F39">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1F3A">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F3C">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1F3D">
            <w:pPr>
              <w:spacing w:after="0" w:line="240" w:lineRule="auto"/>
              <w:rPr/>
            </w:pPr>
            <w:r w:rsidDel="00000000" w:rsidR="00000000" w:rsidRPr="00000000">
              <w:rPr>
                <w:rtl w:val="0"/>
              </w:rPr>
            </w:r>
          </w:p>
        </w:tc>
        <w:tc>
          <w:tcPr>
            <w:gridSpan w:val="2"/>
          </w:tcPr>
          <w:p w:rsidR="00000000" w:rsidDel="00000000" w:rsidP="00000000" w:rsidRDefault="00000000" w:rsidRPr="00000000" w14:paraId="00001F3E">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42">
            <w:pPr>
              <w:spacing w:after="0" w:line="240" w:lineRule="auto"/>
              <w:jc w:val="right"/>
              <w:rPr/>
            </w:pPr>
            <w:r w:rsidDel="00000000" w:rsidR="00000000" w:rsidRPr="00000000">
              <w:rPr>
                <w:rtl w:val="0"/>
              </w:rPr>
            </w:r>
          </w:p>
        </w:tc>
        <w:tc>
          <w:tcPr/>
          <w:p w:rsidR="00000000" w:rsidDel="00000000" w:rsidP="00000000" w:rsidRDefault="00000000" w:rsidRPr="00000000" w14:paraId="00001F43">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46">
            <w:pPr>
              <w:spacing w:after="0" w:line="240" w:lineRule="auto"/>
              <w:jc w:val="right"/>
              <w:rPr/>
            </w:pPr>
            <w:r w:rsidDel="00000000" w:rsidR="00000000" w:rsidRPr="00000000">
              <w:rPr>
                <w:rtl w:val="0"/>
              </w:rPr>
            </w:r>
          </w:p>
        </w:tc>
        <w:tc>
          <w:tcPr/>
          <w:p w:rsidR="00000000" w:rsidDel="00000000" w:rsidP="00000000" w:rsidRDefault="00000000" w:rsidRPr="00000000" w14:paraId="00001F47">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4A">
            <w:pPr>
              <w:spacing w:after="0" w:line="240" w:lineRule="auto"/>
              <w:jc w:val="right"/>
              <w:rPr/>
            </w:pPr>
            <w:r w:rsidDel="00000000" w:rsidR="00000000" w:rsidRPr="00000000">
              <w:rPr>
                <w:rtl w:val="0"/>
              </w:rPr>
            </w:r>
          </w:p>
        </w:tc>
        <w:tc>
          <w:tcPr/>
          <w:p w:rsidR="00000000" w:rsidDel="00000000" w:rsidP="00000000" w:rsidRDefault="00000000" w:rsidRPr="00000000" w14:paraId="00001F4B">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1F4D">
            <w:pPr>
              <w:spacing w:after="0" w:line="240" w:lineRule="auto"/>
              <w:rPr/>
            </w:pPr>
            <w:r w:rsidDel="00000000" w:rsidR="00000000" w:rsidRPr="00000000">
              <w:rPr>
                <w:rtl w:val="0"/>
              </w:rPr>
            </w:r>
          </w:p>
        </w:tc>
        <w:tc>
          <w:tcPr>
            <w:gridSpan w:val="2"/>
          </w:tcPr>
          <w:p w:rsidR="00000000" w:rsidDel="00000000" w:rsidP="00000000" w:rsidRDefault="00000000" w:rsidRPr="00000000" w14:paraId="00001F4E">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F52">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F56">
            <w:pPr>
              <w:spacing w:after="0" w:line="240" w:lineRule="auto"/>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1F58">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1F59">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1F5A">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1F5B">
            <w:pPr>
              <w:spacing w:after="0" w:line="240" w:lineRule="auto"/>
              <w:rPr/>
            </w:pPr>
            <w:r w:rsidDel="00000000" w:rsidR="00000000" w:rsidRPr="00000000">
              <w:rPr>
                <w:highlight w:val="white"/>
                <w:rtl w:val="0"/>
              </w:rPr>
              <w:t xml:space="preserve">cu 06.1.1.12 La citas apareceran en orden ascendente.</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1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F5F">
            <w:pPr>
              <w:spacing w:after="0" w:line="240" w:lineRule="auto"/>
              <w:rPr>
                <w:highlight w:val="white"/>
              </w:rPr>
            </w:pPr>
            <w:r w:rsidDel="00000000" w:rsidR="00000000" w:rsidRPr="00000000">
              <w:rPr>
                <w:highlight w:val="white"/>
                <w:rtl w:val="0"/>
              </w:rPr>
              <w:t xml:space="preserve">cu 06.1.1.13 Se mostrara el registro de las citas.</w:t>
            </w:r>
          </w:p>
        </w:tc>
      </w:tr>
      <w:tr>
        <w:trPr>
          <w:cantSplit w:val="0"/>
          <w:trHeight w:val="240" w:hRule="atLeast"/>
          <w:tblHeader w:val="0"/>
        </w:trPr>
        <w:tc>
          <w:tcPr>
            <w:vMerge w:val="continue"/>
          </w:tcPr>
          <w:p w:rsidR="00000000" w:rsidDel="00000000" w:rsidP="00000000" w:rsidRDefault="00000000" w:rsidRPr="00000000" w14:paraId="00001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1F63">
            <w:pPr>
              <w:spacing w:after="0" w:line="240" w:lineRule="auto"/>
              <w:rPr>
                <w:highlight w:val="white"/>
              </w:rPr>
            </w:pPr>
            <w:r w:rsidDel="00000000" w:rsidR="00000000" w:rsidRPr="00000000">
              <w:rPr>
                <w:highlight w:val="white"/>
                <w:rtl w:val="0"/>
              </w:rPr>
              <w:t xml:space="preserve">cu 06.1.1.14 Las citas que tengan un campo sin registrar no se mostraran.</w:t>
            </w:r>
          </w:p>
        </w:tc>
      </w:tr>
      <w:tr>
        <w:trPr>
          <w:cantSplit w:val="0"/>
          <w:tblHeader w:val="0"/>
        </w:trPr>
        <w:tc>
          <w:tcPr/>
          <w:p w:rsidR="00000000" w:rsidDel="00000000" w:rsidP="00000000" w:rsidRDefault="00000000" w:rsidRPr="00000000" w14:paraId="00001F66">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1F6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F6A">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1F6B">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1F6E">
      <w:pPr>
        <w:rPr/>
      </w:pPr>
      <w:r w:rsidDel="00000000" w:rsidR="00000000" w:rsidRPr="00000000">
        <w:rPr>
          <w:rtl w:val="0"/>
        </w:rPr>
      </w:r>
    </w:p>
    <w:p w:rsidR="00000000" w:rsidDel="00000000" w:rsidP="00000000" w:rsidRDefault="00000000" w:rsidRPr="00000000" w14:paraId="00001F6F">
      <w:pPr>
        <w:spacing w:after="0" w:line="276" w:lineRule="auto"/>
        <w:jc w:val="left"/>
        <w:rPr/>
      </w:pPr>
      <w:r w:rsidDel="00000000" w:rsidR="00000000" w:rsidRPr="00000000">
        <w:rPr>
          <w:rtl w:val="0"/>
        </w:rPr>
        <w:t xml:space="preserve">//Gestión de catalogo</w:t>
      </w:r>
    </w:p>
    <w:p w:rsidR="00000000" w:rsidDel="00000000" w:rsidP="00000000" w:rsidRDefault="00000000" w:rsidRPr="00000000" w14:paraId="00001F70">
      <w:pPr>
        <w:rPr/>
      </w:pPr>
      <w:r w:rsidDel="00000000" w:rsidR="00000000" w:rsidRPr="00000000">
        <w:rPr>
          <w:rtl w:val="0"/>
        </w:rPr>
      </w:r>
    </w:p>
    <w:tbl>
      <w:tblPr>
        <w:tblStyle w:val="Table7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F71">
            <w:pPr>
              <w:rPr>
                <w:b w:val="1"/>
                <w:color w:val="ffffff"/>
              </w:rPr>
            </w:pPr>
            <w:r w:rsidDel="00000000" w:rsidR="00000000" w:rsidRPr="00000000">
              <w:rPr>
                <w:b w:val="1"/>
                <w:color w:val="ffffff"/>
                <w:rtl w:val="0"/>
              </w:rPr>
              <w:t xml:space="preserve">Escenario</w:t>
            </w:r>
          </w:p>
        </w:tc>
        <w:tc>
          <w:tcPr/>
          <w:p w:rsidR="00000000" w:rsidDel="00000000" w:rsidP="00000000" w:rsidRDefault="00000000" w:rsidRPr="00000000" w14:paraId="00001F72">
            <w:pPr>
              <w:rPr>
                <w:b w:val="1"/>
                <w:color w:val="ffffff"/>
              </w:rPr>
            </w:pPr>
            <w:r w:rsidDel="00000000" w:rsidR="00000000" w:rsidRPr="00000000">
              <w:rPr>
                <w:b w:val="1"/>
                <w:color w:val="ffffff"/>
                <w:rtl w:val="0"/>
              </w:rPr>
              <w:t xml:space="preserve">CU06  Ventas</w:t>
            </w:r>
          </w:p>
          <w:p w:rsidR="00000000" w:rsidDel="00000000" w:rsidP="00000000" w:rsidRDefault="00000000" w:rsidRPr="00000000" w14:paraId="00001F73">
            <w:pPr>
              <w:rPr>
                <w:b w:val="1"/>
                <w:color w:val="ffffff"/>
              </w:rPr>
            </w:pPr>
            <w:r w:rsidDel="00000000" w:rsidR="00000000" w:rsidRPr="00000000">
              <w:rPr>
                <w:b w:val="1"/>
                <w:color w:val="ffffff"/>
                <w:rtl w:val="0"/>
              </w:rPr>
              <w:t xml:space="preserve">CU06.2 Gestión de catalogo</w:t>
            </w:r>
          </w:p>
        </w:tc>
        <w:tc>
          <w:tcPr/>
          <w:p w:rsidR="00000000" w:rsidDel="00000000" w:rsidP="00000000" w:rsidRDefault="00000000" w:rsidRPr="00000000" w14:paraId="00001F74">
            <w:pPr>
              <w:rPr>
                <w:b w:val="1"/>
                <w:color w:val="ffffff"/>
              </w:rPr>
            </w:pPr>
            <w:r w:rsidDel="00000000" w:rsidR="00000000" w:rsidRPr="00000000">
              <w:rPr>
                <w:rtl w:val="0"/>
              </w:rPr>
            </w:r>
          </w:p>
        </w:tc>
      </w:tr>
    </w:tbl>
    <w:p w:rsidR="00000000" w:rsidDel="00000000" w:rsidP="00000000" w:rsidRDefault="00000000" w:rsidRPr="00000000" w14:paraId="00001F75">
      <w:pPr>
        <w:rPr/>
      </w:pPr>
      <w:r w:rsidDel="00000000" w:rsidR="00000000" w:rsidRPr="00000000">
        <w:rPr>
          <w:rtl w:val="0"/>
        </w:rPr>
      </w:r>
    </w:p>
    <w:tbl>
      <w:tblPr>
        <w:tblStyle w:val="Table7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F76">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1F77">
            <w:pPr>
              <w:spacing w:after="0" w:line="240" w:lineRule="auto"/>
              <w:rPr>
                <w:b w:val="1"/>
                <w:color w:val="ffffff"/>
              </w:rPr>
            </w:pPr>
            <w:r w:rsidDel="00000000" w:rsidR="00000000" w:rsidRPr="00000000">
              <w:rPr>
                <w:b w:val="1"/>
                <w:i w:val="1"/>
                <w:color w:val="ffffff"/>
                <w:rtl w:val="0"/>
              </w:rPr>
              <w:t xml:space="preserve">CU.06.2.1  Registrar el catalogo</w:t>
            </w:r>
            <w:r w:rsidDel="00000000" w:rsidR="00000000" w:rsidRPr="00000000">
              <w:rPr>
                <w:rtl w:val="0"/>
              </w:rPr>
            </w:r>
          </w:p>
        </w:tc>
      </w:tr>
      <w:tr>
        <w:trPr>
          <w:cantSplit w:val="0"/>
          <w:tblHeader w:val="0"/>
        </w:trPr>
        <w:tc>
          <w:tcPr/>
          <w:p w:rsidR="00000000" w:rsidDel="00000000" w:rsidP="00000000" w:rsidRDefault="00000000" w:rsidRPr="00000000" w14:paraId="00001F7A">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1F7B">
            <w:pPr>
              <w:spacing w:after="0" w:line="240" w:lineRule="auto"/>
              <w:rPr/>
            </w:pPr>
            <w:r w:rsidDel="00000000" w:rsidR="00000000" w:rsidRPr="00000000">
              <w:rPr>
                <w:rtl w:val="0"/>
              </w:rPr>
              <w:t xml:space="preserve">CU 06 Ventas</w:t>
            </w:r>
          </w:p>
          <w:p w:rsidR="00000000" w:rsidDel="00000000" w:rsidP="00000000" w:rsidRDefault="00000000" w:rsidRPr="00000000" w14:paraId="00001F7C">
            <w:pPr>
              <w:spacing w:after="0" w:line="240" w:lineRule="auto"/>
              <w:rPr/>
            </w:pPr>
            <w:r w:rsidDel="00000000" w:rsidR="00000000" w:rsidRPr="00000000">
              <w:rPr>
                <w:rtl w:val="0"/>
              </w:rPr>
              <w:t xml:space="preserve">CU 06.2 Gestión de catalogo</w:t>
            </w:r>
          </w:p>
        </w:tc>
      </w:tr>
      <w:tr>
        <w:trPr>
          <w:cantSplit w:val="0"/>
          <w:tblHeader w:val="0"/>
        </w:trPr>
        <w:tc>
          <w:tcPr/>
          <w:p w:rsidR="00000000" w:rsidDel="00000000" w:rsidP="00000000" w:rsidRDefault="00000000" w:rsidRPr="00000000" w14:paraId="00001F7F">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1F80">
            <w:pPr>
              <w:spacing w:after="0" w:line="240" w:lineRule="auto"/>
              <w:rPr/>
            </w:pPr>
            <w:r w:rsidDel="00000000" w:rsidR="00000000" w:rsidRPr="00000000">
              <w:rPr>
                <w:rtl w:val="0"/>
              </w:rPr>
              <w:t xml:space="preserve">A el Usuario se le registrara en el catalogo pero debe haber iniciado sesión con el rol de administrador o empleado</w:t>
            </w:r>
          </w:p>
          <w:p w:rsidR="00000000" w:rsidDel="00000000" w:rsidP="00000000" w:rsidRDefault="00000000" w:rsidRPr="00000000" w14:paraId="00001F8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F84">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1F85">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1F86">
            <w:pPr>
              <w:spacing w:after="0" w:line="240" w:lineRule="auto"/>
              <w:rPr/>
            </w:pPr>
            <w:r w:rsidDel="00000000" w:rsidR="00000000" w:rsidRPr="00000000">
              <w:rPr>
                <w:rtl w:val="0"/>
              </w:rPr>
            </w:r>
          </w:p>
          <w:p w:rsidR="00000000" w:rsidDel="00000000" w:rsidP="00000000" w:rsidRDefault="00000000" w:rsidRPr="00000000" w14:paraId="00001F8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F8A">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1F8B">
            <w:pPr>
              <w:spacing w:after="0" w:line="240" w:lineRule="auto"/>
              <w:rPr/>
            </w:pPr>
            <w:r w:rsidDel="00000000" w:rsidR="00000000" w:rsidRPr="00000000">
              <w:rPr>
                <w:rtl w:val="0"/>
              </w:rPr>
              <w:t xml:space="preserve">Cliente</w:t>
            </w:r>
          </w:p>
        </w:tc>
      </w:tr>
      <w:tr>
        <w:trPr>
          <w:cantSplit w:val="0"/>
          <w:tblHeader w:val="0"/>
        </w:trPr>
        <w:tc>
          <w:tcPr>
            <w:vMerge w:val="restart"/>
          </w:tcPr>
          <w:p w:rsidR="00000000" w:rsidDel="00000000" w:rsidP="00000000" w:rsidRDefault="00000000" w:rsidRPr="00000000" w14:paraId="00001F8E">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1F8F">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1F90">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1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1F93">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1F94">
            <w:pPr>
              <w:spacing w:after="0" w:line="240" w:lineRule="auto"/>
              <w:rPr/>
            </w:pPr>
            <w:r w:rsidDel="00000000" w:rsidR="00000000" w:rsidRPr="00000000">
              <w:rPr>
                <w:rtl w:val="0"/>
              </w:rPr>
              <w:t xml:space="preserve">El usuario ingresa a registrar un producto o servicio en el catalogo.</w:t>
            </w:r>
          </w:p>
        </w:tc>
      </w:tr>
      <w:tr>
        <w:trPr>
          <w:cantSplit w:val="0"/>
          <w:tblHeader w:val="0"/>
        </w:trPr>
        <w:tc>
          <w:tcPr>
            <w:vMerge w:val="continue"/>
          </w:tcPr>
          <w:p w:rsidR="00000000" w:rsidDel="00000000" w:rsidP="00000000" w:rsidRDefault="00000000" w:rsidRPr="00000000" w14:paraId="00001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97">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1F98">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1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9B">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1F9C">
            <w:pPr>
              <w:spacing w:after="0" w:line="240" w:lineRule="auto"/>
              <w:rPr/>
            </w:pPr>
            <w:r w:rsidDel="00000000" w:rsidR="00000000" w:rsidRPr="00000000">
              <w:rPr>
                <w:rtl w:val="0"/>
              </w:rPr>
              <w:t xml:space="preserve">El sistema despliega un formulario</w:t>
            </w:r>
          </w:p>
        </w:tc>
      </w:tr>
      <w:tr>
        <w:trPr>
          <w:cantSplit w:val="0"/>
          <w:tblHeader w:val="0"/>
        </w:trPr>
        <w:tc>
          <w:tcPr>
            <w:vMerge w:val="continue"/>
          </w:tcPr>
          <w:p w:rsidR="00000000" w:rsidDel="00000000" w:rsidP="00000000" w:rsidRDefault="00000000" w:rsidRPr="00000000" w14:paraId="00001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9F">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1FA0">
            <w:pPr>
              <w:spacing w:after="0" w:line="240" w:lineRule="auto"/>
              <w:rPr/>
            </w:pPr>
            <w:r w:rsidDel="00000000" w:rsidR="00000000" w:rsidRPr="00000000">
              <w:rPr>
                <w:rtl w:val="0"/>
              </w:rPr>
              <w:t xml:space="preserve">El usuario diligencia el formulario</w:t>
            </w:r>
          </w:p>
        </w:tc>
      </w:tr>
      <w:tr>
        <w:trPr>
          <w:cantSplit w:val="0"/>
          <w:trHeight w:val="240" w:hRule="atLeast"/>
          <w:tblHeader w:val="0"/>
        </w:trPr>
        <w:tc>
          <w:tcPr>
            <w:vMerge w:val="restart"/>
          </w:tcPr>
          <w:p w:rsidR="00000000" w:rsidDel="00000000" w:rsidP="00000000" w:rsidRDefault="00000000" w:rsidRPr="00000000" w14:paraId="00001FA2">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1FA3">
            <w:pPr>
              <w:spacing w:after="0" w:line="240" w:lineRule="auto"/>
              <w:rPr/>
            </w:pPr>
            <w:r w:rsidDel="00000000" w:rsidR="00000000" w:rsidRPr="00000000">
              <w:rPr>
                <w:rtl w:val="0"/>
              </w:rPr>
              <w:t xml:space="preserve">5</w:t>
            </w:r>
          </w:p>
        </w:tc>
        <w:tc>
          <w:tcPr>
            <w:gridSpan w:val="2"/>
          </w:tcPr>
          <w:p w:rsidR="00000000" w:rsidDel="00000000" w:rsidP="00000000" w:rsidRDefault="00000000" w:rsidRPr="00000000" w14:paraId="00001FA4">
            <w:pPr>
              <w:spacing w:after="0" w:line="240" w:lineRule="auto"/>
              <w:rPr/>
            </w:pPr>
            <w:r w:rsidDel="00000000" w:rsidR="00000000" w:rsidRPr="00000000">
              <w:rPr>
                <w:rtl w:val="0"/>
              </w:rPr>
              <w:t xml:space="preserve">El sistema valida</w:t>
            </w:r>
          </w:p>
        </w:tc>
      </w:tr>
      <w:tr>
        <w:trPr>
          <w:cantSplit w:val="0"/>
          <w:trHeight w:val="240" w:hRule="atLeast"/>
          <w:tblHeader w:val="0"/>
        </w:trPr>
        <w:tc>
          <w:tcPr>
            <w:vMerge w:val="continue"/>
          </w:tcPr>
          <w:p w:rsidR="00000000" w:rsidDel="00000000" w:rsidP="00000000" w:rsidRDefault="00000000" w:rsidRPr="00000000" w14:paraId="00001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A7">
            <w:pPr>
              <w:spacing w:after="0" w:line="240" w:lineRule="auto"/>
              <w:rPr/>
            </w:pPr>
            <w:r w:rsidDel="00000000" w:rsidR="00000000" w:rsidRPr="00000000">
              <w:rPr>
                <w:rtl w:val="0"/>
              </w:rPr>
              <w:t xml:space="preserve">6</w:t>
            </w:r>
          </w:p>
        </w:tc>
        <w:tc>
          <w:tcPr>
            <w:gridSpan w:val="2"/>
          </w:tcPr>
          <w:p w:rsidR="00000000" w:rsidDel="00000000" w:rsidP="00000000" w:rsidRDefault="00000000" w:rsidRPr="00000000" w14:paraId="00001FA8">
            <w:pPr>
              <w:spacing w:after="0" w:line="240" w:lineRule="auto"/>
              <w:rPr/>
            </w:pPr>
            <w:r w:rsidDel="00000000" w:rsidR="00000000" w:rsidRPr="00000000">
              <w:rPr>
                <w:rtl w:val="0"/>
              </w:rPr>
              <w:t xml:space="preserve">El sistema crea el nuevo producto o servicio en el catalogo</w:t>
            </w:r>
          </w:p>
        </w:tc>
      </w:tr>
      <w:tr>
        <w:trPr>
          <w:cantSplit w:val="0"/>
          <w:trHeight w:val="240" w:hRule="atLeast"/>
          <w:tblHeader w:val="0"/>
        </w:trPr>
        <w:tc>
          <w:tcPr>
            <w:vMerge w:val="continue"/>
          </w:tcPr>
          <w:p w:rsidR="00000000" w:rsidDel="00000000" w:rsidP="00000000" w:rsidRDefault="00000000" w:rsidRPr="00000000" w14:paraId="00001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AB">
            <w:pPr>
              <w:spacing w:after="0" w:line="240" w:lineRule="auto"/>
              <w:rPr/>
            </w:pPr>
            <w:r w:rsidDel="00000000" w:rsidR="00000000" w:rsidRPr="00000000">
              <w:rPr>
                <w:rtl w:val="0"/>
              </w:rPr>
              <w:t xml:space="preserve">7</w:t>
            </w:r>
          </w:p>
        </w:tc>
        <w:tc>
          <w:tcPr>
            <w:gridSpan w:val="2"/>
          </w:tcPr>
          <w:p w:rsidR="00000000" w:rsidDel="00000000" w:rsidP="00000000" w:rsidRDefault="00000000" w:rsidRPr="00000000" w14:paraId="00001FAC">
            <w:pPr>
              <w:spacing w:after="0" w:line="240" w:lineRule="auto"/>
              <w:rPr/>
            </w:pPr>
            <w:r w:rsidDel="00000000" w:rsidR="00000000" w:rsidRPr="00000000">
              <w:rPr>
                <w:rtl w:val="0"/>
              </w:rPr>
              <w:t xml:space="preserve">El sistema despliega el mensaje “Producto o servicio creado con exito”.</w:t>
            </w:r>
          </w:p>
        </w:tc>
      </w:tr>
      <w:tr>
        <w:trPr>
          <w:cantSplit w:val="0"/>
          <w:trHeight w:val="240" w:hRule="atLeast"/>
          <w:tblHeader w:val="0"/>
        </w:trPr>
        <w:tc>
          <w:tcPr>
            <w:vMerge w:val="continue"/>
          </w:tcPr>
          <w:p w:rsidR="00000000" w:rsidDel="00000000" w:rsidP="00000000" w:rsidRDefault="00000000" w:rsidRPr="00000000" w14:paraId="00001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AF">
            <w:pPr>
              <w:spacing w:after="0" w:line="240" w:lineRule="auto"/>
              <w:rPr/>
            </w:pPr>
            <w:r w:rsidDel="00000000" w:rsidR="00000000" w:rsidRPr="00000000">
              <w:rPr>
                <w:rtl w:val="0"/>
              </w:rPr>
              <w:t xml:space="preserve">8</w:t>
            </w:r>
          </w:p>
        </w:tc>
        <w:tc>
          <w:tcPr>
            <w:gridSpan w:val="2"/>
          </w:tcPr>
          <w:p w:rsidR="00000000" w:rsidDel="00000000" w:rsidP="00000000" w:rsidRDefault="00000000" w:rsidRPr="00000000" w14:paraId="00001FB0">
            <w:pPr>
              <w:spacing w:after="0" w:line="240" w:lineRule="auto"/>
              <w:rPr/>
            </w:pPr>
            <w:r w:rsidDel="00000000" w:rsidR="00000000" w:rsidRPr="00000000">
              <w:rPr>
                <w:rtl w:val="0"/>
              </w:rPr>
              <w:t xml:space="preserve">El sistema ejecuta el listar productos cu 06.2.5</w:t>
            </w:r>
          </w:p>
        </w:tc>
      </w:tr>
      <w:tr>
        <w:trPr>
          <w:cantSplit w:val="0"/>
          <w:tblHeader w:val="0"/>
        </w:trPr>
        <w:tc>
          <w:tcPr/>
          <w:p w:rsidR="00000000" w:rsidDel="00000000" w:rsidP="00000000" w:rsidRDefault="00000000" w:rsidRPr="00000000" w14:paraId="00001FB2">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1FB3">
            <w:pPr>
              <w:spacing w:after="0" w:line="240" w:lineRule="auto"/>
              <w:rPr/>
            </w:pPr>
            <w:r w:rsidDel="00000000" w:rsidR="00000000" w:rsidRPr="00000000">
              <w:rPr>
                <w:rtl w:val="0"/>
              </w:rPr>
              <w:t xml:space="preserve">El sistema  registra el catalogo</w:t>
            </w:r>
          </w:p>
        </w:tc>
      </w:tr>
      <w:tr>
        <w:trPr>
          <w:cantSplit w:val="0"/>
          <w:tblHeader w:val="0"/>
        </w:trPr>
        <w:tc>
          <w:tcPr/>
          <w:p w:rsidR="00000000" w:rsidDel="00000000" w:rsidP="00000000" w:rsidRDefault="00000000" w:rsidRPr="00000000" w14:paraId="00001FB6">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1FB7">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1FB8">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1FBA">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1FBB">
            <w:pPr>
              <w:spacing w:after="0" w:line="240" w:lineRule="auto"/>
              <w:rPr/>
            </w:pPr>
            <w:r w:rsidDel="00000000" w:rsidR="00000000" w:rsidRPr="00000000">
              <w:rPr>
                <w:rtl w:val="0"/>
              </w:rPr>
            </w:r>
          </w:p>
        </w:tc>
        <w:tc>
          <w:tcPr>
            <w:gridSpan w:val="2"/>
          </w:tcPr>
          <w:p w:rsidR="00000000" w:rsidDel="00000000" w:rsidP="00000000" w:rsidRDefault="00000000" w:rsidRPr="00000000" w14:paraId="00001FBC">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C0">
            <w:pPr>
              <w:spacing w:after="0" w:line="240" w:lineRule="auto"/>
              <w:jc w:val="right"/>
              <w:rPr/>
            </w:pPr>
            <w:r w:rsidDel="00000000" w:rsidR="00000000" w:rsidRPr="00000000">
              <w:rPr>
                <w:rtl w:val="0"/>
              </w:rPr>
            </w:r>
          </w:p>
        </w:tc>
        <w:tc>
          <w:tcPr/>
          <w:p w:rsidR="00000000" w:rsidDel="00000000" w:rsidP="00000000" w:rsidRDefault="00000000" w:rsidRPr="00000000" w14:paraId="00001FC1">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C4">
            <w:pPr>
              <w:spacing w:after="0" w:line="240" w:lineRule="auto"/>
              <w:jc w:val="right"/>
              <w:rPr/>
            </w:pPr>
            <w:r w:rsidDel="00000000" w:rsidR="00000000" w:rsidRPr="00000000">
              <w:rPr>
                <w:rtl w:val="0"/>
              </w:rPr>
            </w:r>
          </w:p>
        </w:tc>
        <w:tc>
          <w:tcPr/>
          <w:p w:rsidR="00000000" w:rsidDel="00000000" w:rsidP="00000000" w:rsidRDefault="00000000" w:rsidRPr="00000000" w14:paraId="00001FC5">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1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1FC8">
            <w:pPr>
              <w:spacing w:after="0" w:line="240" w:lineRule="auto"/>
              <w:jc w:val="right"/>
              <w:rPr/>
            </w:pPr>
            <w:r w:rsidDel="00000000" w:rsidR="00000000" w:rsidRPr="00000000">
              <w:rPr>
                <w:rtl w:val="0"/>
              </w:rPr>
            </w:r>
          </w:p>
        </w:tc>
        <w:tc>
          <w:tcPr/>
          <w:p w:rsidR="00000000" w:rsidDel="00000000" w:rsidP="00000000" w:rsidRDefault="00000000" w:rsidRPr="00000000" w14:paraId="00001FC9">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1FCB">
            <w:pPr>
              <w:spacing w:after="0" w:line="240" w:lineRule="auto"/>
              <w:rPr/>
            </w:pPr>
            <w:r w:rsidDel="00000000" w:rsidR="00000000" w:rsidRPr="00000000">
              <w:rPr>
                <w:rtl w:val="0"/>
              </w:rPr>
            </w:r>
          </w:p>
        </w:tc>
        <w:tc>
          <w:tcPr>
            <w:gridSpan w:val="2"/>
          </w:tcPr>
          <w:p w:rsidR="00000000" w:rsidDel="00000000" w:rsidP="00000000" w:rsidRDefault="00000000" w:rsidRPr="00000000" w14:paraId="00001FCC">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FD0">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1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1FD4">
            <w:pPr>
              <w:spacing w:after="0" w:line="240" w:lineRule="auto"/>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1FD6">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1FD7">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1FD8">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1FD9">
            <w:pPr>
              <w:spacing w:after="0" w:line="240" w:lineRule="auto"/>
              <w:rPr/>
            </w:pPr>
            <w:r w:rsidDel="00000000" w:rsidR="00000000" w:rsidRPr="00000000">
              <w:rPr>
                <w:highlight w:val="white"/>
                <w:rtl w:val="0"/>
              </w:rPr>
              <w:t xml:space="preserve">cu 06.2.1.1 Desplegar descripción primoldial del producto.</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1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1FDD">
            <w:pPr>
              <w:spacing w:after="0" w:line="240" w:lineRule="auto"/>
              <w:rPr>
                <w:highlight w:val="white"/>
              </w:rPr>
            </w:pPr>
            <w:r w:rsidDel="00000000" w:rsidR="00000000" w:rsidRPr="00000000">
              <w:rPr>
                <w:highlight w:val="white"/>
                <w:rtl w:val="0"/>
              </w:rPr>
              <w:t xml:space="preserve">cu 06.2.1.2 Aplicar descuentos a los productos.</w:t>
            </w:r>
          </w:p>
        </w:tc>
      </w:tr>
      <w:tr>
        <w:trPr>
          <w:cantSplit w:val="0"/>
          <w:trHeight w:val="240" w:hRule="atLeast"/>
          <w:tblHeader w:val="0"/>
        </w:trPr>
        <w:tc>
          <w:tcPr>
            <w:vMerge w:val="continue"/>
          </w:tcPr>
          <w:p w:rsidR="00000000" w:rsidDel="00000000" w:rsidP="00000000" w:rsidRDefault="00000000" w:rsidRPr="00000000" w14:paraId="00001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1FE1">
            <w:pPr>
              <w:spacing w:after="0" w:line="240" w:lineRule="auto"/>
              <w:rPr>
                <w:highlight w:val="white"/>
              </w:rPr>
            </w:pPr>
            <w:r w:rsidDel="00000000" w:rsidR="00000000" w:rsidRPr="00000000">
              <w:rPr>
                <w:highlight w:val="white"/>
                <w:rtl w:val="0"/>
              </w:rPr>
              <w:t xml:space="preserve">cu 06.2.1.3 Los productos se mostraran con su precio acordado.</w:t>
            </w:r>
          </w:p>
        </w:tc>
      </w:tr>
      <w:tr>
        <w:trPr>
          <w:cantSplit w:val="0"/>
          <w:tblHeader w:val="0"/>
        </w:trPr>
        <w:tc>
          <w:tcPr/>
          <w:p w:rsidR="00000000" w:rsidDel="00000000" w:rsidP="00000000" w:rsidRDefault="00000000" w:rsidRPr="00000000" w14:paraId="00001FE4">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1FE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FE8">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1FE9">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1FEC">
      <w:pPr>
        <w:rPr/>
      </w:pPr>
      <w:r w:rsidDel="00000000" w:rsidR="00000000" w:rsidRPr="00000000">
        <w:rPr>
          <w:rtl w:val="0"/>
        </w:rPr>
      </w:r>
    </w:p>
    <w:p w:rsidR="00000000" w:rsidDel="00000000" w:rsidP="00000000" w:rsidRDefault="00000000" w:rsidRPr="00000000" w14:paraId="00001FED">
      <w:pPr>
        <w:spacing w:after="0" w:line="276" w:lineRule="auto"/>
        <w:jc w:val="left"/>
        <w:rPr/>
      </w:pPr>
      <w:r w:rsidDel="00000000" w:rsidR="00000000" w:rsidRPr="00000000">
        <w:rPr>
          <w:rtl w:val="0"/>
        </w:rPr>
        <w:t xml:space="preserve">//</w:t>
      </w:r>
    </w:p>
    <w:tbl>
      <w:tblPr>
        <w:tblStyle w:val="Table7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FEE">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1FEF">
            <w:pPr>
              <w:spacing w:after="0" w:line="240" w:lineRule="auto"/>
              <w:rPr>
                <w:b w:val="1"/>
                <w:color w:val="ffffff"/>
              </w:rPr>
            </w:pPr>
            <w:r w:rsidDel="00000000" w:rsidR="00000000" w:rsidRPr="00000000">
              <w:rPr>
                <w:b w:val="1"/>
                <w:i w:val="1"/>
                <w:color w:val="ffffff"/>
                <w:rtl w:val="0"/>
              </w:rPr>
              <w:t xml:space="preserve">CU.06.2.2 Consultar el catálogo</w:t>
            </w:r>
            <w:r w:rsidDel="00000000" w:rsidR="00000000" w:rsidRPr="00000000">
              <w:rPr>
                <w:rtl w:val="0"/>
              </w:rPr>
            </w:r>
          </w:p>
        </w:tc>
      </w:tr>
      <w:tr>
        <w:trPr>
          <w:cantSplit w:val="0"/>
          <w:tblHeader w:val="0"/>
        </w:trPr>
        <w:tc>
          <w:tcPr/>
          <w:p w:rsidR="00000000" w:rsidDel="00000000" w:rsidP="00000000" w:rsidRDefault="00000000" w:rsidRPr="00000000" w14:paraId="00001FF2">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1FF3">
            <w:pPr>
              <w:spacing w:after="0" w:line="240" w:lineRule="auto"/>
              <w:rPr/>
            </w:pPr>
            <w:r w:rsidDel="00000000" w:rsidR="00000000" w:rsidRPr="00000000">
              <w:rPr>
                <w:rtl w:val="0"/>
              </w:rPr>
              <w:t xml:space="preserve">CU 06 Ventas</w:t>
            </w:r>
          </w:p>
          <w:p w:rsidR="00000000" w:rsidDel="00000000" w:rsidP="00000000" w:rsidRDefault="00000000" w:rsidRPr="00000000" w14:paraId="00001FF4">
            <w:pPr>
              <w:spacing w:after="0" w:line="240" w:lineRule="auto"/>
              <w:rPr/>
            </w:pPr>
            <w:r w:rsidDel="00000000" w:rsidR="00000000" w:rsidRPr="00000000">
              <w:rPr>
                <w:rtl w:val="0"/>
              </w:rPr>
              <w:t xml:space="preserve">CU 06.2 Gestión de catalogo</w:t>
            </w:r>
          </w:p>
        </w:tc>
      </w:tr>
      <w:tr>
        <w:trPr>
          <w:cantSplit w:val="0"/>
          <w:tblHeader w:val="0"/>
        </w:trPr>
        <w:tc>
          <w:tcPr/>
          <w:p w:rsidR="00000000" w:rsidDel="00000000" w:rsidP="00000000" w:rsidRDefault="00000000" w:rsidRPr="00000000" w14:paraId="00001FF7">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1FF8">
            <w:pPr>
              <w:spacing w:after="0" w:line="240" w:lineRule="auto"/>
              <w:rPr/>
            </w:pPr>
            <w:r w:rsidDel="00000000" w:rsidR="00000000" w:rsidRPr="00000000">
              <w:rPr>
                <w:rtl w:val="0"/>
              </w:rPr>
              <w:t xml:space="preserve">A el Usuario se le permitirá consultar en el catálogo pero debe haber iniciado sesión con el rol de administrador o empleado.</w:t>
            </w:r>
          </w:p>
          <w:p w:rsidR="00000000" w:rsidDel="00000000" w:rsidP="00000000" w:rsidRDefault="00000000" w:rsidRPr="00000000" w14:paraId="00001FF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1FFC">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1FFD">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1FFE">
            <w:pPr>
              <w:spacing w:after="0" w:line="240" w:lineRule="auto"/>
              <w:rPr/>
            </w:pPr>
            <w:r w:rsidDel="00000000" w:rsidR="00000000" w:rsidRPr="00000000">
              <w:rPr>
                <w:rtl w:val="0"/>
              </w:rPr>
            </w:r>
          </w:p>
          <w:p w:rsidR="00000000" w:rsidDel="00000000" w:rsidP="00000000" w:rsidRDefault="00000000" w:rsidRPr="00000000" w14:paraId="00001FF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002">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2003">
            <w:pPr>
              <w:spacing w:after="0" w:line="240" w:lineRule="auto"/>
              <w:rPr/>
            </w:pPr>
            <w:r w:rsidDel="00000000" w:rsidR="00000000" w:rsidRPr="00000000">
              <w:rPr>
                <w:rtl w:val="0"/>
              </w:rPr>
              <w:t xml:space="preserve">Cliente</w:t>
            </w:r>
          </w:p>
        </w:tc>
      </w:tr>
      <w:tr>
        <w:trPr>
          <w:cantSplit w:val="0"/>
          <w:tblHeader w:val="0"/>
        </w:trPr>
        <w:tc>
          <w:tcPr>
            <w:vMerge w:val="restart"/>
          </w:tcPr>
          <w:p w:rsidR="00000000" w:rsidDel="00000000" w:rsidP="00000000" w:rsidRDefault="00000000" w:rsidRPr="00000000" w14:paraId="00002006">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007">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2008">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00B">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200C">
            <w:pPr>
              <w:spacing w:after="0" w:line="240" w:lineRule="auto"/>
              <w:rPr/>
            </w:pPr>
            <w:r w:rsidDel="00000000" w:rsidR="00000000" w:rsidRPr="00000000">
              <w:rPr>
                <w:rtl w:val="0"/>
              </w:rPr>
              <w:t xml:space="preserve">El usuario ingresa a buscar información sobre los productos o servicios </w:t>
            </w:r>
          </w:p>
        </w:tc>
      </w:tr>
      <w:tr>
        <w:trPr>
          <w:cantSplit w:val="0"/>
          <w:tblHeader w:val="0"/>
        </w:trPr>
        <w:tc>
          <w:tcPr>
            <w:vMerge w:val="continue"/>
          </w:tcPr>
          <w:p w:rsidR="00000000" w:rsidDel="00000000" w:rsidP="00000000" w:rsidRDefault="00000000" w:rsidRPr="00000000" w14:paraId="00002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0F">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2010">
            <w:pPr>
              <w:spacing w:after="0" w:line="240" w:lineRule="auto"/>
              <w:rPr/>
            </w:pPr>
            <w:r w:rsidDel="00000000" w:rsidR="00000000" w:rsidRPr="00000000">
              <w:rPr>
                <w:rtl w:val="0"/>
              </w:rPr>
              <w:t xml:space="preserve">El sistema  toma el dato de busqueda</w:t>
            </w:r>
          </w:p>
        </w:tc>
      </w:tr>
      <w:tr>
        <w:trPr>
          <w:cantSplit w:val="0"/>
          <w:tblHeader w:val="0"/>
        </w:trPr>
        <w:tc>
          <w:tcPr>
            <w:vMerge w:val="continue"/>
          </w:tcPr>
          <w:p w:rsidR="00000000" w:rsidDel="00000000" w:rsidP="00000000" w:rsidRDefault="00000000" w:rsidRPr="00000000" w14:paraId="00002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13">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2014">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17">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2018">
            <w:pPr>
              <w:spacing w:after="0" w:line="240" w:lineRule="auto"/>
              <w:rPr/>
            </w:pPr>
            <w:r w:rsidDel="00000000" w:rsidR="00000000" w:rsidRPr="00000000">
              <w:rPr>
                <w:rtl w:val="0"/>
              </w:rPr>
              <w:t xml:space="preserve">El sistema ejecuta el cu 06.2.5</w:t>
            </w:r>
          </w:p>
        </w:tc>
      </w:tr>
      <w:tr>
        <w:trPr>
          <w:cantSplit w:val="0"/>
          <w:tblHeader w:val="0"/>
        </w:trPr>
        <w:tc>
          <w:tcPr/>
          <w:p w:rsidR="00000000" w:rsidDel="00000000" w:rsidP="00000000" w:rsidRDefault="00000000" w:rsidRPr="00000000" w14:paraId="0000201A">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201B">
            <w:pPr>
              <w:spacing w:after="0" w:line="240" w:lineRule="auto"/>
              <w:rPr/>
            </w:pPr>
            <w:r w:rsidDel="00000000" w:rsidR="00000000" w:rsidRPr="00000000">
              <w:rPr>
                <w:rtl w:val="0"/>
              </w:rPr>
              <w:t xml:space="preserve">El sistema  muestra la lista con los datos de los del producto o servicio.</w:t>
            </w:r>
          </w:p>
        </w:tc>
      </w:tr>
      <w:tr>
        <w:trPr>
          <w:cantSplit w:val="0"/>
          <w:tblHeader w:val="0"/>
        </w:trPr>
        <w:tc>
          <w:tcPr/>
          <w:p w:rsidR="00000000" w:rsidDel="00000000" w:rsidP="00000000" w:rsidRDefault="00000000" w:rsidRPr="00000000" w14:paraId="0000201E">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01F">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2020">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2022">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023">
            <w:pPr>
              <w:spacing w:after="0" w:line="240" w:lineRule="auto"/>
              <w:rPr/>
            </w:pPr>
            <w:r w:rsidDel="00000000" w:rsidR="00000000" w:rsidRPr="00000000">
              <w:rPr>
                <w:rtl w:val="0"/>
              </w:rPr>
            </w:r>
          </w:p>
        </w:tc>
        <w:tc>
          <w:tcPr>
            <w:gridSpan w:val="2"/>
          </w:tcPr>
          <w:p w:rsidR="00000000" w:rsidDel="00000000" w:rsidP="00000000" w:rsidRDefault="00000000" w:rsidRPr="00000000" w14:paraId="00002024">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28">
            <w:pPr>
              <w:spacing w:after="0" w:line="240" w:lineRule="auto"/>
              <w:jc w:val="right"/>
              <w:rPr/>
            </w:pPr>
            <w:r w:rsidDel="00000000" w:rsidR="00000000" w:rsidRPr="00000000">
              <w:rPr>
                <w:rtl w:val="0"/>
              </w:rPr>
            </w:r>
          </w:p>
        </w:tc>
        <w:tc>
          <w:tcPr/>
          <w:p w:rsidR="00000000" w:rsidDel="00000000" w:rsidP="00000000" w:rsidRDefault="00000000" w:rsidRPr="00000000" w14:paraId="00002029">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2C">
            <w:pPr>
              <w:spacing w:after="0" w:line="240" w:lineRule="auto"/>
              <w:jc w:val="right"/>
              <w:rPr/>
            </w:pPr>
            <w:r w:rsidDel="00000000" w:rsidR="00000000" w:rsidRPr="00000000">
              <w:rPr>
                <w:rtl w:val="0"/>
              </w:rPr>
            </w:r>
          </w:p>
        </w:tc>
        <w:tc>
          <w:tcPr/>
          <w:p w:rsidR="00000000" w:rsidDel="00000000" w:rsidP="00000000" w:rsidRDefault="00000000" w:rsidRPr="00000000" w14:paraId="0000202D">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30">
            <w:pPr>
              <w:spacing w:after="0" w:line="240" w:lineRule="auto"/>
              <w:jc w:val="right"/>
              <w:rPr/>
            </w:pPr>
            <w:r w:rsidDel="00000000" w:rsidR="00000000" w:rsidRPr="00000000">
              <w:rPr>
                <w:rtl w:val="0"/>
              </w:rPr>
            </w:r>
          </w:p>
        </w:tc>
        <w:tc>
          <w:tcPr/>
          <w:p w:rsidR="00000000" w:rsidDel="00000000" w:rsidP="00000000" w:rsidRDefault="00000000" w:rsidRPr="00000000" w14:paraId="00002031">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033">
            <w:pPr>
              <w:spacing w:after="0" w:line="240" w:lineRule="auto"/>
              <w:rPr/>
            </w:pPr>
            <w:r w:rsidDel="00000000" w:rsidR="00000000" w:rsidRPr="00000000">
              <w:rPr>
                <w:rtl w:val="0"/>
              </w:rPr>
            </w:r>
          </w:p>
        </w:tc>
        <w:tc>
          <w:tcPr>
            <w:gridSpan w:val="2"/>
          </w:tcPr>
          <w:p w:rsidR="00000000" w:rsidDel="00000000" w:rsidP="00000000" w:rsidRDefault="00000000" w:rsidRPr="00000000" w14:paraId="00002034">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038">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03C">
            <w:pPr>
              <w:spacing w:after="0" w:line="240" w:lineRule="auto"/>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03E">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03F">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040">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2041">
            <w:pPr>
              <w:spacing w:after="0" w:line="240" w:lineRule="auto"/>
              <w:rPr/>
            </w:pPr>
            <w:r w:rsidDel="00000000" w:rsidR="00000000" w:rsidRPr="00000000">
              <w:rPr>
                <w:highlight w:val="white"/>
                <w:rtl w:val="0"/>
              </w:rPr>
              <w:t xml:space="preserve">cu 06.2.1.4  Se mostrara los productos de menor venta.</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2045">
            <w:pPr>
              <w:spacing w:after="0" w:line="240" w:lineRule="auto"/>
              <w:rPr>
                <w:highlight w:val="white"/>
              </w:rPr>
            </w:pPr>
            <w:r w:rsidDel="00000000" w:rsidR="00000000" w:rsidRPr="00000000">
              <w:rPr>
                <w:highlight w:val="white"/>
                <w:rtl w:val="0"/>
              </w:rPr>
              <w:t xml:space="preserve">cu 06.2.1.5 Se elegirán  los  productos recomendados.</w:t>
            </w:r>
          </w:p>
        </w:tc>
      </w:tr>
      <w:tr>
        <w:trPr>
          <w:cantSplit w:val="0"/>
          <w:trHeight w:val="240" w:hRule="atLeast"/>
          <w:tblHeader w:val="0"/>
        </w:trPr>
        <w:tc>
          <w:tcPr>
            <w:vMerge w:val="continue"/>
          </w:tcPr>
          <w:p w:rsidR="00000000" w:rsidDel="00000000" w:rsidP="00000000" w:rsidRDefault="00000000" w:rsidRPr="00000000" w14:paraId="00002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2049">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04C">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204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050">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2051">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054">
      <w:pPr>
        <w:rPr/>
      </w:pPr>
      <w:r w:rsidDel="00000000" w:rsidR="00000000" w:rsidRPr="00000000">
        <w:rPr>
          <w:rtl w:val="0"/>
        </w:rPr>
      </w:r>
    </w:p>
    <w:p w:rsidR="00000000" w:rsidDel="00000000" w:rsidP="00000000" w:rsidRDefault="00000000" w:rsidRPr="00000000" w14:paraId="00002055">
      <w:pPr>
        <w:spacing w:after="0" w:line="276" w:lineRule="auto"/>
        <w:jc w:val="left"/>
        <w:rPr/>
      </w:pPr>
      <w:r w:rsidDel="00000000" w:rsidR="00000000" w:rsidRPr="00000000">
        <w:rPr>
          <w:rtl w:val="0"/>
        </w:rPr>
        <w:t xml:space="preserve">//</w:t>
      </w:r>
    </w:p>
    <w:p w:rsidR="00000000" w:rsidDel="00000000" w:rsidP="00000000" w:rsidRDefault="00000000" w:rsidRPr="00000000" w14:paraId="00002056">
      <w:pPr>
        <w:rPr/>
      </w:pPr>
      <w:r w:rsidDel="00000000" w:rsidR="00000000" w:rsidRPr="00000000">
        <w:rPr>
          <w:rtl w:val="0"/>
        </w:rPr>
      </w:r>
    </w:p>
    <w:tbl>
      <w:tblPr>
        <w:tblStyle w:val="Table79"/>
        <w:tblW w:w="799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4920"/>
        <w:tblGridChange w:id="0">
          <w:tblGrid>
            <w:gridCol w:w="2096"/>
            <w:gridCol w:w="979"/>
            <w:gridCol w:w="4920"/>
          </w:tblGrid>
        </w:tblGridChange>
      </w:tblGrid>
      <w:tr>
        <w:trPr>
          <w:cantSplit w:val="0"/>
          <w:tblHeader w:val="0"/>
        </w:trPr>
        <w:tc>
          <w:tcPr/>
          <w:p w:rsidR="00000000" w:rsidDel="00000000" w:rsidP="00000000" w:rsidRDefault="00000000" w:rsidRPr="00000000" w14:paraId="00002057">
            <w:pPr>
              <w:spacing w:after="0" w:line="240" w:lineRule="auto"/>
              <w:rPr>
                <w:b w:val="1"/>
                <w:color w:val="ffffff"/>
              </w:rPr>
            </w:pPr>
            <w:r w:rsidDel="00000000" w:rsidR="00000000" w:rsidRPr="00000000">
              <w:rPr>
                <w:b w:val="1"/>
                <w:color w:val="ffffff"/>
                <w:rtl w:val="0"/>
              </w:rPr>
              <w:t xml:space="preserve">CU -</w:t>
            </w:r>
          </w:p>
        </w:tc>
        <w:tc>
          <w:tcPr>
            <w:gridSpan w:val="2"/>
          </w:tcPr>
          <w:p w:rsidR="00000000" w:rsidDel="00000000" w:rsidP="00000000" w:rsidRDefault="00000000" w:rsidRPr="00000000" w14:paraId="00002058">
            <w:pPr>
              <w:spacing w:after="0" w:line="240" w:lineRule="auto"/>
              <w:rPr>
                <w:b w:val="1"/>
                <w:color w:val="ffffff"/>
              </w:rPr>
            </w:pPr>
            <w:r w:rsidDel="00000000" w:rsidR="00000000" w:rsidRPr="00000000">
              <w:rPr>
                <w:b w:val="1"/>
                <w:i w:val="1"/>
                <w:color w:val="ffffff"/>
                <w:rtl w:val="0"/>
              </w:rPr>
              <w:t xml:space="preserve">CU.06.2.3  Actualizar el catálogo</w:t>
            </w:r>
            <w:r w:rsidDel="00000000" w:rsidR="00000000" w:rsidRPr="00000000">
              <w:rPr>
                <w:rtl w:val="0"/>
              </w:rPr>
            </w:r>
          </w:p>
        </w:tc>
      </w:tr>
      <w:tr>
        <w:trPr>
          <w:cantSplit w:val="0"/>
          <w:tblHeader w:val="0"/>
        </w:trPr>
        <w:tc>
          <w:tcPr/>
          <w:p w:rsidR="00000000" w:rsidDel="00000000" w:rsidP="00000000" w:rsidRDefault="00000000" w:rsidRPr="00000000" w14:paraId="0000205A">
            <w:pPr>
              <w:spacing w:after="0" w:line="240" w:lineRule="auto"/>
              <w:rPr>
                <w:b w:val="1"/>
              </w:rPr>
            </w:pPr>
            <w:r w:rsidDel="00000000" w:rsidR="00000000" w:rsidRPr="00000000">
              <w:rPr>
                <w:b w:val="1"/>
                <w:rtl w:val="0"/>
              </w:rPr>
              <w:t xml:space="preserve">Dependencias</w:t>
            </w:r>
          </w:p>
        </w:tc>
        <w:tc>
          <w:tcPr>
            <w:gridSpan w:val="2"/>
          </w:tcPr>
          <w:p w:rsidR="00000000" w:rsidDel="00000000" w:rsidP="00000000" w:rsidRDefault="00000000" w:rsidRPr="00000000" w14:paraId="0000205B">
            <w:pPr>
              <w:spacing w:after="0" w:line="240" w:lineRule="auto"/>
              <w:rPr/>
            </w:pPr>
            <w:r w:rsidDel="00000000" w:rsidR="00000000" w:rsidRPr="00000000">
              <w:rPr>
                <w:rtl w:val="0"/>
              </w:rPr>
              <w:t xml:space="preserve">CU 06 Ventas</w:t>
            </w:r>
          </w:p>
          <w:p w:rsidR="00000000" w:rsidDel="00000000" w:rsidP="00000000" w:rsidRDefault="00000000" w:rsidRPr="00000000" w14:paraId="0000205C">
            <w:pPr>
              <w:spacing w:after="0" w:line="240" w:lineRule="auto"/>
              <w:rPr/>
            </w:pPr>
            <w:r w:rsidDel="00000000" w:rsidR="00000000" w:rsidRPr="00000000">
              <w:rPr>
                <w:rtl w:val="0"/>
              </w:rPr>
              <w:t xml:space="preserve">CU 06.2 Gestión de catalogo</w:t>
            </w:r>
          </w:p>
        </w:tc>
      </w:tr>
      <w:tr>
        <w:trPr>
          <w:cantSplit w:val="0"/>
          <w:tblHeader w:val="0"/>
        </w:trPr>
        <w:tc>
          <w:tcPr/>
          <w:p w:rsidR="00000000" w:rsidDel="00000000" w:rsidP="00000000" w:rsidRDefault="00000000" w:rsidRPr="00000000" w14:paraId="0000205E">
            <w:pPr>
              <w:spacing w:after="0" w:line="240" w:lineRule="auto"/>
              <w:rPr>
                <w:b w:val="1"/>
              </w:rPr>
            </w:pPr>
            <w:r w:rsidDel="00000000" w:rsidR="00000000" w:rsidRPr="00000000">
              <w:rPr>
                <w:b w:val="1"/>
                <w:rtl w:val="0"/>
              </w:rPr>
              <w:t xml:space="preserve">Pre – Condiciones</w:t>
            </w:r>
          </w:p>
        </w:tc>
        <w:tc>
          <w:tcPr>
            <w:gridSpan w:val="2"/>
          </w:tcPr>
          <w:p w:rsidR="00000000" w:rsidDel="00000000" w:rsidP="00000000" w:rsidRDefault="00000000" w:rsidRPr="00000000" w14:paraId="0000205F">
            <w:pPr>
              <w:spacing w:after="0" w:line="240" w:lineRule="auto"/>
              <w:rPr/>
            </w:pPr>
            <w:r w:rsidDel="00000000" w:rsidR="00000000" w:rsidRPr="00000000">
              <w:rPr>
                <w:rtl w:val="0"/>
              </w:rPr>
              <w:t xml:space="preserve">A el Usuario se le permitirá actualizar el catálogo pero debe haber iniciado sesión con el rol de administrador o empleado.</w:t>
            </w:r>
          </w:p>
          <w:p w:rsidR="00000000" w:rsidDel="00000000" w:rsidP="00000000" w:rsidRDefault="00000000" w:rsidRPr="00000000" w14:paraId="0000206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062">
            <w:pPr>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2063">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064">
            <w:pPr>
              <w:spacing w:after="0" w:line="240" w:lineRule="auto"/>
              <w:rPr/>
            </w:pPr>
            <w:r w:rsidDel="00000000" w:rsidR="00000000" w:rsidRPr="00000000">
              <w:rPr>
                <w:rtl w:val="0"/>
              </w:rPr>
            </w:r>
          </w:p>
          <w:p w:rsidR="00000000" w:rsidDel="00000000" w:rsidP="00000000" w:rsidRDefault="00000000" w:rsidRPr="00000000" w14:paraId="0000206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067">
            <w:pPr>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2068">
            <w:pPr>
              <w:spacing w:after="0" w:line="240" w:lineRule="auto"/>
              <w:rPr/>
            </w:pPr>
            <w:r w:rsidDel="00000000" w:rsidR="00000000" w:rsidRPr="00000000">
              <w:rPr>
                <w:rtl w:val="0"/>
              </w:rPr>
              <w:t xml:space="preserve">Cliente</w:t>
            </w:r>
          </w:p>
        </w:tc>
      </w:tr>
      <w:tr>
        <w:trPr>
          <w:cantSplit w:val="0"/>
          <w:tblHeader w:val="0"/>
        </w:trPr>
        <w:tc>
          <w:tcPr>
            <w:vMerge w:val="restart"/>
          </w:tcPr>
          <w:p w:rsidR="00000000" w:rsidDel="00000000" w:rsidP="00000000" w:rsidRDefault="00000000" w:rsidRPr="00000000" w14:paraId="0000206A">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06B">
            <w:pPr>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206C">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06E">
            <w:pPr>
              <w:spacing w:after="0" w:line="240" w:lineRule="auto"/>
              <w:rPr/>
            </w:pPr>
            <w:r w:rsidDel="00000000" w:rsidR="00000000" w:rsidRPr="00000000">
              <w:rPr>
                <w:rtl w:val="0"/>
              </w:rPr>
              <w:t xml:space="preserve">1</w:t>
            </w:r>
          </w:p>
        </w:tc>
        <w:tc>
          <w:tcPr/>
          <w:p w:rsidR="00000000" w:rsidDel="00000000" w:rsidP="00000000" w:rsidRDefault="00000000" w:rsidRPr="00000000" w14:paraId="0000206F">
            <w:pPr>
              <w:spacing w:after="0" w:line="240" w:lineRule="auto"/>
              <w:rPr/>
            </w:pPr>
            <w:r w:rsidDel="00000000" w:rsidR="00000000" w:rsidRPr="00000000">
              <w:rPr>
                <w:rtl w:val="0"/>
              </w:rPr>
              <w:t xml:space="preserve">El usuario ingresa a actualizar un el catalogo</w:t>
            </w:r>
          </w:p>
        </w:tc>
      </w:tr>
      <w:tr>
        <w:trPr>
          <w:cantSplit w:val="0"/>
          <w:tblHeader w:val="0"/>
        </w:trPr>
        <w:tc>
          <w:tcPr>
            <w:vMerge w:val="continue"/>
          </w:tcPr>
          <w:p w:rsidR="00000000" w:rsidDel="00000000" w:rsidP="00000000" w:rsidRDefault="00000000" w:rsidRPr="00000000" w14:paraId="00002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71">
            <w:pPr>
              <w:spacing w:after="0" w:line="240" w:lineRule="auto"/>
              <w:rPr/>
            </w:pPr>
            <w:r w:rsidDel="00000000" w:rsidR="00000000" w:rsidRPr="00000000">
              <w:rPr>
                <w:rtl w:val="0"/>
              </w:rPr>
              <w:t xml:space="preserve">2</w:t>
            </w:r>
          </w:p>
        </w:tc>
        <w:tc>
          <w:tcPr/>
          <w:p w:rsidR="00000000" w:rsidDel="00000000" w:rsidP="00000000" w:rsidRDefault="00000000" w:rsidRPr="00000000" w14:paraId="00002072">
            <w:pPr>
              <w:spacing w:after="0" w:line="240" w:lineRule="auto"/>
              <w:rPr/>
            </w:pPr>
            <w:r w:rsidDel="00000000" w:rsidR="00000000" w:rsidRPr="00000000">
              <w:rPr>
                <w:rtl w:val="0"/>
              </w:rPr>
              <w:t xml:space="preserve">El sistema  toma el id_producto (select)</w:t>
            </w:r>
          </w:p>
        </w:tc>
      </w:tr>
      <w:tr>
        <w:trPr>
          <w:cantSplit w:val="0"/>
          <w:tblHeader w:val="0"/>
        </w:trPr>
        <w:tc>
          <w:tcPr>
            <w:vMerge w:val="continue"/>
          </w:tcPr>
          <w:p w:rsidR="00000000" w:rsidDel="00000000" w:rsidP="00000000" w:rsidRDefault="00000000" w:rsidRPr="00000000" w14:paraId="00002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74">
            <w:pPr>
              <w:spacing w:after="0" w:line="240" w:lineRule="auto"/>
              <w:rPr/>
            </w:pPr>
            <w:r w:rsidDel="00000000" w:rsidR="00000000" w:rsidRPr="00000000">
              <w:rPr>
                <w:rtl w:val="0"/>
              </w:rPr>
              <w:t xml:space="preserve">3</w:t>
            </w:r>
          </w:p>
        </w:tc>
        <w:tc>
          <w:tcPr/>
          <w:p w:rsidR="00000000" w:rsidDel="00000000" w:rsidP="00000000" w:rsidRDefault="00000000" w:rsidRPr="00000000" w14:paraId="00002075">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77">
            <w:pPr>
              <w:spacing w:after="0" w:line="240" w:lineRule="auto"/>
              <w:rPr/>
            </w:pPr>
            <w:r w:rsidDel="00000000" w:rsidR="00000000" w:rsidRPr="00000000">
              <w:rPr>
                <w:rtl w:val="0"/>
              </w:rPr>
              <w:t xml:space="preserve">4</w:t>
            </w:r>
          </w:p>
        </w:tc>
        <w:tc>
          <w:tcPr/>
          <w:p w:rsidR="00000000" w:rsidDel="00000000" w:rsidP="00000000" w:rsidRDefault="00000000" w:rsidRPr="00000000" w14:paraId="00002078">
            <w:pPr>
              <w:spacing w:after="0" w:line="240" w:lineRule="auto"/>
              <w:rPr/>
            </w:pPr>
            <w:r w:rsidDel="00000000" w:rsidR="00000000" w:rsidRPr="00000000">
              <w:rPr>
                <w:rtl w:val="0"/>
              </w:rPr>
              <w:t xml:space="preserve">El sistema genera un objeto del producto (select)</w:t>
            </w:r>
          </w:p>
        </w:tc>
      </w:tr>
      <w:tr>
        <w:trPr>
          <w:cantSplit w:val="0"/>
          <w:tblHeader w:val="0"/>
        </w:trPr>
        <w:tc>
          <w:tcPr/>
          <w:p w:rsidR="00000000" w:rsidDel="00000000" w:rsidP="00000000" w:rsidRDefault="00000000" w:rsidRPr="00000000" w14:paraId="00002079">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7A">
            <w:pPr>
              <w:spacing w:after="0" w:line="240" w:lineRule="auto"/>
              <w:rPr/>
            </w:pPr>
            <w:r w:rsidDel="00000000" w:rsidR="00000000" w:rsidRPr="00000000">
              <w:rPr>
                <w:rtl w:val="0"/>
              </w:rPr>
              <w:t xml:space="preserve">5</w:t>
            </w:r>
          </w:p>
        </w:tc>
        <w:tc>
          <w:tcPr/>
          <w:p w:rsidR="00000000" w:rsidDel="00000000" w:rsidP="00000000" w:rsidRDefault="00000000" w:rsidRPr="00000000" w14:paraId="0000207B">
            <w:pPr>
              <w:widowControl w:val="0"/>
              <w:spacing w:after="0" w:line="240" w:lineRule="auto"/>
              <w:jc w:val="left"/>
              <w:rPr/>
            </w:pPr>
            <w:r w:rsidDel="00000000" w:rsidR="00000000" w:rsidRPr="00000000">
              <w:rPr>
                <w:rtl w:val="0"/>
              </w:rPr>
              <w:t xml:space="preserve">El sistema despliega un formulario</w:t>
            </w:r>
          </w:p>
        </w:tc>
      </w:tr>
      <w:tr>
        <w:trPr>
          <w:cantSplit w:val="0"/>
          <w:tblHeader w:val="0"/>
        </w:trPr>
        <w:tc>
          <w:tcPr/>
          <w:p w:rsidR="00000000" w:rsidDel="00000000" w:rsidP="00000000" w:rsidRDefault="00000000" w:rsidRPr="00000000" w14:paraId="0000207C">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7D">
            <w:pPr>
              <w:spacing w:after="0" w:line="240" w:lineRule="auto"/>
              <w:rPr/>
            </w:pPr>
            <w:r w:rsidDel="00000000" w:rsidR="00000000" w:rsidRPr="00000000">
              <w:rPr>
                <w:rtl w:val="0"/>
              </w:rPr>
              <w:t xml:space="preserve">6</w:t>
            </w:r>
          </w:p>
        </w:tc>
        <w:tc>
          <w:tcPr/>
          <w:p w:rsidR="00000000" w:rsidDel="00000000" w:rsidP="00000000" w:rsidRDefault="00000000" w:rsidRPr="00000000" w14:paraId="0000207E">
            <w:pPr>
              <w:widowControl w:val="0"/>
              <w:spacing w:after="0" w:line="240" w:lineRule="auto"/>
              <w:jc w:val="left"/>
              <w:rPr/>
            </w:pPr>
            <w:r w:rsidDel="00000000" w:rsidR="00000000" w:rsidRPr="00000000">
              <w:rPr>
                <w:rtl w:val="0"/>
              </w:rPr>
              <w:t xml:space="preserve">El usuario diligencia el formulario</w:t>
            </w:r>
          </w:p>
        </w:tc>
      </w:tr>
      <w:tr>
        <w:trPr>
          <w:cantSplit w:val="0"/>
          <w:tblHeader w:val="0"/>
        </w:trPr>
        <w:tc>
          <w:tcPr/>
          <w:p w:rsidR="00000000" w:rsidDel="00000000" w:rsidP="00000000" w:rsidRDefault="00000000" w:rsidRPr="00000000" w14:paraId="0000207F">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80">
            <w:pPr>
              <w:spacing w:after="0" w:line="240" w:lineRule="auto"/>
              <w:rPr/>
            </w:pPr>
            <w:r w:rsidDel="00000000" w:rsidR="00000000" w:rsidRPr="00000000">
              <w:rPr>
                <w:rtl w:val="0"/>
              </w:rPr>
              <w:t xml:space="preserve">7</w:t>
            </w:r>
          </w:p>
        </w:tc>
        <w:tc>
          <w:tcPr/>
          <w:p w:rsidR="00000000" w:rsidDel="00000000" w:rsidP="00000000" w:rsidRDefault="00000000" w:rsidRPr="00000000" w14:paraId="00002081">
            <w:pPr>
              <w:widowControl w:val="0"/>
              <w:spacing w:after="0" w:line="240" w:lineRule="auto"/>
              <w:jc w:val="left"/>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2082">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83">
            <w:pPr>
              <w:spacing w:after="0" w:line="240" w:lineRule="auto"/>
              <w:rPr/>
            </w:pPr>
            <w:r w:rsidDel="00000000" w:rsidR="00000000" w:rsidRPr="00000000">
              <w:rPr>
                <w:rtl w:val="0"/>
              </w:rPr>
              <w:t xml:space="preserve">8</w:t>
            </w:r>
          </w:p>
        </w:tc>
        <w:tc>
          <w:tcPr/>
          <w:p w:rsidR="00000000" w:rsidDel="00000000" w:rsidP="00000000" w:rsidRDefault="00000000" w:rsidRPr="00000000" w14:paraId="00002084">
            <w:pPr>
              <w:widowControl w:val="0"/>
              <w:spacing w:after="0" w:line="240" w:lineRule="auto"/>
              <w:jc w:val="left"/>
              <w:rPr/>
            </w:pPr>
            <w:r w:rsidDel="00000000" w:rsidR="00000000" w:rsidRPr="00000000">
              <w:rPr>
                <w:rtl w:val="0"/>
              </w:rPr>
              <w:t xml:space="preserve">El sistema actualiza el nuevo producto o servicio</w:t>
            </w:r>
          </w:p>
        </w:tc>
      </w:tr>
      <w:tr>
        <w:trPr>
          <w:cantSplit w:val="0"/>
          <w:trHeight w:val="184" w:hRule="atLeast"/>
          <w:tblHeader w:val="0"/>
        </w:trPr>
        <w:tc>
          <w:tcPr/>
          <w:p w:rsidR="00000000" w:rsidDel="00000000" w:rsidP="00000000" w:rsidRDefault="00000000" w:rsidRPr="00000000" w14:paraId="00002085">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86">
            <w:pPr>
              <w:spacing w:after="0" w:line="240" w:lineRule="auto"/>
              <w:rPr/>
            </w:pPr>
            <w:r w:rsidDel="00000000" w:rsidR="00000000" w:rsidRPr="00000000">
              <w:rPr>
                <w:rtl w:val="0"/>
              </w:rPr>
              <w:t xml:space="preserve">9</w:t>
            </w:r>
          </w:p>
        </w:tc>
        <w:tc>
          <w:tcPr/>
          <w:p w:rsidR="00000000" w:rsidDel="00000000" w:rsidP="00000000" w:rsidRDefault="00000000" w:rsidRPr="00000000" w14:paraId="00002087">
            <w:pPr>
              <w:widowControl w:val="0"/>
              <w:spacing w:after="0" w:line="240" w:lineRule="auto"/>
              <w:jc w:val="left"/>
              <w:rPr/>
            </w:pPr>
            <w:r w:rsidDel="00000000" w:rsidR="00000000" w:rsidRPr="00000000">
              <w:rPr>
                <w:rtl w:val="0"/>
              </w:rPr>
              <w:t xml:space="preserve">El sistema muestra un mensaje “De producto o servicio actualizado con exito”</w:t>
            </w:r>
          </w:p>
        </w:tc>
      </w:tr>
      <w:tr>
        <w:trPr>
          <w:cantSplit w:val="0"/>
          <w:tblHeader w:val="0"/>
        </w:trPr>
        <w:tc>
          <w:tcPr/>
          <w:p w:rsidR="00000000" w:rsidDel="00000000" w:rsidP="00000000" w:rsidRDefault="00000000" w:rsidRPr="00000000" w14:paraId="00002088">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89">
            <w:pPr>
              <w:spacing w:after="0" w:line="240" w:lineRule="auto"/>
              <w:rPr/>
            </w:pPr>
            <w:r w:rsidDel="00000000" w:rsidR="00000000" w:rsidRPr="00000000">
              <w:rPr>
                <w:rtl w:val="0"/>
              </w:rPr>
              <w:t xml:space="preserve">10</w:t>
            </w:r>
          </w:p>
        </w:tc>
        <w:tc>
          <w:tcPr/>
          <w:p w:rsidR="00000000" w:rsidDel="00000000" w:rsidP="00000000" w:rsidRDefault="00000000" w:rsidRPr="00000000" w14:paraId="0000208A">
            <w:pPr>
              <w:widowControl w:val="0"/>
              <w:spacing w:after="0" w:line="240" w:lineRule="auto"/>
              <w:jc w:val="left"/>
              <w:rPr/>
            </w:pPr>
            <w:r w:rsidDel="00000000" w:rsidR="00000000" w:rsidRPr="00000000">
              <w:rPr>
                <w:rtl w:val="0"/>
              </w:rPr>
              <w:t xml:space="preserve">El sistema ejecuta el cu06.2.5 en listar catalogo</w:t>
            </w:r>
          </w:p>
        </w:tc>
      </w:tr>
      <w:tr>
        <w:trPr>
          <w:cantSplit w:val="0"/>
          <w:tblHeader w:val="0"/>
        </w:trPr>
        <w:tc>
          <w:tcPr/>
          <w:p w:rsidR="00000000" w:rsidDel="00000000" w:rsidP="00000000" w:rsidRDefault="00000000" w:rsidRPr="00000000" w14:paraId="0000208B">
            <w:pPr>
              <w:spacing w:after="0" w:line="240" w:lineRule="auto"/>
              <w:rPr>
                <w:b w:val="1"/>
              </w:rPr>
            </w:pPr>
            <w:r w:rsidDel="00000000" w:rsidR="00000000" w:rsidRPr="00000000">
              <w:rPr>
                <w:b w:val="1"/>
                <w:rtl w:val="0"/>
              </w:rPr>
              <w:t xml:space="preserve">Post - Condición</w:t>
            </w:r>
          </w:p>
        </w:tc>
        <w:tc>
          <w:tcPr>
            <w:gridSpan w:val="2"/>
          </w:tcPr>
          <w:p w:rsidR="00000000" w:rsidDel="00000000" w:rsidP="00000000" w:rsidRDefault="00000000" w:rsidRPr="00000000" w14:paraId="0000208C">
            <w:pPr>
              <w:spacing w:after="0" w:line="240" w:lineRule="auto"/>
              <w:rPr/>
            </w:pPr>
            <w:r w:rsidDel="00000000" w:rsidR="00000000" w:rsidRPr="00000000">
              <w:rPr>
                <w:rtl w:val="0"/>
              </w:rPr>
              <w:t xml:space="preserve">El sistema actualiza el producto o servicio del catálogo.</w:t>
            </w:r>
          </w:p>
        </w:tc>
      </w:tr>
      <w:tr>
        <w:trPr>
          <w:cantSplit w:val="0"/>
          <w:tblHeader w:val="0"/>
        </w:trPr>
        <w:tc>
          <w:tcPr/>
          <w:p w:rsidR="00000000" w:rsidDel="00000000" w:rsidP="00000000" w:rsidRDefault="00000000" w:rsidRPr="00000000" w14:paraId="0000208E">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08F">
            <w:pPr>
              <w:spacing w:after="0" w:line="240" w:lineRule="auto"/>
              <w:rPr/>
            </w:pPr>
            <w:r w:rsidDel="00000000" w:rsidR="00000000" w:rsidRPr="00000000">
              <w:rPr>
                <w:rtl w:val="0"/>
              </w:rPr>
              <w:t xml:space="preserve">Paso</w:t>
            </w:r>
          </w:p>
        </w:tc>
        <w:tc>
          <w:tcPr/>
          <w:p w:rsidR="00000000" w:rsidDel="00000000" w:rsidP="00000000" w:rsidRDefault="00000000" w:rsidRPr="00000000" w14:paraId="00002090">
            <w:pPr>
              <w:spacing w:after="0" w:line="240" w:lineRule="auto"/>
              <w:rPr/>
            </w:pPr>
            <w:r w:rsidDel="00000000" w:rsidR="00000000" w:rsidRPr="00000000">
              <w:rPr>
                <w:rtl w:val="0"/>
              </w:rPr>
              <w:t xml:space="preserve">¿Si el producto presenta alguna novedad?</w:t>
            </w:r>
          </w:p>
        </w:tc>
      </w:tr>
      <w:tr>
        <w:trPr>
          <w:cantSplit w:val="0"/>
          <w:trHeight w:val="66" w:hRule="atLeast"/>
          <w:tblHeader w:val="0"/>
        </w:trPr>
        <w:tc>
          <w:tcPr>
            <w:vMerge w:val="restart"/>
          </w:tcPr>
          <w:p w:rsidR="00000000" w:rsidDel="00000000" w:rsidP="00000000" w:rsidRDefault="00000000" w:rsidRPr="00000000" w14:paraId="00002091">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092">
            <w:pPr>
              <w:spacing w:after="0" w:line="240" w:lineRule="auto"/>
              <w:rPr/>
            </w:pPr>
            <w:r w:rsidDel="00000000" w:rsidR="00000000" w:rsidRPr="00000000">
              <w:rPr>
                <w:rtl w:val="0"/>
              </w:rPr>
              <w:t xml:space="preserve">7</w:t>
            </w:r>
          </w:p>
        </w:tc>
        <w:tc>
          <w:tcPr/>
          <w:p w:rsidR="00000000" w:rsidDel="00000000" w:rsidP="00000000" w:rsidRDefault="00000000" w:rsidRPr="00000000" w14:paraId="00002093">
            <w:pPr>
              <w:widowControl w:val="0"/>
              <w:spacing w:after="0" w:line="240" w:lineRule="auto"/>
              <w:jc w:val="left"/>
              <w:rPr/>
            </w:pPr>
            <w:r w:rsidDel="00000000" w:rsidR="00000000" w:rsidRPr="00000000">
              <w:rPr>
                <w:rtl w:val="0"/>
              </w:rPr>
              <w:t xml:space="preserve">El sistema redirige al usuario al paso 6 </w:t>
            </w:r>
          </w:p>
        </w:tc>
      </w:tr>
      <w:tr>
        <w:trPr>
          <w:cantSplit w:val="0"/>
          <w:trHeight w:val="66" w:hRule="atLeast"/>
          <w:tblHeader w:val="0"/>
        </w:trPr>
        <w:tc>
          <w:tcPr>
            <w:vMerge w:val="continue"/>
          </w:tcPr>
          <w:p w:rsidR="00000000" w:rsidDel="00000000" w:rsidP="00000000" w:rsidRDefault="00000000" w:rsidRPr="00000000" w14:paraId="00002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96">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99">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9C">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09E">
            <w:pPr>
              <w:spacing w:after="0" w:line="240" w:lineRule="auto"/>
              <w:rPr/>
            </w:pPr>
            <w:r w:rsidDel="00000000" w:rsidR="00000000" w:rsidRPr="00000000">
              <w:rPr>
                <w:rtl w:val="0"/>
              </w:rPr>
            </w:r>
          </w:p>
        </w:tc>
        <w:tc>
          <w:tcPr/>
          <w:p w:rsidR="00000000" w:rsidDel="00000000" w:rsidP="00000000" w:rsidRDefault="00000000" w:rsidRPr="00000000" w14:paraId="0000209F">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A2">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A5">
            <w:pPr>
              <w:widowControl w:val="0"/>
              <w:spacing w:after="0" w:line="240" w:lineRule="auto"/>
              <w:jc w:val="left"/>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0A6">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0A7">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0A8">
            <w:pPr>
              <w:spacing w:after="0" w:line="240" w:lineRule="auto"/>
              <w:rPr>
                <w:b w:val="1"/>
              </w:rPr>
            </w:pPr>
            <w:r w:rsidDel="00000000" w:rsidR="00000000" w:rsidRPr="00000000">
              <w:rPr>
                <w:b w:val="1"/>
                <w:rtl w:val="0"/>
              </w:rPr>
              <w:t xml:space="preserve">Normatividad</w:t>
            </w:r>
          </w:p>
        </w:tc>
        <w:tc>
          <w:tcPr>
            <w:gridSpan w:val="2"/>
          </w:tcPr>
          <w:p w:rsidR="00000000" w:rsidDel="00000000" w:rsidP="00000000" w:rsidRDefault="00000000" w:rsidRPr="00000000" w14:paraId="000020A9">
            <w:pPr>
              <w:spacing w:after="0" w:line="240" w:lineRule="auto"/>
              <w:rPr/>
            </w:pPr>
            <w:r w:rsidDel="00000000" w:rsidR="00000000" w:rsidRPr="00000000">
              <w:rPr>
                <w:highlight w:val="white"/>
                <w:rtl w:val="0"/>
              </w:rPr>
              <w:t xml:space="preserve">cu 06.2.1.6  Cambiar los productos en caso de novedades.</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0AC">
            <w:pPr>
              <w:spacing w:after="0" w:line="240" w:lineRule="auto"/>
              <w:rPr>
                <w:highlight w:val="white"/>
              </w:rPr>
            </w:pPr>
            <w:r w:rsidDel="00000000" w:rsidR="00000000" w:rsidRPr="00000000">
              <w:rPr>
                <w:highlight w:val="white"/>
                <w:rtl w:val="0"/>
              </w:rPr>
              <w:t xml:space="preserve">cu 06.2.1.7  No se  mostrara los productos agotados.</w:t>
            </w:r>
          </w:p>
        </w:tc>
      </w:tr>
      <w:tr>
        <w:trPr>
          <w:cantSplit w:val="0"/>
          <w:trHeight w:val="240" w:hRule="atLeast"/>
          <w:tblHeader w:val="0"/>
        </w:trPr>
        <w:tc>
          <w:tcPr>
            <w:vMerge w:val="continue"/>
          </w:tcPr>
          <w:p w:rsidR="00000000" w:rsidDel="00000000" w:rsidP="00000000" w:rsidRDefault="00000000" w:rsidRPr="00000000" w14:paraId="00002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2"/>
          </w:tcPr>
          <w:p w:rsidR="00000000" w:rsidDel="00000000" w:rsidP="00000000" w:rsidRDefault="00000000" w:rsidRPr="00000000" w14:paraId="000020AF">
            <w:pPr>
              <w:spacing w:after="0" w:line="240" w:lineRule="auto"/>
              <w:rPr>
                <w:highlight w:val="white"/>
              </w:rPr>
            </w:pPr>
            <w:r w:rsidDel="00000000" w:rsidR="00000000" w:rsidRPr="00000000">
              <w:rPr>
                <w:highlight w:val="white"/>
                <w:rtl w:val="0"/>
              </w:rPr>
              <w:t xml:space="preserve">cu 06.2.1.8 Se podra desactivar los productos agotados.</w:t>
            </w:r>
          </w:p>
        </w:tc>
      </w:tr>
      <w:tr>
        <w:trPr>
          <w:cantSplit w:val="0"/>
          <w:tblHeader w:val="0"/>
        </w:trPr>
        <w:tc>
          <w:tcPr/>
          <w:p w:rsidR="00000000" w:rsidDel="00000000" w:rsidP="00000000" w:rsidRDefault="00000000" w:rsidRPr="00000000" w14:paraId="000020B1">
            <w:pPr>
              <w:spacing w:after="0" w:line="240" w:lineRule="auto"/>
              <w:rPr>
                <w:b w:val="1"/>
              </w:rPr>
            </w:pPr>
            <w:r w:rsidDel="00000000" w:rsidR="00000000" w:rsidRPr="00000000">
              <w:rPr>
                <w:b w:val="1"/>
                <w:rtl w:val="0"/>
              </w:rPr>
              <w:t xml:space="preserve">Comentarios</w:t>
            </w:r>
          </w:p>
        </w:tc>
        <w:tc>
          <w:tcPr>
            <w:gridSpan w:val="2"/>
          </w:tcPr>
          <w:p w:rsidR="00000000" w:rsidDel="00000000" w:rsidP="00000000" w:rsidRDefault="00000000" w:rsidRPr="00000000" w14:paraId="000020B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0B4">
            <w:pPr>
              <w:spacing w:after="0" w:line="240" w:lineRule="auto"/>
              <w:rPr>
                <w:b w:val="1"/>
              </w:rPr>
            </w:pPr>
            <w:r w:rsidDel="00000000" w:rsidR="00000000" w:rsidRPr="00000000">
              <w:rPr>
                <w:b w:val="1"/>
                <w:rtl w:val="0"/>
              </w:rPr>
              <w:t xml:space="preserve">Responsables</w:t>
            </w:r>
          </w:p>
        </w:tc>
        <w:tc>
          <w:tcPr>
            <w:gridSpan w:val="2"/>
          </w:tcPr>
          <w:p w:rsidR="00000000" w:rsidDel="00000000" w:rsidP="00000000" w:rsidRDefault="00000000" w:rsidRPr="00000000" w14:paraId="000020B5">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0B7">
      <w:pPr>
        <w:rPr/>
      </w:pPr>
      <w:r w:rsidDel="00000000" w:rsidR="00000000" w:rsidRPr="00000000">
        <w:rPr>
          <w:rtl w:val="0"/>
        </w:rPr>
      </w:r>
    </w:p>
    <w:p w:rsidR="00000000" w:rsidDel="00000000" w:rsidP="00000000" w:rsidRDefault="00000000" w:rsidRPr="00000000" w14:paraId="000020B8">
      <w:pPr>
        <w:spacing w:after="0" w:line="276" w:lineRule="auto"/>
        <w:jc w:val="left"/>
        <w:rPr/>
      </w:pPr>
      <w:r w:rsidDel="00000000" w:rsidR="00000000" w:rsidRPr="00000000">
        <w:rPr>
          <w:rtl w:val="0"/>
        </w:rPr>
      </w:r>
    </w:p>
    <w:p w:rsidR="00000000" w:rsidDel="00000000" w:rsidP="00000000" w:rsidRDefault="00000000" w:rsidRPr="00000000" w14:paraId="000020B9">
      <w:pPr>
        <w:spacing w:after="0" w:line="276" w:lineRule="auto"/>
        <w:jc w:val="left"/>
        <w:rPr/>
      </w:pPr>
      <w:r w:rsidDel="00000000" w:rsidR="00000000" w:rsidRPr="00000000">
        <w:rPr>
          <w:rtl w:val="0"/>
        </w:rPr>
        <w:t xml:space="preserve">//</w:t>
      </w:r>
    </w:p>
    <w:tbl>
      <w:tblPr>
        <w:tblStyle w:val="Table80"/>
        <w:tblW w:w="799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4920"/>
        <w:tblGridChange w:id="0">
          <w:tblGrid>
            <w:gridCol w:w="2096"/>
            <w:gridCol w:w="979"/>
            <w:gridCol w:w="4920"/>
          </w:tblGrid>
        </w:tblGridChange>
      </w:tblGrid>
      <w:tr>
        <w:trPr>
          <w:cantSplit w:val="0"/>
          <w:tblHeader w:val="0"/>
        </w:trPr>
        <w:tc>
          <w:tcPr/>
          <w:p w:rsidR="00000000" w:rsidDel="00000000" w:rsidP="00000000" w:rsidRDefault="00000000" w:rsidRPr="00000000" w14:paraId="000020BA">
            <w:pPr>
              <w:spacing w:after="0" w:line="240" w:lineRule="auto"/>
              <w:rPr>
                <w:b w:val="1"/>
                <w:color w:val="ffffff"/>
              </w:rPr>
            </w:pPr>
            <w:r w:rsidDel="00000000" w:rsidR="00000000" w:rsidRPr="00000000">
              <w:rPr>
                <w:b w:val="1"/>
                <w:color w:val="ffffff"/>
                <w:rtl w:val="0"/>
              </w:rPr>
              <w:t xml:space="preserve">CU -</w:t>
            </w:r>
          </w:p>
        </w:tc>
        <w:tc>
          <w:tcPr>
            <w:gridSpan w:val="2"/>
          </w:tcPr>
          <w:p w:rsidR="00000000" w:rsidDel="00000000" w:rsidP="00000000" w:rsidRDefault="00000000" w:rsidRPr="00000000" w14:paraId="000020BB">
            <w:pPr>
              <w:spacing w:after="0" w:line="240" w:lineRule="auto"/>
              <w:rPr>
                <w:b w:val="1"/>
                <w:color w:val="ffffff"/>
              </w:rPr>
            </w:pPr>
            <w:r w:rsidDel="00000000" w:rsidR="00000000" w:rsidRPr="00000000">
              <w:rPr>
                <w:b w:val="1"/>
                <w:i w:val="1"/>
                <w:color w:val="ffffff"/>
                <w:rtl w:val="0"/>
              </w:rPr>
              <w:t xml:space="preserve">CU.06.2.4 Cambiar estado catalogo</w:t>
            </w:r>
            <w:r w:rsidDel="00000000" w:rsidR="00000000" w:rsidRPr="00000000">
              <w:rPr>
                <w:rtl w:val="0"/>
              </w:rPr>
            </w:r>
          </w:p>
        </w:tc>
      </w:tr>
      <w:tr>
        <w:trPr>
          <w:cantSplit w:val="0"/>
          <w:tblHeader w:val="0"/>
        </w:trPr>
        <w:tc>
          <w:tcPr/>
          <w:p w:rsidR="00000000" w:rsidDel="00000000" w:rsidP="00000000" w:rsidRDefault="00000000" w:rsidRPr="00000000" w14:paraId="000020BD">
            <w:pPr>
              <w:spacing w:after="0" w:line="240" w:lineRule="auto"/>
              <w:rPr>
                <w:b w:val="1"/>
              </w:rPr>
            </w:pPr>
            <w:r w:rsidDel="00000000" w:rsidR="00000000" w:rsidRPr="00000000">
              <w:rPr>
                <w:b w:val="1"/>
                <w:rtl w:val="0"/>
              </w:rPr>
              <w:t xml:space="preserve">Dependencias</w:t>
            </w:r>
          </w:p>
        </w:tc>
        <w:tc>
          <w:tcPr>
            <w:gridSpan w:val="2"/>
          </w:tcPr>
          <w:p w:rsidR="00000000" w:rsidDel="00000000" w:rsidP="00000000" w:rsidRDefault="00000000" w:rsidRPr="00000000" w14:paraId="000020BE">
            <w:pPr>
              <w:spacing w:after="0" w:line="240" w:lineRule="auto"/>
              <w:rPr/>
            </w:pPr>
            <w:r w:rsidDel="00000000" w:rsidR="00000000" w:rsidRPr="00000000">
              <w:rPr>
                <w:rtl w:val="0"/>
              </w:rPr>
              <w:t xml:space="preserve">CU 06 Ventas</w:t>
            </w:r>
          </w:p>
          <w:p w:rsidR="00000000" w:rsidDel="00000000" w:rsidP="00000000" w:rsidRDefault="00000000" w:rsidRPr="00000000" w14:paraId="000020BF">
            <w:pPr>
              <w:spacing w:after="0" w:line="240" w:lineRule="auto"/>
              <w:rPr/>
            </w:pPr>
            <w:r w:rsidDel="00000000" w:rsidR="00000000" w:rsidRPr="00000000">
              <w:rPr>
                <w:rtl w:val="0"/>
              </w:rPr>
              <w:t xml:space="preserve">CU 06.2 Gestión de catalogo</w:t>
            </w:r>
          </w:p>
        </w:tc>
      </w:tr>
      <w:tr>
        <w:trPr>
          <w:cantSplit w:val="0"/>
          <w:tblHeader w:val="0"/>
        </w:trPr>
        <w:tc>
          <w:tcPr/>
          <w:p w:rsidR="00000000" w:rsidDel="00000000" w:rsidP="00000000" w:rsidRDefault="00000000" w:rsidRPr="00000000" w14:paraId="000020C1">
            <w:pPr>
              <w:spacing w:after="0" w:line="240" w:lineRule="auto"/>
              <w:rPr>
                <w:b w:val="1"/>
              </w:rPr>
            </w:pPr>
            <w:r w:rsidDel="00000000" w:rsidR="00000000" w:rsidRPr="00000000">
              <w:rPr>
                <w:b w:val="1"/>
                <w:rtl w:val="0"/>
              </w:rPr>
              <w:t xml:space="preserve">Pre – Condiciones</w:t>
            </w:r>
          </w:p>
        </w:tc>
        <w:tc>
          <w:tcPr>
            <w:gridSpan w:val="2"/>
          </w:tcPr>
          <w:p w:rsidR="00000000" w:rsidDel="00000000" w:rsidP="00000000" w:rsidRDefault="00000000" w:rsidRPr="00000000" w14:paraId="000020C2">
            <w:pPr>
              <w:spacing w:after="0" w:line="240" w:lineRule="auto"/>
              <w:rPr/>
            </w:pPr>
            <w:r w:rsidDel="00000000" w:rsidR="00000000" w:rsidRPr="00000000">
              <w:rPr>
                <w:rtl w:val="0"/>
              </w:rPr>
              <w:t xml:space="preserve">A el Usuario se le permitirá cambiar el estado del catálogo pero debe haber iniciado sesión con el rol de administrador o empleado.</w:t>
            </w:r>
          </w:p>
          <w:p w:rsidR="00000000" w:rsidDel="00000000" w:rsidP="00000000" w:rsidRDefault="00000000" w:rsidRPr="00000000" w14:paraId="000020C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0C5">
            <w:pPr>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20C6">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0C7">
            <w:pPr>
              <w:spacing w:after="0" w:line="240" w:lineRule="auto"/>
              <w:rPr/>
            </w:pPr>
            <w:r w:rsidDel="00000000" w:rsidR="00000000" w:rsidRPr="00000000">
              <w:rPr>
                <w:rtl w:val="0"/>
              </w:rPr>
            </w:r>
          </w:p>
          <w:p w:rsidR="00000000" w:rsidDel="00000000" w:rsidP="00000000" w:rsidRDefault="00000000" w:rsidRPr="00000000" w14:paraId="000020C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0CA">
            <w:pPr>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20CB">
            <w:pPr>
              <w:spacing w:after="0" w:line="240" w:lineRule="auto"/>
              <w:rPr/>
            </w:pPr>
            <w:r w:rsidDel="00000000" w:rsidR="00000000" w:rsidRPr="00000000">
              <w:rPr>
                <w:rtl w:val="0"/>
              </w:rPr>
              <w:t xml:space="preserve">Cliente</w:t>
            </w:r>
          </w:p>
        </w:tc>
      </w:tr>
      <w:tr>
        <w:trPr>
          <w:cantSplit w:val="0"/>
          <w:tblHeader w:val="0"/>
        </w:trPr>
        <w:tc>
          <w:tcPr>
            <w:vMerge w:val="restart"/>
          </w:tcPr>
          <w:p w:rsidR="00000000" w:rsidDel="00000000" w:rsidP="00000000" w:rsidRDefault="00000000" w:rsidRPr="00000000" w14:paraId="000020CD">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0CE">
            <w:pPr>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20CF">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0D1">
            <w:pPr>
              <w:spacing w:after="0" w:line="240" w:lineRule="auto"/>
              <w:rPr/>
            </w:pPr>
            <w:r w:rsidDel="00000000" w:rsidR="00000000" w:rsidRPr="00000000">
              <w:rPr>
                <w:rtl w:val="0"/>
              </w:rPr>
              <w:t xml:space="preserve">1</w:t>
            </w:r>
          </w:p>
        </w:tc>
        <w:tc>
          <w:tcPr/>
          <w:p w:rsidR="00000000" w:rsidDel="00000000" w:rsidP="00000000" w:rsidRDefault="00000000" w:rsidRPr="00000000" w14:paraId="000020D2">
            <w:pPr>
              <w:spacing w:after="0" w:line="240" w:lineRule="auto"/>
              <w:rPr/>
            </w:pPr>
            <w:r w:rsidDel="00000000" w:rsidR="00000000" w:rsidRPr="00000000">
              <w:rPr>
                <w:rtl w:val="0"/>
              </w:rPr>
              <w:t xml:space="preserve">El usuario ingresa a cambiar el estado del catalogo</w:t>
            </w:r>
          </w:p>
        </w:tc>
      </w:tr>
      <w:tr>
        <w:trPr>
          <w:cantSplit w:val="0"/>
          <w:tblHeader w:val="0"/>
        </w:trPr>
        <w:tc>
          <w:tcPr>
            <w:vMerge w:val="continue"/>
          </w:tcPr>
          <w:p w:rsidR="00000000" w:rsidDel="00000000" w:rsidP="00000000" w:rsidRDefault="00000000" w:rsidRPr="00000000" w14:paraId="00002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D4">
            <w:pPr>
              <w:spacing w:after="0" w:line="240" w:lineRule="auto"/>
              <w:rPr/>
            </w:pPr>
            <w:r w:rsidDel="00000000" w:rsidR="00000000" w:rsidRPr="00000000">
              <w:rPr>
                <w:rtl w:val="0"/>
              </w:rPr>
              <w:t xml:space="preserve">2</w:t>
            </w:r>
          </w:p>
        </w:tc>
        <w:tc>
          <w:tcPr/>
          <w:p w:rsidR="00000000" w:rsidDel="00000000" w:rsidP="00000000" w:rsidRDefault="00000000" w:rsidRPr="00000000" w14:paraId="000020D5">
            <w:pPr>
              <w:spacing w:after="0" w:line="240" w:lineRule="auto"/>
              <w:rPr/>
            </w:pPr>
            <w:r w:rsidDel="00000000" w:rsidR="00000000" w:rsidRPr="00000000">
              <w:rPr>
                <w:rtl w:val="0"/>
              </w:rPr>
              <w:t xml:space="preserve">El sistema  toma el id_producto (select)</w:t>
            </w:r>
          </w:p>
        </w:tc>
      </w:tr>
      <w:tr>
        <w:trPr>
          <w:cantSplit w:val="0"/>
          <w:tblHeader w:val="0"/>
        </w:trPr>
        <w:tc>
          <w:tcPr>
            <w:vMerge w:val="continue"/>
          </w:tcPr>
          <w:p w:rsidR="00000000" w:rsidDel="00000000" w:rsidP="00000000" w:rsidRDefault="00000000" w:rsidRPr="00000000" w14:paraId="00002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D7">
            <w:pPr>
              <w:spacing w:after="0" w:line="240" w:lineRule="auto"/>
              <w:rPr/>
            </w:pPr>
            <w:r w:rsidDel="00000000" w:rsidR="00000000" w:rsidRPr="00000000">
              <w:rPr>
                <w:rtl w:val="0"/>
              </w:rPr>
              <w:t xml:space="preserve">3</w:t>
            </w:r>
          </w:p>
        </w:tc>
        <w:tc>
          <w:tcPr/>
          <w:p w:rsidR="00000000" w:rsidDel="00000000" w:rsidP="00000000" w:rsidRDefault="00000000" w:rsidRPr="00000000" w14:paraId="000020D8">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DA">
            <w:pPr>
              <w:spacing w:after="0" w:line="240" w:lineRule="auto"/>
              <w:rPr/>
            </w:pPr>
            <w:r w:rsidDel="00000000" w:rsidR="00000000" w:rsidRPr="00000000">
              <w:rPr>
                <w:rtl w:val="0"/>
              </w:rPr>
              <w:t xml:space="preserve">4</w:t>
            </w:r>
          </w:p>
        </w:tc>
        <w:tc>
          <w:tcPr/>
          <w:p w:rsidR="00000000" w:rsidDel="00000000" w:rsidP="00000000" w:rsidRDefault="00000000" w:rsidRPr="00000000" w14:paraId="000020DB">
            <w:pPr>
              <w:spacing w:after="0" w:line="240" w:lineRule="auto"/>
              <w:rPr/>
            </w:pPr>
            <w:r w:rsidDel="00000000" w:rsidR="00000000" w:rsidRPr="00000000">
              <w:rPr>
                <w:rtl w:val="0"/>
              </w:rPr>
              <w:t xml:space="preserve">El sistema despliega una alerta de confirmación.</w:t>
            </w:r>
          </w:p>
        </w:tc>
      </w:tr>
      <w:tr>
        <w:trPr>
          <w:cantSplit w:val="0"/>
          <w:tblHeader w:val="0"/>
        </w:trPr>
        <w:tc>
          <w:tcPr/>
          <w:p w:rsidR="00000000" w:rsidDel="00000000" w:rsidP="00000000" w:rsidRDefault="00000000" w:rsidRPr="00000000" w14:paraId="000020DC">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DD">
            <w:pPr>
              <w:spacing w:after="0" w:line="240" w:lineRule="auto"/>
              <w:rPr/>
            </w:pPr>
            <w:r w:rsidDel="00000000" w:rsidR="00000000" w:rsidRPr="00000000">
              <w:rPr>
                <w:rtl w:val="0"/>
              </w:rPr>
              <w:t xml:space="preserve">5</w:t>
            </w:r>
          </w:p>
        </w:tc>
        <w:tc>
          <w:tcPr/>
          <w:p w:rsidR="00000000" w:rsidDel="00000000" w:rsidP="00000000" w:rsidRDefault="00000000" w:rsidRPr="00000000" w14:paraId="000020DE">
            <w:pPr>
              <w:widowControl w:val="0"/>
              <w:spacing w:after="0" w:line="240" w:lineRule="auto"/>
              <w:jc w:val="left"/>
              <w:rPr/>
            </w:pPr>
            <w:r w:rsidDel="00000000" w:rsidR="00000000" w:rsidRPr="00000000">
              <w:rPr>
                <w:rtl w:val="0"/>
              </w:rPr>
              <w:t xml:space="preserve">El usuario diligencia la confirmación</w:t>
            </w:r>
          </w:p>
        </w:tc>
      </w:tr>
      <w:tr>
        <w:trPr>
          <w:cantSplit w:val="0"/>
          <w:tblHeader w:val="0"/>
        </w:trPr>
        <w:tc>
          <w:tcPr/>
          <w:p w:rsidR="00000000" w:rsidDel="00000000" w:rsidP="00000000" w:rsidRDefault="00000000" w:rsidRPr="00000000" w14:paraId="000020DF">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E0">
            <w:pPr>
              <w:spacing w:after="0" w:line="240" w:lineRule="auto"/>
              <w:rPr/>
            </w:pPr>
            <w:r w:rsidDel="00000000" w:rsidR="00000000" w:rsidRPr="00000000">
              <w:rPr>
                <w:rtl w:val="0"/>
              </w:rPr>
              <w:t xml:space="preserve">6</w:t>
            </w:r>
          </w:p>
        </w:tc>
        <w:tc>
          <w:tcPr/>
          <w:p w:rsidR="00000000" w:rsidDel="00000000" w:rsidP="00000000" w:rsidRDefault="00000000" w:rsidRPr="00000000" w14:paraId="000020E1">
            <w:pPr>
              <w:widowControl w:val="0"/>
              <w:spacing w:after="0" w:line="240" w:lineRule="auto"/>
              <w:jc w:val="left"/>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20E2">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E3">
            <w:pPr>
              <w:spacing w:after="0" w:line="240" w:lineRule="auto"/>
              <w:rPr/>
            </w:pPr>
            <w:r w:rsidDel="00000000" w:rsidR="00000000" w:rsidRPr="00000000">
              <w:rPr>
                <w:rtl w:val="0"/>
              </w:rPr>
              <w:t xml:space="preserve">7</w:t>
            </w:r>
          </w:p>
        </w:tc>
        <w:tc>
          <w:tcPr/>
          <w:p w:rsidR="00000000" w:rsidDel="00000000" w:rsidP="00000000" w:rsidRDefault="00000000" w:rsidRPr="00000000" w14:paraId="000020E4">
            <w:pPr>
              <w:widowControl w:val="0"/>
              <w:spacing w:after="0" w:line="240" w:lineRule="auto"/>
              <w:jc w:val="left"/>
              <w:rPr/>
            </w:pPr>
            <w:r w:rsidDel="00000000" w:rsidR="00000000" w:rsidRPr="00000000">
              <w:rPr>
                <w:rtl w:val="0"/>
              </w:rPr>
              <w:t xml:space="preserve">El sistema cambia el estado del producto</w:t>
            </w:r>
          </w:p>
        </w:tc>
      </w:tr>
      <w:tr>
        <w:trPr>
          <w:cantSplit w:val="0"/>
          <w:tblHeader w:val="0"/>
        </w:trPr>
        <w:tc>
          <w:tcPr/>
          <w:p w:rsidR="00000000" w:rsidDel="00000000" w:rsidP="00000000" w:rsidRDefault="00000000" w:rsidRPr="00000000" w14:paraId="000020E5">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E6">
            <w:pPr>
              <w:spacing w:after="0" w:line="240" w:lineRule="auto"/>
              <w:rPr/>
            </w:pPr>
            <w:r w:rsidDel="00000000" w:rsidR="00000000" w:rsidRPr="00000000">
              <w:rPr>
                <w:rtl w:val="0"/>
              </w:rPr>
              <w:t xml:space="preserve">8</w:t>
            </w:r>
          </w:p>
        </w:tc>
        <w:tc>
          <w:tcPr/>
          <w:p w:rsidR="00000000" w:rsidDel="00000000" w:rsidP="00000000" w:rsidRDefault="00000000" w:rsidRPr="00000000" w14:paraId="000020E7">
            <w:pPr>
              <w:widowControl w:val="0"/>
              <w:spacing w:after="0" w:line="240" w:lineRule="auto"/>
              <w:jc w:val="left"/>
              <w:rPr/>
            </w:pPr>
            <w:r w:rsidDel="00000000" w:rsidR="00000000" w:rsidRPr="00000000">
              <w:rPr>
                <w:rtl w:val="0"/>
              </w:rPr>
              <w:t xml:space="preserve">El sistema despliega un mensaje de “Cambio de estado exitoso”</w:t>
            </w:r>
          </w:p>
        </w:tc>
      </w:tr>
      <w:tr>
        <w:trPr>
          <w:cantSplit w:val="0"/>
          <w:tblHeader w:val="0"/>
        </w:trPr>
        <w:tc>
          <w:tcPr/>
          <w:p w:rsidR="00000000" w:rsidDel="00000000" w:rsidP="00000000" w:rsidRDefault="00000000" w:rsidRPr="00000000" w14:paraId="000020E8">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0E9">
            <w:pPr>
              <w:spacing w:after="0" w:line="240" w:lineRule="auto"/>
              <w:rPr/>
            </w:pPr>
            <w:r w:rsidDel="00000000" w:rsidR="00000000" w:rsidRPr="00000000">
              <w:rPr>
                <w:rtl w:val="0"/>
              </w:rPr>
              <w:t xml:space="preserve">9</w:t>
            </w:r>
          </w:p>
        </w:tc>
        <w:tc>
          <w:tcPr/>
          <w:p w:rsidR="00000000" w:rsidDel="00000000" w:rsidP="00000000" w:rsidRDefault="00000000" w:rsidRPr="00000000" w14:paraId="000020EA">
            <w:pPr>
              <w:widowControl w:val="0"/>
              <w:spacing w:after="0" w:line="240" w:lineRule="auto"/>
              <w:jc w:val="left"/>
              <w:rPr/>
            </w:pPr>
            <w:r w:rsidDel="00000000" w:rsidR="00000000" w:rsidRPr="00000000">
              <w:rPr>
                <w:rtl w:val="0"/>
              </w:rPr>
              <w:t xml:space="preserve">El sistema ejecuta el cu06.2.5 en listar catálogo</w:t>
            </w:r>
          </w:p>
        </w:tc>
      </w:tr>
      <w:tr>
        <w:trPr>
          <w:cantSplit w:val="0"/>
          <w:tblHeader w:val="0"/>
        </w:trPr>
        <w:tc>
          <w:tcPr/>
          <w:p w:rsidR="00000000" w:rsidDel="00000000" w:rsidP="00000000" w:rsidRDefault="00000000" w:rsidRPr="00000000" w14:paraId="000020EB">
            <w:pPr>
              <w:spacing w:after="0" w:line="240" w:lineRule="auto"/>
              <w:rPr>
                <w:b w:val="1"/>
              </w:rPr>
            </w:pPr>
            <w:r w:rsidDel="00000000" w:rsidR="00000000" w:rsidRPr="00000000">
              <w:rPr>
                <w:b w:val="1"/>
                <w:rtl w:val="0"/>
              </w:rPr>
              <w:t xml:space="preserve">Post - Condición</w:t>
            </w:r>
          </w:p>
        </w:tc>
        <w:tc>
          <w:tcPr>
            <w:gridSpan w:val="2"/>
          </w:tcPr>
          <w:p w:rsidR="00000000" w:rsidDel="00000000" w:rsidP="00000000" w:rsidRDefault="00000000" w:rsidRPr="00000000" w14:paraId="000020EC">
            <w:pPr>
              <w:spacing w:after="0" w:line="240" w:lineRule="auto"/>
              <w:rPr/>
            </w:pPr>
            <w:r w:rsidDel="00000000" w:rsidR="00000000" w:rsidRPr="00000000">
              <w:rPr>
                <w:rtl w:val="0"/>
              </w:rPr>
              <w:t xml:space="preserve">El sistema cambia el estado del producto o servicio del catálogo.</w:t>
            </w:r>
          </w:p>
        </w:tc>
      </w:tr>
      <w:tr>
        <w:trPr>
          <w:cantSplit w:val="0"/>
          <w:tblHeader w:val="0"/>
        </w:trPr>
        <w:tc>
          <w:tcPr/>
          <w:p w:rsidR="00000000" w:rsidDel="00000000" w:rsidP="00000000" w:rsidRDefault="00000000" w:rsidRPr="00000000" w14:paraId="000020EE">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0EF">
            <w:pPr>
              <w:spacing w:after="0" w:line="240" w:lineRule="auto"/>
              <w:rPr/>
            </w:pPr>
            <w:r w:rsidDel="00000000" w:rsidR="00000000" w:rsidRPr="00000000">
              <w:rPr>
                <w:rtl w:val="0"/>
              </w:rPr>
              <w:t xml:space="preserve">Paso</w:t>
            </w:r>
          </w:p>
        </w:tc>
        <w:tc>
          <w:tcPr/>
          <w:p w:rsidR="00000000" w:rsidDel="00000000" w:rsidP="00000000" w:rsidRDefault="00000000" w:rsidRPr="00000000" w14:paraId="000020F0">
            <w:pPr>
              <w:spacing w:after="0" w:line="240" w:lineRule="auto"/>
              <w:rPr/>
            </w:pPr>
            <w:r w:rsidDel="00000000" w:rsidR="00000000" w:rsidRPr="00000000">
              <w:rPr>
                <w:rtl w:val="0"/>
              </w:rPr>
            </w:r>
          </w:p>
          <w:p w:rsidR="00000000" w:rsidDel="00000000" w:rsidP="00000000" w:rsidRDefault="00000000" w:rsidRPr="00000000" w14:paraId="000020F1">
            <w:pPr>
              <w:spacing w:after="0" w:line="240" w:lineRule="auto"/>
              <w:rPr/>
            </w:pPr>
            <w:r w:rsidDel="00000000" w:rsidR="00000000" w:rsidRPr="00000000">
              <w:rPr>
                <w:rtl w:val="0"/>
              </w:rPr>
            </w:r>
          </w:p>
        </w:tc>
      </w:tr>
      <w:tr>
        <w:trPr>
          <w:cantSplit w:val="0"/>
          <w:trHeight w:val="66" w:hRule="atLeast"/>
          <w:tblHeader w:val="0"/>
        </w:trPr>
        <w:tc>
          <w:tcPr>
            <w:vMerge w:val="restart"/>
          </w:tcPr>
          <w:p w:rsidR="00000000" w:rsidDel="00000000" w:rsidP="00000000" w:rsidRDefault="00000000" w:rsidRPr="00000000" w14:paraId="000020F2">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0F3">
            <w:pPr>
              <w:spacing w:after="0" w:line="240" w:lineRule="auto"/>
              <w:rPr/>
            </w:pPr>
            <w:r w:rsidDel="00000000" w:rsidR="00000000" w:rsidRPr="00000000">
              <w:rPr>
                <w:rtl w:val="0"/>
              </w:rPr>
            </w:r>
          </w:p>
        </w:tc>
        <w:tc>
          <w:tcPr/>
          <w:p w:rsidR="00000000" w:rsidDel="00000000" w:rsidP="00000000" w:rsidRDefault="00000000" w:rsidRPr="00000000" w14:paraId="000020F4">
            <w:pPr>
              <w:widowControl w:val="0"/>
              <w:spacing w:after="0" w:line="240" w:lineRule="auto"/>
              <w:jc w:val="left"/>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F7">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FA">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0FD">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0FF">
            <w:pPr>
              <w:spacing w:after="0" w:line="240" w:lineRule="auto"/>
              <w:rPr/>
            </w:pPr>
            <w:r w:rsidDel="00000000" w:rsidR="00000000" w:rsidRPr="00000000">
              <w:rPr>
                <w:rtl w:val="0"/>
              </w:rPr>
            </w:r>
          </w:p>
        </w:tc>
        <w:tc>
          <w:tcPr/>
          <w:p w:rsidR="00000000" w:rsidDel="00000000" w:rsidP="00000000" w:rsidRDefault="00000000" w:rsidRPr="00000000" w14:paraId="00002100">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03">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06">
            <w:pPr>
              <w:widowControl w:val="0"/>
              <w:spacing w:after="0" w:line="240" w:lineRule="auto"/>
              <w:jc w:val="left"/>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107">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108">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109">
            <w:pPr>
              <w:spacing w:after="0" w:line="240" w:lineRule="auto"/>
              <w:rPr>
                <w:b w:val="1"/>
              </w:rPr>
            </w:pPr>
            <w:r w:rsidDel="00000000" w:rsidR="00000000" w:rsidRPr="00000000">
              <w:rPr>
                <w:b w:val="1"/>
                <w:rtl w:val="0"/>
              </w:rPr>
              <w:t xml:space="preserve">Normatividad</w:t>
            </w:r>
          </w:p>
        </w:tc>
        <w:tc>
          <w:tcPr>
            <w:gridSpan w:val="2"/>
          </w:tcPr>
          <w:p w:rsidR="00000000" w:rsidDel="00000000" w:rsidP="00000000" w:rsidRDefault="00000000" w:rsidRPr="00000000" w14:paraId="0000210A">
            <w:pPr>
              <w:spacing w:after="0" w:line="240" w:lineRule="auto"/>
              <w:rPr/>
            </w:pPr>
            <w:r w:rsidDel="00000000" w:rsidR="00000000" w:rsidRPr="00000000">
              <w:rPr>
                <w:highlight w:val="white"/>
                <w:rtl w:val="0"/>
              </w:rPr>
              <w:t xml:space="preserve">cu 06.2.1.9  Se podra activar los productos que no se encuentran agotados.</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10D">
            <w:pPr>
              <w:spacing w:after="0" w:line="240" w:lineRule="auto"/>
              <w:rPr>
                <w:highlight w:val="white"/>
              </w:rPr>
            </w:pPr>
            <w:r w:rsidDel="00000000" w:rsidR="00000000" w:rsidRPr="00000000">
              <w:rPr>
                <w:highlight w:val="white"/>
                <w:rtl w:val="0"/>
              </w:rPr>
              <w:t xml:space="preserve">cu 06.2.1.10 La citas apareceran en orden ascendente</w:t>
            </w:r>
          </w:p>
          <w:p w:rsidR="00000000" w:rsidDel="00000000" w:rsidP="00000000" w:rsidRDefault="00000000" w:rsidRPr="00000000" w14:paraId="0000210E">
            <w:pPr>
              <w:spacing w:after="0" w:line="240" w:lineRule="auto"/>
              <w:rPr>
                <w:highlight w:val="white"/>
              </w:rPr>
            </w:pPr>
            <w:r w:rsidDel="00000000" w:rsidR="00000000" w:rsidRPr="00000000">
              <w:rPr>
                <w:rtl w:val="0"/>
              </w:rPr>
            </w:r>
          </w:p>
          <w:p w:rsidR="00000000" w:rsidDel="00000000" w:rsidP="00000000" w:rsidRDefault="00000000" w:rsidRPr="00000000" w14:paraId="0000210F">
            <w:pPr>
              <w:spacing w:after="0" w:line="240" w:lineRule="auto"/>
              <w:rPr>
                <w:highlight w:val="white"/>
              </w:rPr>
            </w:pPr>
            <w:r w:rsidDel="00000000" w:rsidR="00000000" w:rsidRPr="00000000">
              <w:rPr>
                <w:rtl w:val="0"/>
              </w:rPr>
            </w:r>
          </w:p>
          <w:p w:rsidR="00000000" w:rsidDel="00000000" w:rsidP="00000000" w:rsidRDefault="00000000" w:rsidRPr="00000000" w14:paraId="00002110">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112">
            <w:pPr>
              <w:spacing w:after="0" w:line="240" w:lineRule="auto"/>
              <w:rPr>
                <w:b w:val="1"/>
              </w:rPr>
            </w:pPr>
            <w:r w:rsidDel="00000000" w:rsidR="00000000" w:rsidRPr="00000000">
              <w:rPr>
                <w:b w:val="1"/>
                <w:rtl w:val="0"/>
              </w:rPr>
              <w:t xml:space="preserve">Comentarios</w:t>
            </w:r>
          </w:p>
        </w:tc>
        <w:tc>
          <w:tcPr>
            <w:gridSpan w:val="2"/>
          </w:tcPr>
          <w:p w:rsidR="00000000" w:rsidDel="00000000" w:rsidP="00000000" w:rsidRDefault="00000000" w:rsidRPr="00000000" w14:paraId="0000211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115">
            <w:pPr>
              <w:spacing w:after="0" w:line="240" w:lineRule="auto"/>
              <w:rPr>
                <w:b w:val="1"/>
              </w:rPr>
            </w:pPr>
            <w:r w:rsidDel="00000000" w:rsidR="00000000" w:rsidRPr="00000000">
              <w:rPr>
                <w:b w:val="1"/>
                <w:rtl w:val="0"/>
              </w:rPr>
              <w:t xml:space="preserve">Responsables</w:t>
            </w:r>
          </w:p>
        </w:tc>
        <w:tc>
          <w:tcPr>
            <w:gridSpan w:val="2"/>
          </w:tcPr>
          <w:p w:rsidR="00000000" w:rsidDel="00000000" w:rsidP="00000000" w:rsidRDefault="00000000" w:rsidRPr="00000000" w14:paraId="00002116">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118">
      <w:pPr>
        <w:rPr/>
      </w:pPr>
      <w:r w:rsidDel="00000000" w:rsidR="00000000" w:rsidRPr="00000000">
        <w:rPr>
          <w:rtl w:val="0"/>
        </w:rPr>
      </w:r>
    </w:p>
    <w:p w:rsidR="00000000" w:rsidDel="00000000" w:rsidP="00000000" w:rsidRDefault="00000000" w:rsidRPr="00000000" w14:paraId="00002119">
      <w:pPr>
        <w:rPr/>
      </w:pPr>
      <w:r w:rsidDel="00000000" w:rsidR="00000000" w:rsidRPr="00000000">
        <w:rPr>
          <w:rtl w:val="0"/>
        </w:rPr>
        <w:t xml:space="preserve">//</w:t>
      </w:r>
    </w:p>
    <w:tbl>
      <w:tblPr>
        <w:tblStyle w:val="Table81"/>
        <w:tblW w:w="799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4920"/>
        <w:tblGridChange w:id="0">
          <w:tblGrid>
            <w:gridCol w:w="2096"/>
            <w:gridCol w:w="979"/>
            <w:gridCol w:w="4920"/>
          </w:tblGrid>
        </w:tblGridChange>
      </w:tblGrid>
      <w:tr>
        <w:trPr>
          <w:cantSplit w:val="0"/>
          <w:tblHeader w:val="0"/>
        </w:trPr>
        <w:tc>
          <w:tcPr/>
          <w:p w:rsidR="00000000" w:rsidDel="00000000" w:rsidP="00000000" w:rsidRDefault="00000000" w:rsidRPr="00000000" w14:paraId="0000211A">
            <w:pPr>
              <w:rPr>
                <w:color w:val="ffffff"/>
              </w:rPr>
            </w:pPr>
            <w:r w:rsidDel="00000000" w:rsidR="00000000" w:rsidRPr="00000000">
              <w:rPr>
                <w:color w:val="ffffff"/>
                <w:rtl w:val="0"/>
              </w:rPr>
              <w:t xml:space="preserve">CU -</w:t>
            </w:r>
          </w:p>
        </w:tc>
        <w:tc>
          <w:tcPr>
            <w:gridSpan w:val="2"/>
          </w:tcPr>
          <w:p w:rsidR="00000000" w:rsidDel="00000000" w:rsidP="00000000" w:rsidRDefault="00000000" w:rsidRPr="00000000" w14:paraId="0000211B">
            <w:pPr>
              <w:rPr>
                <w:color w:val="ffffff"/>
              </w:rPr>
            </w:pPr>
            <w:r w:rsidDel="00000000" w:rsidR="00000000" w:rsidRPr="00000000">
              <w:rPr>
                <w:i w:val="1"/>
                <w:color w:val="ffffff"/>
                <w:rtl w:val="0"/>
              </w:rPr>
              <w:t xml:space="preserve">CU.06.2.5  Listar catalogo</w:t>
            </w:r>
            <w:r w:rsidDel="00000000" w:rsidR="00000000" w:rsidRPr="00000000">
              <w:rPr>
                <w:rtl w:val="0"/>
              </w:rPr>
            </w:r>
          </w:p>
        </w:tc>
      </w:tr>
      <w:tr>
        <w:trPr>
          <w:cantSplit w:val="0"/>
          <w:tblHeader w:val="0"/>
        </w:trPr>
        <w:tc>
          <w:tcPr/>
          <w:p w:rsidR="00000000" w:rsidDel="00000000" w:rsidP="00000000" w:rsidRDefault="00000000" w:rsidRPr="00000000" w14:paraId="0000211D">
            <w:pPr>
              <w:rPr/>
            </w:pPr>
            <w:r w:rsidDel="00000000" w:rsidR="00000000" w:rsidRPr="00000000">
              <w:rPr>
                <w:rtl w:val="0"/>
              </w:rPr>
              <w:t xml:space="preserve">Dependencias</w:t>
            </w:r>
          </w:p>
        </w:tc>
        <w:tc>
          <w:tcPr>
            <w:gridSpan w:val="2"/>
          </w:tcPr>
          <w:p w:rsidR="00000000" w:rsidDel="00000000" w:rsidP="00000000" w:rsidRDefault="00000000" w:rsidRPr="00000000" w14:paraId="0000211E">
            <w:pPr>
              <w:rPr/>
            </w:pPr>
            <w:r w:rsidDel="00000000" w:rsidR="00000000" w:rsidRPr="00000000">
              <w:rPr>
                <w:rtl w:val="0"/>
              </w:rPr>
              <w:t xml:space="preserve">CU 06 Ventas</w:t>
            </w:r>
          </w:p>
          <w:p w:rsidR="00000000" w:rsidDel="00000000" w:rsidP="00000000" w:rsidRDefault="00000000" w:rsidRPr="00000000" w14:paraId="0000211F">
            <w:pPr>
              <w:rPr/>
            </w:pPr>
            <w:r w:rsidDel="00000000" w:rsidR="00000000" w:rsidRPr="00000000">
              <w:rPr>
                <w:rtl w:val="0"/>
              </w:rPr>
              <w:t xml:space="preserve">CU 06.2 Gestión de catalogo</w:t>
            </w:r>
          </w:p>
        </w:tc>
      </w:tr>
      <w:tr>
        <w:trPr>
          <w:cantSplit w:val="0"/>
          <w:tblHeader w:val="0"/>
        </w:trPr>
        <w:tc>
          <w:tcPr/>
          <w:p w:rsidR="00000000" w:rsidDel="00000000" w:rsidP="00000000" w:rsidRDefault="00000000" w:rsidRPr="00000000" w14:paraId="00002121">
            <w:pPr>
              <w:rPr/>
            </w:pPr>
            <w:r w:rsidDel="00000000" w:rsidR="00000000" w:rsidRPr="00000000">
              <w:rPr>
                <w:rtl w:val="0"/>
              </w:rPr>
              <w:t xml:space="preserve">Pre – Condiciones</w:t>
            </w:r>
          </w:p>
        </w:tc>
        <w:tc>
          <w:tcPr>
            <w:gridSpan w:val="2"/>
          </w:tcPr>
          <w:p w:rsidR="00000000" w:rsidDel="00000000" w:rsidP="00000000" w:rsidRDefault="00000000" w:rsidRPr="00000000" w14:paraId="00002122">
            <w:pPr>
              <w:rPr/>
            </w:pPr>
            <w:r w:rsidDel="00000000" w:rsidR="00000000" w:rsidRPr="00000000">
              <w:rPr>
                <w:rtl w:val="0"/>
              </w:rPr>
              <w:t xml:space="preserve">A el Usuario se le permitirá visualizar la información del catálogo en una lista pero debe haber iniciado sesión con el rol de administrador o empleado.</w:t>
            </w:r>
          </w:p>
          <w:p w:rsidR="00000000" w:rsidDel="00000000" w:rsidP="00000000" w:rsidRDefault="00000000" w:rsidRPr="00000000" w14:paraId="00002123">
            <w:pPr>
              <w:rPr/>
            </w:pPr>
            <w:r w:rsidDel="00000000" w:rsidR="00000000" w:rsidRPr="00000000">
              <w:rPr>
                <w:rtl w:val="0"/>
              </w:rPr>
            </w:r>
          </w:p>
        </w:tc>
      </w:tr>
      <w:tr>
        <w:trPr>
          <w:cantSplit w:val="0"/>
          <w:tblHeader w:val="0"/>
        </w:trPr>
        <w:tc>
          <w:tcPr/>
          <w:p w:rsidR="00000000" w:rsidDel="00000000" w:rsidP="00000000" w:rsidRDefault="00000000" w:rsidRPr="00000000" w14:paraId="00002125">
            <w:pPr>
              <w:rPr/>
            </w:pPr>
            <w:r w:rsidDel="00000000" w:rsidR="00000000" w:rsidRPr="00000000">
              <w:rPr>
                <w:rtl w:val="0"/>
              </w:rPr>
              <w:t xml:space="preserve">Descripción</w:t>
            </w:r>
          </w:p>
        </w:tc>
        <w:tc>
          <w:tcPr>
            <w:gridSpan w:val="2"/>
          </w:tcPr>
          <w:p w:rsidR="00000000" w:rsidDel="00000000" w:rsidP="00000000" w:rsidRDefault="00000000" w:rsidRPr="00000000" w14:paraId="00002126">
            <w:pPr>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127">
            <w:pPr>
              <w:rPr/>
            </w:pPr>
            <w:r w:rsidDel="00000000" w:rsidR="00000000" w:rsidRPr="00000000">
              <w:rPr>
                <w:rtl w:val="0"/>
              </w:rPr>
            </w:r>
          </w:p>
          <w:p w:rsidR="00000000" w:rsidDel="00000000" w:rsidP="00000000" w:rsidRDefault="00000000" w:rsidRPr="00000000" w14:paraId="00002128">
            <w:pPr>
              <w:rPr/>
            </w:pPr>
            <w:r w:rsidDel="00000000" w:rsidR="00000000" w:rsidRPr="00000000">
              <w:rPr>
                <w:rtl w:val="0"/>
              </w:rPr>
            </w:r>
          </w:p>
        </w:tc>
      </w:tr>
      <w:tr>
        <w:trPr>
          <w:cantSplit w:val="0"/>
          <w:tblHeader w:val="0"/>
        </w:trPr>
        <w:tc>
          <w:tcPr/>
          <w:p w:rsidR="00000000" w:rsidDel="00000000" w:rsidP="00000000" w:rsidRDefault="00000000" w:rsidRPr="00000000" w14:paraId="0000212A">
            <w:pPr>
              <w:rPr/>
            </w:pPr>
            <w:r w:rsidDel="00000000" w:rsidR="00000000" w:rsidRPr="00000000">
              <w:rPr>
                <w:rtl w:val="0"/>
              </w:rPr>
              <w:t xml:space="preserve">Actores</w:t>
            </w:r>
          </w:p>
        </w:tc>
        <w:tc>
          <w:tcPr>
            <w:gridSpan w:val="2"/>
          </w:tcPr>
          <w:p w:rsidR="00000000" w:rsidDel="00000000" w:rsidP="00000000" w:rsidRDefault="00000000" w:rsidRPr="00000000" w14:paraId="0000212B">
            <w:pPr>
              <w:rPr/>
            </w:pPr>
            <w:r w:rsidDel="00000000" w:rsidR="00000000" w:rsidRPr="00000000">
              <w:rPr>
                <w:rtl w:val="0"/>
              </w:rPr>
              <w:t xml:space="preserve">Clientes</w:t>
            </w:r>
          </w:p>
        </w:tc>
      </w:tr>
      <w:tr>
        <w:trPr>
          <w:cantSplit w:val="0"/>
          <w:tblHeader w:val="0"/>
        </w:trPr>
        <w:tc>
          <w:tcPr>
            <w:vMerge w:val="restart"/>
          </w:tcPr>
          <w:p w:rsidR="00000000" w:rsidDel="00000000" w:rsidP="00000000" w:rsidRDefault="00000000" w:rsidRPr="00000000" w14:paraId="0000212D">
            <w:pPr>
              <w:rPr/>
            </w:pPr>
            <w:r w:rsidDel="00000000" w:rsidR="00000000" w:rsidRPr="00000000">
              <w:rPr>
                <w:rtl w:val="0"/>
              </w:rPr>
              <w:t xml:space="preserve">Secuencia Normal</w:t>
            </w:r>
          </w:p>
        </w:tc>
        <w:tc>
          <w:tcPr/>
          <w:p w:rsidR="00000000" w:rsidDel="00000000" w:rsidP="00000000" w:rsidRDefault="00000000" w:rsidRPr="00000000" w14:paraId="0000212E">
            <w:pPr>
              <w:rPr>
                <w:b w:val="1"/>
              </w:rPr>
            </w:pPr>
            <w:r w:rsidDel="00000000" w:rsidR="00000000" w:rsidRPr="00000000">
              <w:rPr>
                <w:b w:val="1"/>
                <w:rtl w:val="0"/>
              </w:rPr>
              <w:t xml:space="preserve">Paso</w:t>
            </w:r>
          </w:p>
        </w:tc>
        <w:tc>
          <w:tcPr/>
          <w:p w:rsidR="00000000" w:rsidDel="00000000" w:rsidP="00000000" w:rsidRDefault="00000000" w:rsidRPr="00000000" w14:paraId="0000212F">
            <w:pPr>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131">
            <w:pPr>
              <w:rPr/>
            </w:pPr>
            <w:r w:rsidDel="00000000" w:rsidR="00000000" w:rsidRPr="00000000">
              <w:rPr>
                <w:rtl w:val="0"/>
              </w:rPr>
              <w:t xml:space="preserve">1</w:t>
            </w:r>
          </w:p>
        </w:tc>
        <w:tc>
          <w:tcPr/>
          <w:p w:rsidR="00000000" w:rsidDel="00000000" w:rsidP="00000000" w:rsidRDefault="00000000" w:rsidRPr="00000000" w14:paraId="00002132">
            <w:pPr>
              <w:rPr/>
            </w:pPr>
            <w:r w:rsidDel="00000000" w:rsidR="00000000" w:rsidRPr="00000000">
              <w:rPr>
                <w:rtl w:val="0"/>
              </w:rPr>
              <w:t xml:space="preserve">El usuario ingresa a el modulo de catalogo</w:t>
            </w:r>
          </w:p>
        </w:tc>
      </w:tr>
      <w:tr>
        <w:trPr>
          <w:cantSplit w:val="0"/>
          <w:tblHeader w:val="0"/>
        </w:trPr>
        <w:tc>
          <w:tcPr>
            <w:vMerge w:val="continue"/>
          </w:tcPr>
          <w:p w:rsidR="00000000" w:rsidDel="00000000" w:rsidP="00000000" w:rsidRDefault="00000000" w:rsidRPr="00000000" w14:paraId="00002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34">
            <w:pPr>
              <w:rPr/>
            </w:pPr>
            <w:r w:rsidDel="00000000" w:rsidR="00000000" w:rsidRPr="00000000">
              <w:rPr>
                <w:rtl w:val="0"/>
              </w:rPr>
              <w:t xml:space="preserve">2</w:t>
            </w:r>
          </w:p>
        </w:tc>
        <w:tc>
          <w:tcPr/>
          <w:p w:rsidR="00000000" w:rsidDel="00000000" w:rsidP="00000000" w:rsidRDefault="00000000" w:rsidRPr="00000000" w14:paraId="00002135">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37">
            <w:pPr>
              <w:rPr/>
            </w:pPr>
            <w:r w:rsidDel="00000000" w:rsidR="00000000" w:rsidRPr="00000000">
              <w:rPr>
                <w:rtl w:val="0"/>
              </w:rPr>
              <w:t xml:space="preserve">3</w:t>
            </w:r>
          </w:p>
        </w:tc>
        <w:tc>
          <w:tcPr/>
          <w:p w:rsidR="00000000" w:rsidDel="00000000" w:rsidP="00000000" w:rsidRDefault="00000000" w:rsidRPr="00000000" w14:paraId="00002138">
            <w:pPr>
              <w:rPr/>
            </w:pPr>
            <w:r w:rsidDel="00000000" w:rsidR="00000000" w:rsidRPr="00000000">
              <w:rPr>
                <w:rtl w:val="0"/>
              </w:rPr>
              <w:t xml:space="preserve">El sistema genera el objeto de la lista de catalogo</w:t>
            </w:r>
          </w:p>
        </w:tc>
      </w:tr>
      <w:tr>
        <w:trPr>
          <w:cantSplit w:val="0"/>
          <w:tblHeader w:val="0"/>
        </w:trPr>
        <w:tc>
          <w:tcPr>
            <w:vMerge w:val="continue"/>
          </w:tcPr>
          <w:p w:rsidR="00000000" w:rsidDel="00000000" w:rsidP="00000000" w:rsidRDefault="00000000" w:rsidRPr="00000000" w14:paraId="00002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3A">
            <w:pPr>
              <w:rPr/>
            </w:pPr>
            <w:r w:rsidDel="00000000" w:rsidR="00000000" w:rsidRPr="00000000">
              <w:rPr>
                <w:rtl w:val="0"/>
              </w:rPr>
              <w:t xml:space="preserve">4</w:t>
            </w:r>
          </w:p>
        </w:tc>
        <w:tc>
          <w:tcPr/>
          <w:p w:rsidR="00000000" w:rsidDel="00000000" w:rsidP="00000000" w:rsidRDefault="00000000" w:rsidRPr="00000000" w14:paraId="0000213B">
            <w:pPr>
              <w:rPr/>
            </w:pPr>
            <w:r w:rsidDel="00000000" w:rsidR="00000000" w:rsidRPr="00000000">
              <w:rPr>
                <w:rtl w:val="0"/>
              </w:rPr>
              <w:t xml:space="preserve">El sistema  despliega la lista de productos</w:t>
            </w:r>
          </w:p>
          <w:p w:rsidR="00000000" w:rsidDel="00000000" w:rsidP="00000000" w:rsidRDefault="00000000" w:rsidRPr="00000000" w14:paraId="0000213C">
            <w:pPr>
              <w:rPr/>
            </w:pPr>
            <w:r w:rsidDel="00000000" w:rsidR="00000000" w:rsidRPr="00000000">
              <w:rPr>
                <w:rtl w:val="0"/>
              </w:rPr>
              <w:t xml:space="preserve">cu 06.2. Actualizar catalogo</w:t>
            </w:r>
          </w:p>
          <w:p w:rsidR="00000000" w:rsidDel="00000000" w:rsidP="00000000" w:rsidRDefault="00000000" w:rsidRPr="00000000" w14:paraId="0000213D">
            <w:pPr>
              <w:rPr/>
            </w:pPr>
            <w:r w:rsidDel="00000000" w:rsidR="00000000" w:rsidRPr="00000000">
              <w:rPr>
                <w:rtl w:val="0"/>
              </w:rPr>
              <w:t xml:space="preserve">cu 06.4. Registrar catalogo</w:t>
            </w:r>
          </w:p>
          <w:p w:rsidR="00000000" w:rsidDel="00000000" w:rsidP="00000000" w:rsidRDefault="00000000" w:rsidRPr="00000000" w14:paraId="0000213E">
            <w:pPr>
              <w:rPr/>
            </w:pPr>
            <w:r w:rsidDel="00000000" w:rsidR="00000000" w:rsidRPr="00000000">
              <w:rPr>
                <w:rtl w:val="0"/>
              </w:rPr>
            </w:r>
          </w:p>
        </w:tc>
      </w:tr>
      <w:tr>
        <w:trPr>
          <w:cantSplit w:val="0"/>
          <w:tblHeader w:val="0"/>
        </w:trPr>
        <w:tc>
          <w:tcPr/>
          <w:p w:rsidR="00000000" w:rsidDel="00000000" w:rsidP="00000000" w:rsidRDefault="00000000" w:rsidRPr="00000000" w14:paraId="0000213F">
            <w:pPr>
              <w:rPr/>
            </w:pPr>
            <w:r w:rsidDel="00000000" w:rsidR="00000000" w:rsidRPr="00000000">
              <w:rPr>
                <w:rtl w:val="0"/>
              </w:rPr>
              <w:t xml:space="preserve">Post - Condición</w:t>
            </w:r>
          </w:p>
        </w:tc>
        <w:tc>
          <w:tcPr>
            <w:gridSpan w:val="2"/>
          </w:tcPr>
          <w:p w:rsidR="00000000" w:rsidDel="00000000" w:rsidP="00000000" w:rsidRDefault="00000000" w:rsidRPr="00000000" w14:paraId="00002140">
            <w:pPr>
              <w:rPr/>
            </w:pPr>
            <w:r w:rsidDel="00000000" w:rsidR="00000000" w:rsidRPr="00000000">
              <w:rPr>
                <w:rtl w:val="0"/>
              </w:rPr>
              <w:t xml:space="preserve">El sistema muestra la lista de los producto o servicio del catálogo.</w:t>
            </w:r>
          </w:p>
        </w:tc>
      </w:tr>
      <w:tr>
        <w:trPr>
          <w:cantSplit w:val="0"/>
          <w:tblHeader w:val="0"/>
        </w:trPr>
        <w:tc>
          <w:tcPr/>
          <w:p w:rsidR="00000000" w:rsidDel="00000000" w:rsidP="00000000" w:rsidRDefault="00000000" w:rsidRPr="00000000" w14:paraId="00002142">
            <w:pPr>
              <w:rPr/>
            </w:pPr>
            <w:r w:rsidDel="00000000" w:rsidR="00000000" w:rsidRPr="00000000">
              <w:rPr>
                <w:rtl w:val="0"/>
              </w:rPr>
              <w:t xml:space="preserve">Excepciones</w:t>
            </w:r>
          </w:p>
        </w:tc>
        <w:tc>
          <w:tcPr/>
          <w:p w:rsidR="00000000" w:rsidDel="00000000" w:rsidP="00000000" w:rsidRDefault="00000000" w:rsidRPr="00000000" w14:paraId="00002143">
            <w:pPr>
              <w:rPr/>
            </w:pPr>
            <w:r w:rsidDel="00000000" w:rsidR="00000000" w:rsidRPr="00000000">
              <w:rPr>
                <w:rtl w:val="0"/>
              </w:rPr>
              <w:t xml:space="preserve">Paso</w:t>
            </w:r>
          </w:p>
        </w:tc>
        <w:tc>
          <w:tcPr/>
          <w:p w:rsidR="00000000" w:rsidDel="00000000" w:rsidP="00000000" w:rsidRDefault="00000000" w:rsidRPr="00000000" w14:paraId="00002144">
            <w:pPr>
              <w:rPr/>
            </w:pPr>
            <w:r w:rsidDel="00000000" w:rsidR="00000000" w:rsidRPr="00000000">
              <w:rPr>
                <w:rtl w:val="0"/>
              </w:rPr>
              <w:t xml:space="preserve">¿Si el producto presenta un campo sin registrar?</w:t>
            </w:r>
          </w:p>
        </w:tc>
      </w:tr>
      <w:tr>
        <w:trPr>
          <w:cantSplit w:val="0"/>
          <w:trHeight w:val="66" w:hRule="atLeast"/>
          <w:tblHeader w:val="0"/>
        </w:trPr>
        <w:tc>
          <w:tcPr>
            <w:vMerge w:val="restart"/>
          </w:tcPr>
          <w:p w:rsidR="00000000" w:rsidDel="00000000" w:rsidP="00000000" w:rsidRDefault="00000000" w:rsidRPr="00000000" w14:paraId="00002145">
            <w:pPr>
              <w:rPr/>
            </w:pPr>
            <w:r w:rsidDel="00000000" w:rsidR="00000000" w:rsidRPr="00000000">
              <w:rPr>
                <w:rtl w:val="0"/>
              </w:rPr>
            </w:r>
          </w:p>
        </w:tc>
        <w:tc>
          <w:tcPr>
            <w:vMerge w:val="restart"/>
          </w:tcPr>
          <w:p w:rsidR="00000000" w:rsidDel="00000000" w:rsidP="00000000" w:rsidRDefault="00000000" w:rsidRPr="00000000" w14:paraId="00002146">
            <w:pPr>
              <w:rPr/>
            </w:pPr>
            <w:r w:rsidDel="00000000" w:rsidR="00000000" w:rsidRPr="00000000">
              <w:rPr>
                <w:rtl w:val="0"/>
              </w:rPr>
              <w:t xml:space="preserve">7</w:t>
            </w:r>
          </w:p>
        </w:tc>
        <w:tc>
          <w:tcPr/>
          <w:p w:rsidR="00000000" w:rsidDel="00000000" w:rsidP="00000000" w:rsidRDefault="00000000" w:rsidRPr="00000000" w14:paraId="00002147">
            <w:pPr>
              <w:widowControl w:val="0"/>
              <w:jc w:val="left"/>
              <w:rPr/>
            </w:pPr>
            <w:r w:rsidDel="00000000" w:rsidR="00000000" w:rsidRPr="00000000">
              <w:rPr>
                <w:rtl w:val="0"/>
              </w:rPr>
              <w:t xml:space="preserve">Mostrara una mensaje de “Falta uno o varios campos por registrar” </w:t>
            </w:r>
          </w:p>
        </w:tc>
      </w:tr>
      <w:tr>
        <w:trPr>
          <w:cantSplit w:val="0"/>
          <w:trHeight w:val="66" w:hRule="atLeast"/>
          <w:tblHeader w:val="0"/>
        </w:trPr>
        <w:tc>
          <w:tcPr>
            <w:vMerge w:val="continue"/>
          </w:tcPr>
          <w:p w:rsidR="00000000" w:rsidDel="00000000" w:rsidP="00000000" w:rsidRDefault="00000000" w:rsidRPr="00000000" w14:paraId="00002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4A">
            <w:pPr>
              <w:rPr/>
            </w:pPr>
            <w:r w:rsidDel="00000000" w:rsidR="00000000" w:rsidRPr="00000000">
              <w:rPr>
                <w:rtl w:val="0"/>
              </w:rPr>
              <w:t xml:space="preserve">Ir al paso 4</w:t>
            </w:r>
          </w:p>
        </w:tc>
      </w:tr>
      <w:tr>
        <w:trPr>
          <w:cantSplit w:val="0"/>
          <w:trHeight w:val="66" w:hRule="atLeast"/>
          <w:tblHeader w:val="0"/>
        </w:trPr>
        <w:tc>
          <w:tcPr>
            <w:vMerge w:val="continue"/>
          </w:tcPr>
          <w:p w:rsidR="00000000" w:rsidDel="00000000" w:rsidP="00000000" w:rsidRDefault="00000000" w:rsidRPr="00000000" w14:paraId="00002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4D">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50">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152">
            <w:pPr>
              <w:rPr/>
            </w:pPr>
            <w:r w:rsidDel="00000000" w:rsidR="00000000" w:rsidRPr="00000000">
              <w:rPr>
                <w:rtl w:val="0"/>
              </w:rPr>
            </w:r>
          </w:p>
        </w:tc>
        <w:tc>
          <w:tcPr/>
          <w:p w:rsidR="00000000" w:rsidDel="00000000" w:rsidP="00000000" w:rsidRDefault="00000000" w:rsidRPr="00000000" w14:paraId="00002153">
            <w:pPr>
              <w:widowControl w:val="0"/>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56">
            <w:pPr>
              <w:widowControl w:val="0"/>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59">
            <w:pPr>
              <w:widowControl w:val="0"/>
              <w:jc w:val="left"/>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15A">
            <w:pPr>
              <w:rPr/>
            </w:pPr>
            <w:r w:rsidDel="00000000" w:rsidR="00000000" w:rsidRPr="00000000">
              <w:rPr>
                <w:rtl w:val="0"/>
              </w:rPr>
              <w:t xml:space="preserve">Documentación</w:t>
            </w:r>
          </w:p>
          <w:p w:rsidR="00000000" w:rsidDel="00000000" w:rsidP="00000000" w:rsidRDefault="00000000" w:rsidRPr="00000000" w14:paraId="0000215B">
            <w:pPr>
              <w:rPr/>
            </w:pPr>
            <w:r w:rsidDel="00000000" w:rsidR="00000000" w:rsidRPr="00000000">
              <w:rPr>
                <w:rtl w:val="0"/>
              </w:rPr>
              <w:t xml:space="preserve">Regla de Negocio</w:t>
            </w:r>
          </w:p>
          <w:p w:rsidR="00000000" w:rsidDel="00000000" w:rsidP="00000000" w:rsidRDefault="00000000" w:rsidRPr="00000000" w14:paraId="0000215C">
            <w:pPr>
              <w:rPr/>
            </w:pPr>
            <w:r w:rsidDel="00000000" w:rsidR="00000000" w:rsidRPr="00000000">
              <w:rPr>
                <w:rtl w:val="0"/>
              </w:rPr>
              <w:t xml:space="preserve">Normatividad</w:t>
            </w:r>
          </w:p>
        </w:tc>
        <w:tc>
          <w:tcPr>
            <w:gridSpan w:val="2"/>
          </w:tcPr>
          <w:p w:rsidR="00000000" w:rsidDel="00000000" w:rsidP="00000000" w:rsidRDefault="00000000" w:rsidRPr="00000000" w14:paraId="0000215D">
            <w:pPr>
              <w:rPr/>
            </w:pPr>
            <w:r w:rsidDel="00000000" w:rsidR="00000000" w:rsidRPr="00000000">
              <w:rPr>
                <w:highlight w:val="white"/>
                <w:rtl w:val="0"/>
              </w:rPr>
              <w:t xml:space="preserve">cu 06.2.1.11 Se mostrara el registro de las citas</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160">
            <w:pPr>
              <w:rPr>
                <w:highlight w:val="white"/>
              </w:rPr>
            </w:pPr>
            <w:r w:rsidDel="00000000" w:rsidR="00000000" w:rsidRPr="00000000">
              <w:rPr>
                <w:highlight w:val="white"/>
                <w:rtl w:val="0"/>
              </w:rPr>
              <w:t xml:space="preserve">cu 06.2.1.12 Las citas que tengan un campo sin registrar no se mostrarán.</w:t>
            </w:r>
          </w:p>
          <w:p w:rsidR="00000000" w:rsidDel="00000000" w:rsidP="00000000" w:rsidRDefault="00000000" w:rsidRPr="00000000" w14:paraId="00002161">
            <w:pPr>
              <w:rPr>
                <w:highlight w:val="white"/>
              </w:rPr>
            </w:pPr>
            <w:r w:rsidDel="00000000" w:rsidR="00000000" w:rsidRPr="00000000">
              <w:rPr>
                <w:highlight w:val="white"/>
                <w:rtl w:val="0"/>
              </w:rPr>
              <w:t xml:space="preserve">cu 06.2.1.13 Se podra agregar producto y su cantidad disponible.</w:t>
            </w:r>
          </w:p>
          <w:p w:rsidR="00000000" w:rsidDel="00000000" w:rsidP="00000000" w:rsidRDefault="00000000" w:rsidRPr="00000000" w14:paraId="00002162">
            <w:pPr>
              <w:rPr>
                <w:highlight w:val="white"/>
              </w:rPr>
            </w:pPr>
            <w:r w:rsidDel="00000000" w:rsidR="00000000" w:rsidRPr="00000000">
              <w:rPr>
                <w:rtl w:val="0"/>
              </w:rPr>
            </w:r>
          </w:p>
          <w:p w:rsidR="00000000" w:rsidDel="00000000" w:rsidP="00000000" w:rsidRDefault="00000000" w:rsidRPr="00000000" w14:paraId="00002163">
            <w:pPr>
              <w:rPr>
                <w:highlight w:val="white"/>
              </w:rPr>
            </w:pPr>
            <w:r w:rsidDel="00000000" w:rsidR="00000000" w:rsidRPr="00000000">
              <w:rPr>
                <w:rtl w:val="0"/>
              </w:rPr>
            </w:r>
          </w:p>
          <w:p w:rsidR="00000000" w:rsidDel="00000000" w:rsidP="00000000" w:rsidRDefault="00000000" w:rsidRPr="00000000" w14:paraId="00002164">
            <w:pPr>
              <w:rPr>
                <w:highlight w:val="white"/>
              </w:rPr>
            </w:pPr>
            <w:r w:rsidDel="00000000" w:rsidR="00000000" w:rsidRPr="00000000">
              <w:rPr>
                <w:rtl w:val="0"/>
              </w:rPr>
            </w:r>
          </w:p>
          <w:p w:rsidR="00000000" w:rsidDel="00000000" w:rsidP="00000000" w:rsidRDefault="00000000" w:rsidRPr="00000000" w14:paraId="00002165">
            <w:pPr>
              <w:rPr>
                <w:highlight w:val="white"/>
              </w:rPr>
            </w:pPr>
            <w:r w:rsidDel="00000000" w:rsidR="00000000" w:rsidRPr="00000000">
              <w:rPr>
                <w:rtl w:val="0"/>
              </w:rPr>
            </w:r>
          </w:p>
          <w:p w:rsidR="00000000" w:rsidDel="00000000" w:rsidP="00000000" w:rsidRDefault="00000000" w:rsidRPr="00000000" w14:paraId="00002166">
            <w:pPr>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168">
            <w:pPr>
              <w:rPr/>
            </w:pPr>
            <w:r w:rsidDel="00000000" w:rsidR="00000000" w:rsidRPr="00000000">
              <w:rPr>
                <w:rtl w:val="0"/>
              </w:rPr>
              <w:t xml:space="preserve">Comentarios</w:t>
            </w:r>
          </w:p>
        </w:tc>
        <w:tc>
          <w:tcPr>
            <w:gridSpan w:val="2"/>
          </w:tcPr>
          <w:p w:rsidR="00000000" w:rsidDel="00000000" w:rsidP="00000000" w:rsidRDefault="00000000" w:rsidRPr="00000000" w14:paraId="00002169">
            <w:pPr>
              <w:rPr/>
            </w:pPr>
            <w:r w:rsidDel="00000000" w:rsidR="00000000" w:rsidRPr="00000000">
              <w:rPr>
                <w:rtl w:val="0"/>
              </w:rPr>
            </w:r>
          </w:p>
        </w:tc>
      </w:tr>
      <w:tr>
        <w:trPr>
          <w:cantSplit w:val="0"/>
          <w:tblHeader w:val="0"/>
        </w:trPr>
        <w:tc>
          <w:tcPr/>
          <w:p w:rsidR="00000000" w:rsidDel="00000000" w:rsidP="00000000" w:rsidRDefault="00000000" w:rsidRPr="00000000" w14:paraId="0000216B">
            <w:pPr>
              <w:rPr/>
            </w:pPr>
            <w:r w:rsidDel="00000000" w:rsidR="00000000" w:rsidRPr="00000000">
              <w:rPr>
                <w:rtl w:val="0"/>
              </w:rPr>
              <w:t xml:space="preserve">Responsables</w:t>
            </w:r>
          </w:p>
        </w:tc>
        <w:tc>
          <w:tcPr>
            <w:gridSpan w:val="2"/>
          </w:tcPr>
          <w:p w:rsidR="00000000" w:rsidDel="00000000" w:rsidP="00000000" w:rsidRDefault="00000000" w:rsidRPr="00000000" w14:paraId="0000216C">
            <w:pPr>
              <w:rPr/>
            </w:pPr>
            <w:r w:rsidDel="00000000" w:rsidR="00000000" w:rsidRPr="00000000">
              <w:rPr>
                <w:rtl w:val="0"/>
              </w:rPr>
              <w:t xml:space="preserve">Isaías Ramírez Burgos</w:t>
            </w:r>
          </w:p>
        </w:tc>
      </w:tr>
    </w:tbl>
    <w:p w:rsidR="00000000" w:rsidDel="00000000" w:rsidP="00000000" w:rsidRDefault="00000000" w:rsidRPr="00000000" w14:paraId="0000216E">
      <w:pPr>
        <w:rPr/>
      </w:pPr>
      <w:r w:rsidDel="00000000" w:rsidR="00000000" w:rsidRPr="00000000">
        <w:rPr>
          <w:rtl w:val="0"/>
        </w:rPr>
      </w:r>
    </w:p>
    <w:p w:rsidR="00000000" w:rsidDel="00000000" w:rsidP="00000000" w:rsidRDefault="00000000" w:rsidRPr="00000000" w14:paraId="0000216F">
      <w:pPr>
        <w:rPr/>
      </w:pPr>
      <w:r w:rsidDel="00000000" w:rsidR="00000000" w:rsidRPr="00000000">
        <w:rPr>
          <w:rtl w:val="0"/>
        </w:rPr>
        <w:t xml:space="preserve">//Gestion cliente</w:t>
      </w:r>
    </w:p>
    <w:p w:rsidR="00000000" w:rsidDel="00000000" w:rsidP="00000000" w:rsidRDefault="00000000" w:rsidRPr="00000000" w14:paraId="00002170">
      <w:pPr>
        <w:rPr/>
      </w:pPr>
      <w:r w:rsidDel="00000000" w:rsidR="00000000" w:rsidRPr="00000000">
        <w:rPr>
          <w:rtl w:val="0"/>
        </w:rPr>
      </w:r>
    </w:p>
    <w:tbl>
      <w:tblPr>
        <w:tblStyle w:val="Table8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171">
            <w:pPr>
              <w:spacing w:after="0" w:line="240" w:lineRule="auto"/>
              <w:rPr>
                <w:b w:val="1"/>
                <w:color w:val="ffffff"/>
              </w:rPr>
            </w:pPr>
            <w:r w:rsidDel="00000000" w:rsidR="00000000" w:rsidRPr="00000000">
              <w:rPr>
                <w:b w:val="1"/>
                <w:color w:val="ffffff"/>
                <w:rtl w:val="0"/>
              </w:rPr>
              <w:t xml:space="preserve">Escenario</w:t>
            </w:r>
          </w:p>
        </w:tc>
        <w:tc>
          <w:tcPr/>
          <w:p w:rsidR="00000000" w:rsidDel="00000000" w:rsidP="00000000" w:rsidRDefault="00000000" w:rsidRPr="00000000" w14:paraId="00002172">
            <w:pPr>
              <w:spacing w:after="0" w:line="240" w:lineRule="auto"/>
              <w:rPr>
                <w:b w:val="1"/>
                <w:color w:val="ffffff"/>
              </w:rPr>
            </w:pPr>
            <w:r w:rsidDel="00000000" w:rsidR="00000000" w:rsidRPr="00000000">
              <w:rPr>
                <w:b w:val="1"/>
                <w:color w:val="ffffff"/>
                <w:rtl w:val="0"/>
              </w:rPr>
              <w:t xml:space="preserve">CU06  Ventas</w:t>
            </w:r>
          </w:p>
          <w:p w:rsidR="00000000" w:rsidDel="00000000" w:rsidP="00000000" w:rsidRDefault="00000000" w:rsidRPr="00000000" w14:paraId="00002173">
            <w:pPr>
              <w:spacing w:after="0" w:line="240" w:lineRule="auto"/>
              <w:rPr>
                <w:b w:val="1"/>
                <w:color w:val="ffffff"/>
              </w:rPr>
            </w:pPr>
            <w:r w:rsidDel="00000000" w:rsidR="00000000" w:rsidRPr="00000000">
              <w:rPr>
                <w:b w:val="1"/>
                <w:color w:val="ffffff"/>
                <w:rtl w:val="0"/>
              </w:rPr>
              <w:t xml:space="preserve">CU06.3 Gestión clientes</w:t>
            </w:r>
          </w:p>
        </w:tc>
        <w:tc>
          <w:tcPr/>
          <w:p w:rsidR="00000000" w:rsidDel="00000000" w:rsidP="00000000" w:rsidRDefault="00000000" w:rsidRPr="00000000" w14:paraId="00002174">
            <w:pPr>
              <w:spacing w:after="0" w:line="240" w:lineRule="auto"/>
              <w:rPr>
                <w:b w:val="1"/>
                <w:color w:val="ffffff"/>
              </w:rPr>
            </w:pPr>
            <w:r w:rsidDel="00000000" w:rsidR="00000000" w:rsidRPr="00000000">
              <w:rPr>
                <w:rtl w:val="0"/>
              </w:rPr>
            </w:r>
          </w:p>
        </w:tc>
      </w:tr>
    </w:tbl>
    <w:p w:rsidR="00000000" w:rsidDel="00000000" w:rsidP="00000000" w:rsidRDefault="00000000" w:rsidRPr="00000000" w14:paraId="00002175">
      <w:pPr>
        <w:rPr/>
      </w:pPr>
      <w:r w:rsidDel="00000000" w:rsidR="00000000" w:rsidRPr="00000000">
        <w:rPr>
          <w:rtl w:val="0"/>
        </w:rPr>
      </w:r>
    </w:p>
    <w:tbl>
      <w:tblPr>
        <w:tblStyle w:val="Table8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2176">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2177">
            <w:pPr>
              <w:spacing w:after="0" w:line="240" w:lineRule="auto"/>
              <w:rPr>
                <w:b w:val="1"/>
                <w:color w:val="ffffff"/>
              </w:rPr>
            </w:pPr>
            <w:r w:rsidDel="00000000" w:rsidR="00000000" w:rsidRPr="00000000">
              <w:rPr>
                <w:b w:val="1"/>
                <w:color w:val="ffffff"/>
                <w:rtl w:val="0"/>
              </w:rPr>
              <w:t xml:space="preserve">CU.06.3.1  Registrar clientes</w:t>
            </w:r>
          </w:p>
        </w:tc>
      </w:tr>
      <w:tr>
        <w:trPr>
          <w:cantSplit w:val="0"/>
          <w:tblHeader w:val="0"/>
        </w:trPr>
        <w:tc>
          <w:tcPr/>
          <w:p w:rsidR="00000000" w:rsidDel="00000000" w:rsidP="00000000" w:rsidRDefault="00000000" w:rsidRPr="00000000" w14:paraId="0000217A">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217B">
            <w:pPr>
              <w:spacing w:after="0" w:line="240" w:lineRule="auto"/>
              <w:rPr/>
            </w:pPr>
            <w:r w:rsidDel="00000000" w:rsidR="00000000" w:rsidRPr="00000000">
              <w:rPr>
                <w:rtl w:val="0"/>
              </w:rPr>
              <w:t xml:space="preserve">CU 06 Ventas</w:t>
            </w:r>
          </w:p>
          <w:p w:rsidR="00000000" w:rsidDel="00000000" w:rsidP="00000000" w:rsidRDefault="00000000" w:rsidRPr="00000000" w14:paraId="0000217C">
            <w:pPr>
              <w:spacing w:after="0" w:line="240" w:lineRule="auto"/>
              <w:rPr/>
            </w:pPr>
            <w:r w:rsidDel="00000000" w:rsidR="00000000" w:rsidRPr="00000000">
              <w:rPr>
                <w:rtl w:val="0"/>
              </w:rPr>
              <w:t xml:space="preserve">CU 06.2 Gestión clientes</w:t>
            </w:r>
          </w:p>
        </w:tc>
      </w:tr>
      <w:tr>
        <w:trPr>
          <w:cantSplit w:val="0"/>
          <w:tblHeader w:val="0"/>
        </w:trPr>
        <w:tc>
          <w:tcPr/>
          <w:p w:rsidR="00000000" w:rsidDel="00000000" w:rsidP="00000000" w:rsidRDefault="00000000" w:rsidRPr="00000000" w14:paraId="0000217F">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2180">
            <w:pPr>
              <w:spacing w:after="0" w:line="240" w:lineRule="auto"/>
              <w:rPr/>
            </w:pPr>
            <w:r w:rsidDel="00000000" w:rsidR="00000000" w:rsidRPr="00000000">
              <w:rPr>
                <w:rtl w:val="0"/>
              </w:rPr>
              <w:t xml:space="preserve">A el Usuario se le registrara los clientes pero debe haber iniciado sesión con el rol de administrador o empleado</w:t>
            </w:r>
          </w:p>
          <w:p w:rsidR="00000000" w:rsidDel="00000000" w:rsidP="00000000" w:rsidRDefault="00000000" w:rsidRPr="00000000" w14:paraId="0000218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184">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2185">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186">
            <w:pPr>
              <w:spacing w:after="0" w:line="240" w:lineRule="auto"/>
              <w:rPr/>
            </w:pPr>
            <w:r w:rsidDel="00000000" w:rsidR="00000000" w:rsidRPr="00000000">
              <w:rPr>
                <w:rtl w:val="0"/>
              </w:rPr>
            </w:r>
          </w:p>
          <w:p w:rsidR="00000000" w:rsidDel="00000000" w:rsidP="00000000" w:rsidRDefault="00000000" w:rsidRPr="00000000" w14:paraId="0000218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18A">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218B">
            <w:pPr>
              <w:spacing w:after="0" w:line="240" w:lineRule="auto"/>
              <w:rPr/>
            </w:pPr>
            <w:r w:rsidDel="00000000" w:rsidR="00000000" w:rsidRPr="00000000">
              <w:rPr>
                <w:rtl w:val="0"/>
              </w:rPr>
              <w:t xml:space="preserve">Administrador</w:t>
            </w:r>
          </w:p>
          <w:p w:rsidR="00000000" w:rsidDel="00000000" w:rsidP="00000000" w:rsidRDefault="00000000" w:rsidRPr="00000000" w14:paraId="0000218C">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18F">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190">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2191">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194">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2195">
            <w:pPr>
              <w:spacing w:after="0" w:line="240" w:lineRule="auto"/>
              <w:rPr/>
            </w:pPr>
            <w:r w:rsidDel="00000000" w:rsidR="00000000" w:rsidRPr="00000000">
              <w:rPr>
                <w:rtl w:val="0"/>
              </w:rPr>
              <w:t xml:space="preserve">El usuario ingresa a registrar un cliente.</w:t>
            </w:r>
          </w:p>
        </w:tc>
      </w:tr>
      <w:tr>
        <w:trPr>
          <w:cantSplit w:val="0"/>
          <w:tblHeader w:val="0"/>
        </w:trPr>
        <w:tc>
          <w:tcPr>
            <w:vMerge w:val="continue"/>
          </w:tcPr>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98">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2199">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9C">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219D">
            <w:pPr>
              <w:spacing w:after="0" w:line="240" w:lineRule="auto"/>
              <w:rPr/>
            </w:pPr>
            <w:r w:rsidDel="00000000" w:rsidR="00000000" w:rsidRPr="00000000">
              <w:rPr>
                <w:rtl w:val="0"/>
              </w:rPr>
              <w:t xml:space="preserve">El sistema despliega un formulario</w:t>
            </w:r>
          </w:p>
        </w:tc>
      </w:tr>
      <w:tr>
        <w:trPr>
          <w:cantSplit w:val="0"/>
          <w:tblHeader w:val="0"/>
        </w:trPr>
        <w:tc>
          <w:tcPr>
            <w:vMerge w:val="continue"/>
          </w:tcPr>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A0">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21A1">
            <w:pPr>
              <w:spacing w:after="0" w:line="240" w:lineRule="auto"/>
              <w:rPr/>
            </w:pPr>
            <w:r w:rsidDel="00000000" w:rsidR="00000000" w:rsidRPr="00000000">
              <w:rPr>
                <w:rtl w:val="0"/>
              </w:rPr>
              <w:t xml:space="preserve">El usuario diligencia el formulario</w:t>
            </w:r>
          </w:p>
        </w:tc>
      </w:tr>
      <w:tr>
        <w:trPr>
          <w:cantSplit w:val="0"/>
          <w:trHeight w:val="240" w:hRule="atLeast"/>
          <w:tblHeader w:val="0"/>
        </w:trPr>
        <w:tc>
          <w:tcPr>
            <w:vMerge w:val="restart"/>
          </w:tcPr>
          <w:p w:rsidR="00000000" w:rsidDel="00000000" w:rsidP="00000000" w:rsidRDefault="00000000" w:rsidRPr="00000000" w14:paraId="000021A3">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1A4">
            <w:pPr>
              <w:spacing w:after="0" w:line="240" w:lineRule="auto"/>
              <w:rPr/>
            </w:pPr>
            <w:r w:rsidDel="00000000" w:rsidR="00000000" w:rsidRPr="00000000">
              <w:rPr>
                <w:rtl w:val="0"/>
              </w:rPr>
              <w:t xml:space="preserve">5</w:t>
            </w:r>
          </w:p>
        </w:tc>
        <w:tc>
          <w:tcPr>
            <w:gridSpan w:val="2"/>
          </w:tcPr>
          <w:p w:rsidR="00000000" w:rsidDel="00000000" w:rsidP="00000000" w:rsidRDefault="00000000" w:rsidRPr="00000000" w14:paraId="000021A5">
            <w:pPr>
              <w:spacing w:after="0" w:line="240" w:lineRule="auto"/>
              <w:rPr/>
            </w:pPr>
            <w:r w:rsidDel="00000000" w:rsidR="00000000" w:rsidRPr="00000000">
              <w:rPr>
                <w:rtl w:val="0"/>
              </w:rPr>
              <w:t xml:space="preserve">El sistema valida</w:t>
            </w:r>
          </w:p>
        </w:tc>
      </w:tr>
      <w:tr>
        <w:trPr>
          <w:cantSplit w:val="0"/>
          <w:trHeight w:val="240" w:hRule="atLeast"/>
          <w:tblHeader w:val="0"/>
        </w:trPr>
        <w:tc>
          <w:tcPr>
            <w:vMerge w:val="continue"/>
          </w:tcPr>
          <w:p w:rsidR="00000000" w:rsidDel="00000000" w:rsidP="00000000" w:rsidRDefault="00000000" w:rsidRPr="00000000" w14:paraId="00002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A8">
            <w:pPr>
              <w:spacing w:after="0" w:line="240" w:lineRule="auto"/>
              <w:rPr/>
            </w:pPr>
            <w:r w:rsidDel="00000000" w:rsidR="00000000" w:rsidRPr="00000000">
              <w:rPr>
                <w:rtl w:val="0"/>
              </w:rPr>
              <w:t xml:space="preserve">6</w:t>
            </w:r>
          </w:p>
        </w:tc>
        <w:tc>
          <w:tcPr>
            <w:gridSpan w:val="2"/>
          </w:tcPr>
          <w:p w:rsidR="00000000" w:rsidDel="00000000" w:rsidP="00000000" w:rsidRDefault="00000000" w:rsidRPr="00000000" w14:paraId="000021A9">
            <w:pPr>
              <w:spacing w:after="0" w:line="240" w:lineRule="auto"/>
              <w:rPr/>
            </w:pPr>
            <w:r w:rsidDel="00000000" w:rsidR="00000000" w:rsidRPr="00000000">
              <w:rPr>
                <w:rtl w:val="0"/>
              </w:rPr>
              <w:t xml:space="preserve">El sistema crea el cliente</w:t>
            </w:r>
          </w:p>
        </w:tc>
      </w:tr>
      <w:tr>
        <w:trPr>
          <w:cantSplit w:val="0"/>
          <w:trHeight w:val="240" w:hRule="atLeast"/>
          <w:tblHeader w:val="0"/>
        </w:trPr>
        <w:tc>
          <w:tcPr>
            <w:vMerge w:val="continue"/>
          </w:tcPr>
          <w:p w:rsidR="00000000" w:rsidDel="00000000" w:rsidP="00000000" w:rsidRDefault="00000000" w:rsidRPr="00000000" w14:paraId="00002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AC">
            <w:pPr>
              <w:spacing w:after="0" w:line="240" w:lineRule="auto"/>
              <w:rPr/>
            </w:pPr>
            <w:r w:rsidDel="00000000" w:rsidR="00000000" w:rsidRPr="00000000">
              <w:rPr>
                <w:rtl w:val="0"/>
              </w:rPr>
              <w:t xml:space="preserve">7</w:t>
            </w:r>
          </w:p>
        </w:tc>
        <w:tc>
          <w:tcPr>
            <w:gridSpan w:val="2"/>
          </w:tcPr>
          <w:p w:rsidR="00000000" w:rsidDel="00000000" w:rsidP="00000000" w:rsidRDefault="00000000" w:rsidRPr="00000000" w14:paraId="000021AD">
            <w:pPr>
              <w:spacing w:after="0" w:line="240" w:lineRule="auto"/>
              <w:rPr/>
            </w:pPr>
            <w:r w:rsidDel="00000000" w:rsidR="00000000" w:rsidRPr="00000000">
              <w:rPr>
                <w:rtl w:val="0"/>
              </w:rPr>
              <w:t xml:space="preserve">El sistema despliega el mensaje “cliente creado con exito”.</w:t>
            </w:r>
          </w:p>
        </w:tc>
      </w:tr>
      <w:tr>
        <w:trPr>
          <w:cantSplit w:val="0"/>
          <w:trHeight w:val="240" w:hRule="atLeast"/>
          <w:tblHeader w:val="0"/>
        </w:trPr>
        <w:tc>
          <w:tcPr>
            <w:vMerge w:val="continue"/>
          </w:tcPr>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B0">
            <w:pPr>
              <w:spacing w:after="0" w:line="240" w:lineRule="auto"/>
              <w:rPr/>
            </w:pPr>
            <w:r w:rsidDel="00000000" w:rsidR="00000000" w:rsidRPr="00000000">
              <w:rPr>
                <w:rtl w:val="0"/>
              </w:rPr>
              <w:t xml:space="preserve">8</w:t>
            </w:r>
          </w:p>
        </w:tc>
        <w:tc>
          <w:tcPr>
            <w:gridSpan w:val="2"/>
          </w:tcPr>
          <w:p w:rsidR="00000000" w:rsidDel="00000000" w:rsidP="00000000" w:rsidRDefault="00000000" w:rsidRPr="00000000" w14:paraId="000021B1">
            <w:pPr>
              <w:spacing w:after="0" w:line="240" w:lineRule="auto"/>
              <w:rPr/>
            </w:pPr>
            <w:r w:rsidDel="00000000" w:rsidR="00000000" w:rsidRPr="00000000">
              <w:rPr>
                <w:rtl w:val="0"/>
              </w:rPr>
              <w:t xml:space="preserve">El sistema ejecuta el listar productos cu 06.3.5</w:t>
            </w:r>
          </w:p>
        </w:tc>
      </w:tr>
      <w:tr>
        <w:trPr>
          <w:cantSplit w:val="0"/>
          <w:tblHeader w:val="0"/>
        </w:trPr>
        <w:tc>
          <w:tcPr/>
          <w:p w:rsidR="00000000" w:rsidDel="00000000" w:rsidP="00000000" w:rsidRDefault="00000000" w:rsidRPr="00000000" w14:paraId="000021B3">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21B4">
            <w:pPr>
              <w:spacing w:after="0" w:line="240" w:lineRule="auto"/>
              <w:rPr/>
            </w:pPr>
            <w:r w:rsidDel="00000000" w:rsidR="00000000" w:rsidRPr="00000000">
              <w:rPr>
                <w:rtl w:val="0"/>
              </w:rPr>
              <w:t xml:space="preserve">El sistema  registra el cliente</w:t>
            </w:r>
          </w:p>
        </w:tc>
      </w:tr>
      <w:tr>
        <w:trPr>
          <w:cantSplit w:val="0"/>
          <w:tblHeader w:val="0"/>
        </w:trPr>
        <w:tc>
          <w:tcPr/>
          <w:p w:rsidR="00000000" w:rsidDel="00000000" w:rsidP="00000000" w:rsidRDefault="00000000" w:rsidRPr="00000000" w14:paraId="000021B7">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1B8">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21B9">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21BB">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1BC">
            <w:pPr>
              <w:spacing w:after="0" w:line="240" w:lineRule="auto"/>
              <w:rPr/>
            </w:pPr>
            <w:r w:rsidDel="00000000" w:rsidR="00000000" w:rsidRPr="00000000">
              <w:rPr>
                <w:rtl w:val="0"/>
              </w:rPr>
            </w:r>
          </w:p>
        </w:tc>
        <w:tc>
          <w:tcPr>
            <w:gridSpan w:val="2"/>
          </w:tcPr>
          <w:p w:rsidR="00000000" w:rsidDel="00000000" w:rsidP="00000000" w:rsidRDefault="00000000" w:rsidRPr="00000000" w14:paraId="000021BD">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C1">
            <w:pPr>
              <w:spacing w:after="0" w:line="240" w:lineRule="auto"/>
              <w:jc w:val="right"/>
              <w:rPr/>
            </w:pPr>
            <w:r w:rsidDel="00000000" w:rsidR="00000000" w:rsidRPr="00000000">
              <w:rPr>
                <w:rtl w:val="0"/>
              </w:rPr>
            </w:r>
          </w:p>
        </w:tc>
        <w:tc>
          <w:tcPr/>
          <w:p w:rsidR="00000000" w:rsidDel="00000000" w:rsidP="00000000" w:rsidRDefault="00000000" w:rsidRPr="00000000" w14:paraId="000021C2">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C5">
            <w:pPr>
              <w:spacing w:after="0" w:line="240" w:lineRule="auto"/>
              <w:jc w:val="right"/>
              <w:rPr/>
            </w:pPr>
            <w:r w:rsidDel="00000000" w:rsidR="00000000" w:rsidRPr="00000000">
              <w:rPr>
                <w:rtl w:val="0"/>
              </w:rPr>
            </w:r>
          </w:p>
        </w:tc>
        <w:tc>
          <w:tcPr/>
          <w:p w:rsidR="00000000" w:rsidDel="00000000" w:rsidP="00000000" w:rsidRDefault="00000000" w:rsidRPr="00000000" w14:paraId="000021C6">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1C9">
            <w:pPr>
              <w:spacing w:after="0" w:line="240" w:lineRule="auto"/>
              <w:jc w:val="right"/>
              <w:rPr/>
            </w:pPr>
            <w:r w:rsidDel="00000000" w:rsidR="00000000" w:rsidRPr="00000000">
              <w:rPr>
                <w:rtl w:val="0"/>
              </w:rPr>
            </w:r>
          </w:p>
        </w:tc>
        <w:tc>
          <w:tcPr/>
          <w:p w:rsidR="00000000" w:rsidDel="00000000" w:rsidP="00000000" w:rsidRDefault="00000000" w:rsidRPr="00000000" w14:paraId="000021CA">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1CC">
            <w:pPr>
              <w:spacing w:after="0" w:line="240" w:lineRule="auto"/>
              <w:rPr/>
            </w:pPr>
            <w:r w:rsidDel="00000000" w:rsidR="00000000" w:rsidRPr="00000000">
              <w:rPr>
                <w:rtl w:val="0"/>
              </w:rPr>
            </w:r>
          </w:p>
        </w:tc>
        <w:tc>
          <w:tcPr>
            <w:gridSpan w:val="2"/>
          </w:tcPr>
          <w:p w:rsidR="00000000" w:rsidDel="00000000" w:rsidP="00000000" w:rsidRDefault="00000000" w:rsidRPr="00000000" w14:paraId="000021CD">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1D1">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1D5">
            <w:pPr>
              <w:spacing w:after="0" w:line="240" w:lineRule="auto"/>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1D7">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1D8">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1D9">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21DA">
            <w:pPr>
              <w:spacing w:after="0" w:line="240" w:lineRule="auto"/>
              <w:rPr/>
            </w:pPr>
            <w:r w:rsidDel="00000000" w:rsidR="00000000" w:rsidRPr="00000000">
              <w:rPr>
                <w:highlight w:val="white"/>
                <w:rtl w:val="0"/>
              </w:rPr>
              <w:t xml:space="preserve">cu 06.2.1.1 Se podrá registrar un cliente.</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21DE">
            <w:pPr>
              <w:spacing w:after="0" w:line="240" w:lineRule="auto"/>
              <w:rPr>
                <w:highlight w:val="white"/>
              </w:rPr>
            </w:pPr>
            <w:r w:rsidDel="00000000" w:rsidR="00000000" w:rsidRPr="00000000">
              <w:rPr>
                <w:highlight w:val="white"/>
                <w:rtl w:val="0"/>
              </w:rPr>
              <w:t xml:space="preserve">cu 06.2.1.2 Se tendrá acceso a la información de los clientes.</w:t>
            </w:r>
          </w:p>
        </w:tc>
      </w:tr>
      <w:tr>
        <w:trPr>
          <w:cantSplit w:val="0"/>
          <w:trHeight w:val="240" w:hRule="atLeast"/>
          <w:tblHeader w:val="0"/>
        </w:trPr>
        <w:tc>
          <w:tcPr>
            <w:vMerge w:val="continue"/>
          </w:tcPr>
          <w:p w:rsidR="00000000" w:rsidDel="00000000" w:rsidP="00000000" w:rsidRDefault="00000000" w:rsidRPr="00000000" w14:paraId="00002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21E2">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1E5">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21E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1E9">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21EA">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1ED">
      <w:pPr>
        <w:rPr/>
      </w:pPr>
      <w:r w:rsidDel="00000000" w:rsidR="00000000" w:rsidRPr="00000000">
        <w:rPr>
          <w:rtl w:val="0"/>
        </w:rPr>
        <w:t xml:space="preserve">//</w:t>
      </w:r>
    </w:p>
    <w:tbl>
      <w:tblPr>
        <w:tblStyle w:val="Table8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21EE">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21EF">
            <w:pPr>
              <w:spacing w:after="0" w:line="240" w:lineRule="auto"/>
              <w:rPr>
                <w:b w:val="1"/>
                <w:color w:val="ffffff"/>
              </w:rPr>
            </w:pPr>
            <w:r w:rsidDel="00000000" w:rsidR="00000000" w:rsidRPr="00000000">
              <w:rPr>
                <w:b w:val="1"/>
                <w:i w:val="1"/>
                <w:color w:val="ffffff"/>
                <w:rtl w:val="0"/>
              </w:rPr>
              <w:t xml:space="preserve">CU.06.3.2 Consultar clientes</w:t>
            </w:r>
            <w:r w:rsidDel="00000000" w:rsidR="00000000" w:rsidRPr="00000000">
              <w:rPr>
                <w:rtl w:val="0"/>
              </w:rPr>
            </w:r>
          </w:p>
        </w:tc>
      </w:tr>
      <w:tr>
        <w:trPr>
          <w:cantSplit w:val="0"/>
          <w:tblHeader w:val="0"/>
        </w:trPr>
        <w:tc>
          <w:tcPr/>
          <w:p w:rsidR="00000000" w:rsidDel="00000000" w:rsidP="00000000" w:rsidRDefault="00000000" w:rsidRPr="00000000" w14:paraId="000021F2">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21F3">
            <w:pPr>
              <w:spacing w:after="0" w:line="240" w:lineRule="auto"/>
              <w:rPr/>
            </w:pPr>
            <w:r w:rsidDel="00000000" w:rsidR="00000000" w:rsidRPr="00000000">
              <w:rPr>
                <w:rtl w:val="0"/>
              </w:rPr>
              <w:t xml:space="preserve">CU 06 Ventas</w:t>
            </w:r>
          </w:p>
          <w:p w:rsidR="00000000" w:rsidDel="00000000" w:rsidP="00000000" w:rsidRDefault="00000000" w:rsidRPr="00000000" w14:paraId="000021F4">
            <w:pPr>
              <w:spacing w:after="0" w:line="240" w:lineRule="auto"/>
              <w:rPr/>
            </w:pPr>
            <w:r w:rsidDel="00000000" w:rsidR="00000000" w:rsidRPr="00000000">
              <w:rPr>
                <w:rtl w:val="0"/>
              </w:rPr>
              <w:t xml:space="preserve">CU 06.2 Gestión clientes</w:t>
            </w:r>
          </w:p>
        </w:tc>
      </w:tr>
      <w:tr>
        <w:trPr>
          <w:cantSplit w:val="0"/>
          <w:tblHeader w:val="0"/>
        </w:trPr>
        <w:tc>
          <w:tcPr/>
          <w:p w:rsidR="00000000" w:rsidDel="00000000" w:rsidP="00000000" w:rsidRDefault="00000000" w:rsidRPr="00000000" w14:paraId="000021F7">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21F8">
            <w:pPr>
              <w:spacing w:after="0" w:line="240" w:lineRule="auto"/>
              <w:rPr/>
            </w:pPr>
            <w:r w:rsidDel="00000000" w:rsidR="00000000" w:rsidRPr="00000000">
              <w:rPr>
                <w:rtl w:val="0"/>
              </w:rPr>
              <w:t xml:space="preserve">A el Usuario se le permitirá consultar los clientes pero debe haber iniciado sesión con el rol de administrador o empleado.</w:t>
            </w:r>
          </w:p>
          <w:p w:rsidR="00000000" w:rsidDel="00000000" w:rsidP="00000000" w:rsidRDefault="00000000" w:rsidRPr="00000000" w14:paraId="000021F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1FC">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21FD">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1FE">
            <w:pPr>
              <w:spacing w:after="0" w:line="240" w:lineRule="auto"/>
              <w:rPr/>
            </w:pPr>
            <w:r w:rsidDel="00000000" w:rsidR="00000000" w:rsidRPr="00000000">
              <w:rPr>
                <w:rtl w:val="0"/>
              </w:rPr>
            </w:r>
          </w:p>
          <w:p w:rsidR="00000000" w:rsidDel="00000000" w:rsidP="00000000" w:rsidRDefault="00000000" w:rsidRPr="00000000" w14:paraId="000021F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202">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2203">
            <w:pPr>
              <w:spacing w:after="0" w:line="240" w:lineRule="auto"/>
              <w:rPr/>
            </w:pPr>
            <w:r w:rsidDel="00000000" w:rsidR="00000000" w:rsidRPr="00000000">
              <w:rPr>
                <w:rtl w:val="0"/>
              </w:rPr>
              <w:t xml:space="preserve">Administrador</w:t>
            </w:r>
          </w:p>
          <w:p w:rsidR="00000000" w:rsidDel="00000000" w:rsidP="00000000" w:rsidRDefault="00000000" w:rsidRPr="00000000" w14:paraId="00002204">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207">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208">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2209">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20C">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220D">
            <w:pPr>
              <w:spacing w:after="0" w:line="240" w:lineRule="auto"/>
              <w:rPr/>
            </w:pPr>
            <w:r w:rsidDel="00000000" w:rsidR="00000000" w:rsidRPr="00000000">
              <w:rPr>
                <w:rtl w:val="0"/>
              </w:rPr>
              <w:t xml:space="preserve">El usuario ingresa a buscar información sobre los clientes</w:t>
            </w:r>
          </w:p>
        </w:tc>
      </w:tr>
      <w:tr>
        <w:trPr>
          <w:cantSplit w:val="0"/>
          <w:tblHeader w:val="0"/>
        </w:trPr>
        <w:tc>
          <w:tcPr>
            <w:vMerge w:val="continue"/>
          </w:tcPr>
          <w:p w:rsidR="00000000" w:rsidDel="00000000" w:rsidP="00000000" w:rsidRDefault="00000000" w:rsidRPr="00000000" w14:paraId="00002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10">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2211">
            <w:pPr>
              <w:spacing w:after="0" w:line="240" w:lineRule="auto"/>
              <w:rPr/>
            </w:pPr>
            <w:r w:rsidDel="00000000" w:rsidR="00000000" w:rsidRPr="00000000">
              <w:rPr>
                <w:rtl w:val="0"/>
              </w:rPr>
              <w:t xml:space="preserve">El sistema  toma el dato de búsqueda</w:t>
            </w:r>
          </w:p>
        </w:tc>
      </w:tr>
      <w:tr>
        <w:trPr>
          <w:cantSplit w:val="0"/>
          <w:tblHeader w:val="0"/>
        </w:trPr>
        <w:tc>
          <w:tcPr>
            <w:vMerge w:val="continue"/>
          </w:tcPr>
          <w:p w:rsidR="00000000" w:rsidDel="00000000" w:rsidP="00000000" w:rsidRDefault="00000000" w:rsidRPr="00000000" w14:paraId="00002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14">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2215">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18">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2219">
            <w:pPr>
              <w:spacing w:after="0" w:line="240" w:lineRule="auto"/>
              <w:rPr/>
            </w:pPr>
            <w:r w:rsidDel="00000000" w:rsidR="00000000" w:rsidRPr="00000000">
              <w:rPr>
                <w:rtl w:val="0"/>
              </w:rPr>
              <w:t xml:space="preserve">El sistema ejecuta el cu 06.3.5</w:t>
            </w:r>
          </w:p>
        </w:tc>
      </w:tr>
      <w:tr>
        <w:trPr>
          <w:cantSplit w:val="0"/>
          <w:tblHeader w:val="0"/>
        </w:trPr>
        <w:tc>
          <w:tcPr/>
          <w:p w:rsidR="00000000" w:rsidDel="00000000" w:rsidP="00000000" w:rsidRDefault="00000000" w:rsidRPr="00000000" w14:paraId="0000221B">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221C">
            <w:pPr>
              <w:spacing w:after="0" w:line="240" w:lineRule="auto"/>
              <w:rPr/>
            </w:pPr>
            <w:r w:rsidDel="00000000" w:rsidR="00000000" w:rsidRPr="00000000">
              <w:rPr>
                <w:rtl w:val="0"/>
              </w:rPr>
              <w:t xml:space="preserve">El sistema  muestra la lista con los datos de los del producto o servicio.</w:t>
            </w:r>
          </w:p>
        </w:tc>
      </w:tr>
      <w:tr>
        <w:trPr>
          <w:cantSplit w:val="0"/>
          <w:tblHeader w:val="0"/>
        </w:trPr>
        <w:tc>
          <w:tcPr/>
          <w:p w:rsidR="00000000" w:rsidDel="00000000" w:rsidP="00000000" w:rsidRDefault="00000000" w:rsidRPr="00000000" w14:paraId="0000221F">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220">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2221">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2223">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224">
            <w:pPr>
              <w:spacing w:after="0" w:line="240" w:lineRule="auto"/>
              <w:rPr/>
            </w:pPr>
            <w:r w:rsidDel="00000000" w:rsidR="00000000" w:rsidRPr="00000000">
              <w:rPr>
                <w:rtl w:val="0"/>
              </w:rPr>
            </w:r>
          </w:p>
        </w:tc>
        <w:tc>
          <w:tcPr>
            <w:gridSpan w:val="2"/>
          </w:tcPr>
          <w:p w:rsidR="00000000" w:rsidDel="00000000" w:rsidP="00000000" w:rsidRDefault="00000000" w:rsidRPr="00000000" w14:paraId="00002225">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29">
            <w:pPr>
              <w:spacing w:after="0" w:line="240" w:lineRule="auto"/>
              <w:jc w:val="right"/>
              <w:rPr/>
            </w:pPr>
            <w:r w:rsidDel="00000000" w:rsidR="00000000" w:rsidRPr="00000000">
              <w:rPr>
                <w:rtl w:val="0"/>
              </w:rPr>
            </w:r>
          </w:p>
        </w:tc>
        <w:tc>
          <w:tcPr/>
          <w:p w:rsidR="00000000" w:rsidDel="00000000" w:rsidP="00000000" w:rsidRDefault="00000000" w:rsidRPr="00000000" w14:paraId="0000222A">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2D">
            <w:pPr>
              <w:spacing w:after="0" w:line="240" w:lineRule="auto"/>
              <w:jc w:val="right"/>
              <w:rPr/>
            </w:pPr>
            <w:r w:rsidDel="00000000" w:rsidR="00000000" w:rsidRPr="00000000">
              <w:rPr>
                <w:rtl w:val="0"/>
              </w:rPr>
            </w:r>
          </w:p>
        </w:tc>
        <w:tc>
          <w:tcPr/>
          <w:p w:rsidR="00000000" w:rsidDel="00000000" w:rsidP="00000000" w:rsidRDefault="00000000" w:rsidRPr="00000000" w14:paraId="0000222E">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31">
            <w:pPr>
              <w:spacing w:after="0" w:line="240" w:lineRule="auto"/>
              <w:jc w:val="right"/>
              <w:rPr/>
            </w:pPr>
            <w:r w:rsidDel="00000000" w:rsidR="00000000" w:rsidRPr="00000000">
              <w:rPr>
                <w:rtl w:val="0"/>
              </w:rPr>
            </w:r>
          </w:p>
        </w:tc>
        <w:tc>
          <w:tcPr/>
          <w:p w:rsidR="00000000" w:rsidDel="00000000" w:rsidP="00000000" w:rsidRDefault="00000000" w:rsidRPr="00000000" w14:paraId="00002232">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234">
            <w:pPr>
              <w:spacing w:after="0" w:line="240" w:lineRule="auto"/>
              <w:rPr/>
            </w:pPr>
            <w:r w:rsidDel="00000000" w:rsidR="00000000" w:rsidRPr="00000000">
              <w:rPr>
                <w:rtl w:val="0"/>
              </w:rPr>
            </w:r>
          </w:p>
        </w:tc>
        <w:tc>
          <w:tcPr>
            <w:gridSpan w:val="2"/>
          </w:tcPr>
          <w:p w:rsidR="00000000" w:rsidDel="00000000" w:rsidP="00000000" w:rsidRDefault="00000000" w:rsidRPr="00000000" w14:paraId="00002235">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239">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23D">
            <w:pPr>
              <w:spacing w:after="0" w:line="240" w:lineRule="auto"/>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23F">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240">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241">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2242">
            <w:pPr>
              <w:spacing w:after="0" w:line="240" w:lineRule="auto"/>
              <w:rPr/>
            </w:pPr>
            <w:r w:rsidDel="00000000" w:rsidR="00000000" w:rsidRPr="00000000">
              <w:rPr>
                <w:highlight w:val="white"/>
                <w:rtl w:val="0"/>
              </w:rPr>
              <w:t xml:space="preserve">cu 06.2.1.3 Se podra consultar los clientes que se tengan </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2246">
            <w:pPr>
              <w:spacing w:after="0" w:line="240" w:lineRule="auto"/>
              <w:rPr>
                <w:highlight w:val="white"/>
              </w:rPr>
            </w:pPr>
            <w:r w:rsidDel="00000000" w:rsidR="00000000" w:rsidRPr="00000000">
              <w:rPr>
                <w:highlight w:val="white"/>
                <w:rtl w:val="0"/>
              </w:rPr>
              <w:t xml:space="preserve">cu 06.2.1.4  Se podra cambiar información de los clientes.</w:t>
            </w:r>
          </w:p>
        </w:tc>
      </w:tr>
      <w:tr>
        <w:trPr>
          <w:cantSplit w:val="0"/>
          <w:trHeight w:val="240" w:hRule="atLeast"/>
          <w:tblHeader w:val="0"/>
        </w:trPr>
        <w:tc>
          <w:tcPr>
            <w:vMerge w:val="continue"/>
          </w:tcPr>
          <w:p w:rsidR="00000000" w:rsidDel="00000000" w:rsidP="00000000" w:rsidRDefault="00000000" w:rsidRPr="00000000" w14:paraId="00002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224A">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24D">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224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251">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2252">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255">
      <w:pPr>
        <w:rPr/>
      </w:pPr>
      <w:r w:rsidDel="00000000" w:rsidR="00000000" w:rsidRPr="00000000">
        <w:rPr>
          <w:rtl w:val="0"/>
        </w:rPr>
      </w:r>
    </w:p>
    <w:p w:rsidR="00000000" w:rsidDel="00000000" w:rsidP="00000000" w:rsidRDefault="00000000" w:rsidRPr="00000000" w14:paraId="00002256">
      <w:pPr>
        <w:rPr/>
      </w:pPr>
      <w:r w:rsidDel="00000000" w:rsidR="00000000" w:rsidRPr="00000000">
        <w:rPr>
          <w:rtl w:val="0"/>
        </w:rPr>
        <w:t xml:space="preserve">//</w:t>
      </w:r>
    </w:p>
    <w:p w:rsidR="00000000" w:rsidDel="00000000" w:rsidP="00000000" w:rsidRDefault="00000000" w:rsidRPr="00000000" w14:paraId="00002257">
      <w:pPr>
        <w:rPr/>
      </w:pPr>
      <w:r w:rsidDel="00000000" w:rsidR="00000000" w:rsidRPr="00000000">
        <w:rPr>
          <w:rtl w:val="0"/>
        </w:rPr>
      </w:r>
    </w:p>
    <w:tbl>
      <w:tblPr>
        <w:tblStyle w:val="Table85"/>
        <w:tblW w:w="799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4920"/>
        <w:tblGridChange w:id="0">
          <w:tblGrid>
            <w:gridCol w:w="2096"/>
            <w:gridCol w:w="979"/>
            <w:gridCol w:w="4920"/>
          </w:tblGrid>
        </w:tblGridChange>
      </w:tblGrid>
      <w:tr>
        <w:trPr>
          <w:cantSplit w:val="0"/>
          <w:tblHeader w:val="0"/>
        </w:trPr>
        <w:tc>
          <w:tcPr/>
          <w:p w:rsidR="00000000" w:rsidDel="00000000" w:rsidP="00000000" w:rsidRDefault="00000000" w:rsidRPr="00000000" w14:paraId="00002258">
            <w:pPr>
              <w:spacing w:after="0" w:line="240" w:lineRule="auto"/>
              <w:rPr>
                <w:b w:val="1"/>
                <w:color w:val="ffffff"/>
              </w:rPr>
            </w:pPr>
            <w:r w:rsidDel="00000000" w:rsidR="00000000" w:rsidRPr="00000000">
              <w:rPr>
                <w:b w:val="1"/>
                <w:color w:val="ffffff"/>
                <w:rtl w:val="0"/>
              </w:rPr>
              <w:t xml:space="preserve">CU -</w:t>
            </w:r>
          </w:p>
        </w:tc>
        <w:tc>
          <w:tcPr>
            <w:gridSpan w:val="2"/>
          </w:tcPr>
          <w:p w:rsidR="00000000" w:rsidDel="00000000" w:rsidP="00000000" w:rsidRDefault="00000000" w:rsidRPr="00000000" w14:paraId="00002259">
            <w:pPr>
              <w:spacing w:after="0" w:line="240" w:lineRule="auto"/>
              <w:rPr>
                <w:b w:val="1"/>
                <w:color w:val="ffffff"/>
              </w:rPr>
            </w:pPr>
            <w:r w:rsidDel="00000000" w:rsidR="00000000" w:rsidRPr="00000000">
              <w:rPr>
                <w:b w:val="1"/>
                <w:i w:val="1"/>
                <w:color w:val="ffffff"/>
                <w:rtl w:val="0"/>
              </w:rPr>
              <w:t xml:space="preserve">CU.06.3.3  Actualizar clientes</w:t>
            </w:r>
            <w:r w:rsidDel="00000000" w:rsidR="00000000" w:rsidRPr="00000000">
              <w:rPr>
                <w:rtl w:val="0"/>
              </w:rPr>
            </w:r>
          </w:p>
        </w:tc>
      </w:tr>
      <w:tr>
        <w:trPr>
          <w:cantSplit w:val="0"/>
          <w:tblHeader w:val="0"/>
        </w:trPr>
        <w:tc>
          <w:tcPr/>
          <w:p w:rsidR="00000000" w:rsidDel="00000000" w:rsidP="00000000" w:rsidRDefault="00000000" w:rsidRPr="00000000" w14:paraId="0000225B">
            <w:pPr>
              <w:spacing w:after="0" w:line="240" w:lineRule="auto"/>
              <w:rPr>
                <w:b w:val="1"/>
              </w:rPr>
            </w:pPr>
            <w:r w:rsidDel="00000000" w:rsidR="00000000" w:rsidRPr="00000000">
              <w:rPr>
                <w:b w:val="1"/>
                <w:rtl w:val="0"/>
              </w:rPr>
              <w:t xml:space="preserve">Dependencias</w:t>
            </w:r>
          </w:p>
        </w:tc>
        <w:tc>
          <w:tcPr>
            <w:gridSpan w:val="2"/>
          </w:tcPr>
          <w:p w:rsidR="00000000" w:rsidDel="00000000" w:rsidP="00000000" w:rsidRDefault="00000000" w:rsidRPr="00000000" w14:paraId="0000225C">
            <w:pPr>
              <w:spacing w:after="0" w:line="240" w:lineRule="auto"/>
              <w:rPr/>
            </w:pPr>
            <w:r w:rsidDel="00000000" w:rsidR="00000000" w:rsidRPr="00000000">
              <w:rPr>
                <w:rtl w:val="0"/>
              </w:rPr>
              <w:t xml:space="preserve">CU 06 Ventas</w:t>
            </w:r>
          </w:p>
          <w:p w:rsidR="00000000" w:rsidDel="00000000" w:rsidP="00000000" w:rsidRDefault="00000000" w:rsidRPr="00000000" w14:paraId="0000225D">
            <w:pPr>
              <w:spacing w:after="0" w:line="240" w:lineRule="auto"/>
              <w:rPr/>
            </w:pPr>
            <w:r w:rsidDel="00000000" w:rsidR="00000000" w:rsidRPr="00000000">
              <w:rPr>
                <w:rtl w:val="0"/>
              </w:rPr>
              <w:t xml:space="preserve">CU 06.3 Gestión clientes</w:t>
            </w:r>
          </w:p>
        </w:tc>
      </w:tr>
      <w:tr>
        <w:trPr>
          <w:cantSplit w:val="0"/>
          <w:tblHeader w:val="0"/>
        </w:trPr>
        <w:tc>
          <w:tcPr/>
          <w:p w:rsidR="00000000" w:rsidDel="00000000" w:rsidP="00000000" w:rsidRDefault="00000000" w:rsidRPr="00000000" w14:paraId="0000225F">
            <w:pPr>
              <w:spacing w:after="0" w:line="240" w:lineRule="auto"/>
              <w:rPr>
                <w:b w:val="1"/>
              </w:rPr>
            </w:pPr>
            <w:r w:rsidDel="00000000" w:rsidR="00000000" w:rsidRPr="00000000">
              <w:rPr>
                <w:b w:val="1"/>
                <w:rtl w:val="0"/>
              </w:rPr>
              <w:t xml:space="preserve">Pre – Condiciones</w:t>
            </w:r>
          </w:p>
        </w:tc>
        <w:tc>
          <w:tcPr>
            <w:gridSpan w:val="2"/>
          </w:tcPr>
          <w:p w:rsidR="00000000" w:rsidDel="00000000" w:rsidP="00000000" w:rsidRDefault="00000000" w:rsidRPr="00000000" w14:paraId="00002260">
            <w:pPr>
              <w:spacing w:after="0" w:line="240" w:lineRule="auto"/>
              <w:rPr/>
            </w:pPr>
            <w:r w:rsidDel="00000000" w:rsidR="00000000" w:rsidRPr="00000000">
              <w:rPr>
                <w:rtl w:val="0"/>
              </w:rPr>
              <w:t xml:space="preserve">A el Usuario se le permitirá actualizar los clientes pero debe haber iniciado sesión con el rol de administrador o empleado.</w:t>
            </w:r>
          </w:p>
          <w:p w:rsidR="00000000" w:rsidDel="00000000" w:rsidP="00000000" w:rsidRDefault="00000000" w:rsidRPr="00000000" w14:paraId="0000226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263">
            <w:pPr>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2264">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265">
            <w:pPr>
              <w:spacing w:after="0" w:line="240" w:lineRule="auto"/>
              <w:rPr/>
            </w:pPr>
            <w:r w:rsidDel="00000000" w:rsidR="00000000" w:rsidRPr="00000000">
              <w:rPr>
                <w:rtl w:val="0"/>
              </w:rPr>
            </w:r>
          </w:p>
          <w:p w:rsidR="00000000" w:rsidDel="00000000" w:rsidP="00000000" w:rsidRDefault="00000000" w:rsidRPr="00000000" w14:paraId="0000226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268">
            <w:pPr>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2269">
            <w:pPr>
              <w:spacing w:after="0" w:line="240" w:lineRule="auto"/>
              <w:rPr/>
            </w:pPr>
            <w:r w:rsidDel="00000000" w:rsidR="00000000" w:rsidRPr="00000000">
              <w:rPr>
                <w:rtl w:val="0"/>
              </w:rPr>
              <w:t xml:space="preserve">Administrador</w:t>
            </w:r>
          </w:p>
          <w:p w:rsidR="00000000" w:rsidDel="00000000" w:rsidP="00000000" w:rsidRDefault="00000000" w:rsidRPr="00000000" w14:paraId="0000226A">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26C">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26D">
            <w:pPr>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226E">
            <w:pPr>
              <w:spacing w:after="0" w:line="240" w:lineRule="auto"/>
              <w:rPr>
                <w:b w:val="1"/>
              </w:rPr>
            </w:pPr>
            <w:r w:rsidDel="00000000" w:rsidR="00000000" w:rsidRPr="00000000">
              <w:rPr>
                <w:b w:val="1"/>
                <w:rtl w:val="0"/>
              </w:rPr>
              <w:t xml:space="preserve">Acción</w:t>
            </w:r>
          </w:p>
        </w:tc>
      </w:tr>
      <w:tr>
        <w:trPr>
          <w:cantSplit w:val="0"/>
          <w:trHeight w:val="549" w:hRule="atLeast"/>
          <w:tblHeader w:val="0"/>
        </w:trPr>
        <w:tc>
          <w:tcPr>
            <w:vMerge w:val="continue"/>
          </w:tcPr>
          <w:p w:rsidR="00000000" w:rsidDel="00000000" w:rsidP="00000000" w:rsidRDefault="00000000" w:rsidRPr="00000000" w14:paraId="00002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270">
            <w:pPr>
              <w:spacing w:after="0" w:line="240" w:lineRule="auto"/>
              <w:rPr/>
            </w:pPr>
            <w:r w:rsidDel="00000000" w:rsidR="00000000" w:rsidRPr="00000000">
              <w:rPr>
                <w:rtl w:val="0"/>
              </w:rPr>
              <w:t xml:space="preserve">1</w:t>
            </w:r>
          </w:p>
        </w:tc>
        <w:tc>
          <w:tcPr/>
          <w:p w:rsidR="00000000" w:rsidDel="00000000" w:rsidP="00000000" w:rsidRDefault="00000000" w:rsidRPr="00000000" w14:paraId="00002271">
            <w:pPr>
              <w:spacing w:after="0" w:line="240" w:lineRule="auto"/>
              <w:rPr/>
            </w:pPr>
            <w:r w:rsidDel="00000000" w:rsidR="00000000" w:rsidRPr="00000000">
              <w:rPr>
                <w:rtl w:val="0"/>
              </w:rPr>
              <w:t xml:space="preserve">El usuario ingresa a actualizar en los clientes</w:t>
            </w:r>
          </w:p>
        </w:tc>
      </w:tr>
      <w:tr>
        <w:trPr>
          <w:cantSplit w:val="0"/>
          <w:tblHeader w:val="0"/>
        </w:trPr>
        <w:tc>
          <w:tcPr>
            <w:vMerge w:val="continue"/>
          </w:tcPr>
          <w:p w:rsidR="00000000" w:rsidDel="00000000" w:rsidP="00000000" w:rsidRDefault="00000000" w:rsidRPr="00000000" w14:paraId="00002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73">
            <w:pPr>
              <w:spacing w:after="0" w:line="240" w:lineRule="auto"/>
              <w:rPr/>
            </w:pPr>
            <w:r w:rsidDel="00000000" w:rsidR="00000000" w:rsidRPr="00000000">
              <w:rPr>
                <w:rtl w:val="0"/>
              </w:rPr>
              <w:t xml:space="preserve">2</w:t>
            </w:r>
          </w:p>
        </w:tc>
        <w:tc>
          <w:tcPr/>
          <w:p w:rsidR="00000000" w:rsidDel="00000000" w:rsidP="00000000" w:rsidRDefault="00000000" w:rsidRPr="00000000" w14:paraId="00002274">
            <w:pPr>
              <w:spacing w:after="0" w:line="240" w:lineRule="auto"/>
              <w:rPr/>
            </w:pPr>
            <w:r w:rsidDel="00000000" w:rsidR="00000000" w:rsidRPr="00000000">
              <w:rPr>
                <w:rtl w:val="0"/>
              </w:rPr>
              <w:t xml:space="preserve">El sistema  toma el id_cliente (select)</w:t>
            </w:r>
          </w:p>
        </w:tc>
      </w:tr>
      <w:tr>
        <w:trPr>
          <w:cantSplit w:val="0"/>
          <w:tblHeader w:val="0"/>
        </w:trPr>
        <w:tc>
          <w:tcPr>
            <w:vMerge w:val="continue"/>
          </w:tcPr>
          <w:p w:rsidR="00000000" w:rsidDel="00000000" w:rsidP="00000000" w:rsidRDefault="00000000" w:rsidRPr="00000000" w14:paraId="00002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76">
            <w:pPr>
              <w:spacing w:after="0" w:line="240" w:lineRule="auto"/>
              <w:rPr/>
            </w:pPr>
            <w:r w:rsidDel="00000000" w:rsidR="00000000" w:rsidRPr="00000000">
              <w:rPr>
                <w:rtl w:val="0"/>
              </w:rPr>
              <w:t xml:space="preserve">3</w:t>
            </w:r>
          </w:p>
        </w:tc>
        <w:tc>
          <w:tcPr/>
          <w:p w:rsidR="00000000" w:rsidDel="00000000" w:rsidP="00000000" w:rsidRDefault="00000000" w:rsidRPr="00000000" w14:paraId="00002277">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79">
            <w:pPr>
              <w:spacing w:after="0" w:line="240" w:lineRule="auto"/>
              <w:rPr/>
            </w:pPr>
            <w:r w:rsidDel="00000000" w:rsidR="00000000" w:rsidRPr="00000000">
              <w:rPr>
                <w:rtl w:val="0"/>
              </w:rPr>
              <w:t xml:space="preserve">4</w:t>
            </w:r>
          </w:p>
        </w:tc>
        <w:tc>
          <w:tcPr/>
          <w:p w:rsidR="00000000" w:rsidDel="00000000" w:rsidP="00000000" w:rsidRDefault="00000000" w:rsidRPr="00000000" w14:paraId="0000227A">
            <w:pPr>
              <w:spacing w:after="0" w:line="240" w:lineRule="auto"/>
              <w:rPr/>
            </w:pPr>
            <w:r w:rsidDel="00000000" w:rsidR="00000000" w:rsidRPr="00000000">
              <w:rPr>
                <w:rtl w:val="0"/>
              </w:rPr>
              <w:t xml:space="preserve">El sistema genera un objeto del cliente(select)</w:t>
            </w:r>
          </w:p>
        </w:tc>
      </w:tr>
      <w:tr>
        <w:trPr>
          <w:cantSplit w:val="0"/>
          <w:tblHeader w:val="0"/>
        </w:trPr>
        <w:tc>
          <w:tcPr/>
          <w:p w:rsidR="00000000" w:rsidDel="00000000" w:rsidP="00000000" w:rsidRDefault="00000000" w:rsidRPr="00000000" w14:paraId="0000227B">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7C">
            <w:pPr>
              <w:spacing w:after="0" w:line="240" w:lineRule="auto"/>
              <w:rPr/>
            </w:pPr>
            <w:r w:rsidDel="00000000" w:rsidR="00000000" w:rsidRPr="00000000">
              <w:rPr>
                <w:rtl w:val="0"/>
              </w:rPr>
              <w:t xml:space="preserve">5</w:t>
            </w:r>
          </w:p>
        </w:tc>
        <w:tc>
          <w:tcPr/>
          <w:p w:rsidR="00000000" w:rsidDel="00000000" w:rsidP="00000000" w:rsidRDefault="00000000" w:rsidRPr="00000000" w14:paraId="0000227D">
            <w:pPr>
              <w:widowControl w:val="0"/>
              <w:spacing w:after="0" w:line="240" w:lineRule="auto"/>
              <w:jc w:val="left"/>
              <w:rPr/>
            </w:pPr>
            <w:r w:rsidDel="00000000" w:rsidR="00000000" w:rsidRPr="00000000">
              <w:rPr>
                <w:rtl w:val="0"/>
              </w:rPr>
              <w:t xml:space="preserve">El sistema despliega un formulario</w:t>
            </w:r>
          </w:p>
        </w:tc>
      </w:tr>
      <w:tr>
        <w:trPr>
          <w:cantSplit w:val="0"/>
          <w:tblHeader w:val="0"/>
        </w:trPr>
        <w:tc>
          <w:tcPr/>
          <w:p w:rsidR="00000000" w:rsidDel="00000000" w:rsidP="00000000" w:rsidRDefault="00000000" w:rsidRPr="00000000" w14:paraId="0000227E">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7F">
            <w:pPr>
              <w:spacing w:after="0" w:line="240" w:lineRule="auto"/>
              <w:rPr/>
            </w:pPr>
            <w:r w:rsidDel="00000000" w:rsidR="00000000" w:rsidRPr="00000000">
              <w:rPr>
                <w:rtl w:val="0"/>
              </w:rPr>
              <w:t xml:space="preserve">6</w:t>
            </w:r>
          </w:p>
        </w:tc>
        <w:tc>
          <w:tcPr/>
          <w:p w:rsidR="00000000" w:rsidDel="00000000" w:rsidP="00000000" w:rsidRDefault="00000000" w:rsidRPr="00000000" w14:paraId="00002280">
            <w:pPr>
              <w:widowControl w:val="0"/>
              <w:spacing w:after="0" w:line="240" w:lineRule="auto"/>
              <w:jc w:val="left"/>
              <w:rPr/>
            </w:pPr>
            <w:r w:rsidDel="00000000" w:rsidR="00000000" w:rsidRPr="00000000">
              <w:rPr>
                <w:rtl w:val="0"/>
              </w:rPr>
              <w:t xml:space="preserve">El usuario diligencia el formulario</w:t>
            </w:r>
          </w:p>
        </w:tc>
      </w:tr>
      <w:tr>
        <w:trPr>
          <w:cantSplit w:val="0"/>
          <w:tblHeader w:val="0"/>
        </w:trPr>
        <w:tc>
          <w:tcPr/>
          <w:p w:rsidR="00000000" w:rsidDel="00000000" w:rsidP="00000000" w:rsidRDefault="00000000" w:rsidRPr="00000000" w14:paraId="00002281">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82">
            <w:pPr>
              <w:spacing w:after="0" w:line="240" w:lineRule="auto"/>
              <w:rPr/>
            </w:pPr>
            <w:r w:rsidDel="00000000" w:rsidR="00000000" w:rsidRPr="00000000">
              <w:rPr>
                <w:rtl w:val="0"/>
              </w:rPr>
              <w:t xml:space="preserve">7</w:t>
            </w:r>
          </w:p>
        </w:tc>
        <w:tc>
          <w:tcPr/>
          <w:p w:rsidR="00000000" w:rsidDel="00000000" w:rsidP="00000000" w:rsidRDefault="00000000" w:rsidRPr="00000000" w14:paraId="00002283">
            <w:pPr>
              <w:widowControl w:val="0"/>
              <w:spacing w:after="0" w:line="240" w:lineRule="auto"/>
              <w:jc w:val="left"/>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2284">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85">
            <w:pPr>
              <w:spacing w:after="0" w:line="240" w:lineRule="auto"/>
              <w:rPr/>
            </w:pPr>
            <w:r w:rsidDel="00000000" w:rsidR="00000000" w:rsidRPr="00000000">
              <w:rPr>
                <w:rtl w:val="0"/>
              </w:rPr>
              <w:t xml:space="preserve">8</w:t>
            </w:r>
          </w:p>
        </w:tc>
        <w:tc>
          <w:tcPr/>
          <w:p w:rsidR="00000000" w:rsidDel="00000000" w:rsidP="00000000" w:rsidRDefault="00000000" w:rsidRPr="00000000" w14:paraId="00002286">
            <w:pPr>
              <w:widowControl w:val="0"/>
              <w:spacing w:after="0" w:line="240" w:lineRule="auto"/>
              <w:jc w:val="left"/>
              <w:rPr/>
            </w:pPr>
            <w:r w:rsidDel="00000000" w:rsidR="00000000" w:rsidRPr="00000000">
              <w:rPr>
                <w:rtl w:val="0"/>
              </w:rPr>
              <w:t xml:space="preserve">El sistema actualiza el nuevo cliente</w:t>
            </w:r>
          </w:p>
        </w:tc>
      </w:tr>
      <w:tr>
        <w:trPr>
          <w:cantSplit w:val="0"/>
          <w:trHeight w:val="184" w:hRule="atLeast"/>
          <w:tblHeader w:val="0"/>
        </w:trPr>
        <w:tc>
          <w:tcPr/>
          <w:p w:rsidR="00000000" w:rsidDel="00000000" w:rsidP="00000000" w:rsidRDefault="00000000" w:rsidRPr="00000000" w14:paraId="00002287">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88">
            <w:pPr>
              <w:spacing w:after="0" w:line="240" w:lineRule="auto"/>
              <w:rPr/>
            </w:pPr>
            <w:r w:rsidDel="00000000" w:rsidR="00000000" w:rsidRPr="00000000">
              <w:rPr>
                <w:rtl w:val="0"/>
              </w:rPr>
              <w:t xml:space="preserve">9</w:t>
            </w:r>
          </w:p>
        </w:tc>
        <w:tc>
          <w:tcPr/>
          <w:p w:rsidR="00000000" w:rsidDel="00000000" w:rsidP="00000000" w:rsidRDefault="00000000" w:rsidRPr="00000000" w14:paraId="00002289">
            <w:pPr>
              <w:widowControl w:val="0"/>
              <w:spacing w:after="0" w:line="240" w:lineRule="auto"/>
              <w:jc w:val="left"/>
              <w:rPr/>
            </w:pPr>
            <w:r w:rsidDel="00000000" w:rsidR="00000000" w:rsidRPr="00000000">
              <w:rPr>
                <w:rtl w:val="0"/>
              </w:rPr>
              <w:t xml:space="preserve">El sistema muestra un mensaje “De cliente actualizado con éxito”</w:t>
            </w:r>
          </w:p>
        </w:tc>
      </w:tr>
      <w:tr>
        <w:trPr>
          <w:cantSplit w:val="0"/>
          <w:tblHeader w:val="0"/>
        </w:trPr>
        <w:tc>
          <w:tcPr/>
          <w:p w:rsidR="00000000" w:rsidDel="00000000" w:rsidP="00000000" w:rsidRDefault="00000000" w:rsidRPr="00000000" w14:paraId="0000228A">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8B">
            <w:pPr>
              <w:spacing w:after="0" w:line="240" w:lineRule="auto"/>
              <w:rPr/>
            </w:pPr>
            <w:r w:rsidDel="00000000" w:rsidR="00000000" w:rsidRPr="00000000">
              <w:rPr>
                <w:rtl w:val="0"/>
              </w:rPr>
              <w:t xml:space="preserve">10</w:t>
            </w:r>
          </w:p>
        </w:tc>
        <w:tc>
          <w:tcPr/>
          <w:p w:rsidR="00000000" w:rsidDel="00000000" w:rsidP="00000000" w:rsidRDefault="00000000" w:rsidRPr="00000000" w14:paraId="0000228C">
            <w:pPr>
              <w:widowControl w:val="0"/>
              <w:spacing w:after="0" w:line="240" w:lineRule="auto"/>
              <w:jc w:val="left"/>
              <w:rPr/>
            </w:pPr>
            <w:r w:rsidDel="00000000" w:rsidR="00000000" w:rsidRPr="00000000">
              <w:rPr>
                <w:rtl w:val="0"/>
              </w:rPr>
              <w:t xml:space="preserve">El sistema ejecuta el cu06.2.5 en listar catálogo</w:t>
            </w:r>
          </w:p>
        </w:tc>
      </w:tr>
      <w:tr>
        <w:trPr>
          <w:cantSplit w:val="0"/>
          <w:tblHeader w:val="0"/>
        </w:trPr>
        <w:tc>
          <w:tcPr/>
          <w:p w:rsidR="00000000" w:rsidDel="00000000" w:rsidP="00000000" w:rsidRDefault="00000000" w:rsidRPr="00000000" w14:paraId="0000228D">
            <w:pPr>
              <w:spacing w:after="0" w:line="240" w:lineRule="auto"/>
              <w:rPr>
                <w:b w:val="1"/>
              </w:rPr>
            </w:pPr>
            <w:r w:rsidDel="00000000" w:rsidR="00000000" w:rsidRPr="00000000">
              <w:rPr>
                <w:b w:val="1"/>
                <w:rtl w:val="0"/>
              </w:rPr>
              <w:t xml:space="preserve">Post - Condición</w:t>
            </w:r>
          </w:p>
        </w:tc>
        <w:tc>
          <w:tcPr>
            <w:gridSpan w:val="2"/>
          </w:tcPr>
          <w:p w:rsidR="00000000" w:rsidDel="00000000" w:rsidP="00000000" w:rsidRDefault="00000000" w:rsidRPr="00000000" w14:paraId="0000228E">
            <w:pPr>
              <w:spacing w:after="0" w:line="240" w:lineRule="auto"/>
              <w:rPr/>
            </w:pPr>
            <w:r w:rsidDel="00000000" w:rsidR="00000000" w:rsidRPr="00000000">
              <w:rPr>
                <w:rtl w:val="0"/>
              </w:rPr>
              <w:t xml:space="preserve">El sistema actualiza el producto o servicio del catálogo.</w:t>
            </w:r>
          </w:p>
        </w:tc>
      </w:tr>
      <w:tr>
        <w:trPr>
          <w:cantSplit w:val="0"/>
          <w:tblHeader w:val="0"/>
        </w:trPr>
        <w:tc>
          <w:tcPr/>
          <w:p w:rsidR="00000000" w:rsidDel="00000000" w:rsidP="00000000" w:rsidRDefault="00000000" w:rsidRPr="00000000" w14:paraId="00002290">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291">
            <w:pPr>
              <w:spacing w:after="0" w:line="240" w:lineRule="auto"/>
              <w:rPr/>
            </w:pPr>
            <w:r w:rsidDel="00000000" w:rsidR="00000000" w:rsidRPr="00000000">
              <w:rPr>
                <w:rtl w:val="0"/>
              </w:rPr>
              <w:t xml:space="preserve">Paso</w:t>
            </w:r>
          </w:p>
        </w:tc>
        <w:tc>
          <w:tcPr/>
          <w:p w:rsidR="00000000" w:rsidDel="00000000" w:rsidP="00000000" w:rsidRDefault="00000000" w:rsidRPr="00000000" w14:paraId="00002292">
            <w:pPr>
              <w:spacing w:after="0" w:line="240" w:lineRule="auto"/>
              <w:rPr/>
            </w:pPr>
            <w:r w:rsidDel="00000000" w:rsidR="00000000" w:rsidRPr="00000000">
              <w:rPr>
                <w:rtl w:val="0"/>
              </w:rPr>
              <w:t xml:space="preserve">Si el clientes es infrecuente?</w:t>
            </w:r>
          </w:p>
        </w:tc>
      </w:tr>
      <w:tr>
        <w:trPr>
          <w:cantSplit w:val="0"/>
          <w:trHeight w:val="66" w:hRule="atLeast"/>
          <w:tblHeader w:val="0"/>
        </w:trPr>
        <w:tc>
          <w:tcPr>
            <w:vMerge w:val="restart"/>
          </w:tcPr>
          <w:p w:rsidR="00000000" w:rsidDel="00000000" w:rsidP="00000000" w:rsidRDefault="00000000" w:rsidRPr="00000000" w14:paraId="00002293">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294">
            <w:pPr>
              <w:spacing w:after="0" w:line="240" w:lineRule="auto"/>
              <w:rPr/>
            </w:pPr>
            <w:r w:rsidDel="00000000" w:rsidR="00000000" w:rsidRPr="00000000">
              <w:rPr>
                <w:rtl w:val="0"/>
              </w:rPr>
              <w:t xml:space="preserve">8</w:t>
            </w:r>
          </w:p>
        </w:tc>
        <w:tc>
          <w:tcPr/>
          <w:p w:rsidR="00000000" w:rsidDel="00000000" w:rsidP="00000000" w:rsidRDefault="00000000" w:rsidRPr="00000000" w14:paraId="00002295">
            <w:pPr>
              <w:widowControl w:val="0"/>
              <w:spacing w:after="0" w:line="240" w:lineRule="auto"/>
              <w:jc w:val="left"/>
              <w:rPr/>
            </w:pPr>
            <w:r w:rsidDel="00000000" w:rsidR="00000000" w:rsidRPr="00000000">
              <w:rPr>
                <w:rtl w:val="0"/>
              </w:rPr>
              <w:t xml:space="preserve">Se mostrará una notificación de confirmación“Desea desactivar la información de este”</w:t>
            </w:r>
          </w:p>
        </w:tc>
      </w:tr>
      <w:tr>
        <w:trPr>
          <w:cantSplit w:val="0"/>
          <w:trHeight w:val="66" w:hRule="atLeast"/>
          <w:tblHeader w:val="0"/>
        </w:trPr>
        <w:tc>
          <w:tcPr>
            <w:vMerge w:val="continue"/>
          </w:tcPr>
          <w:p w:rsidR="00000000" w:rsidDel="00000000" w:rsidP="00000000" w:rsidRDefault="00000000" w:rsidRPr="00000000" w14:paraId="00002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98">
            <w:pPr>
              <w:spacing w:after="0" w:line="240" w:lineRule="auto"/>
              <w:rPr/>
            </w:pPr>
            <w:r w:rsidDel="00000000" w:rsidR="00000000" w:rsidRPr="00000000">
              <w:rPr>
                <w:rtl w:val="0"/>
              </w:rPr>
              <w:t xml:space="preserve">Devuelve al paso 5</w:t>
            </w:r>
          </w:p>
        </w:tc>
      </w:tr>
      <w:tr>
        <w:trPr>
          <w:cantSplit w:val="0"/>
          <w:trHeight w:val="66" w:hRule="atLeast"/>
          <w:tblHeader w:val="0"/>
        </w:trPr>
        <w:tc>
          <w:tcPr>
            <w:vMerge w:val="continue"/>
          </w:tcPr>
          <w:p w:rsidR="00000000" w:rsidDel="00000000" w:rsidP="00000000" w:rsidRDefault="00000000" w:rsidRPr="00000000" w14:paraId="00002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9B">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9E">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2A0">
            <w:pPr>
              <w:spacing w:after="0" w:line="240" w:lineRule="auto"/>
              <w:rPr/>
            </w:pPr>
            <w:r w:rsidDel="00000000" w:rsidR="00000000" w:rsidRPr="00000000">
              <w:rPr>
                <w:rtl w:val="0"/>
              </w:rPr>
            </w:r>
          </w:p>
        </w:tc>
        <w:tc>
          <w:tcPr/>
          <w:p w:rsidR="00000000" w:rsidDel="00000000" w:rsidP="00000000" w:rsidRDefault="00000000" w:rsidRPr="00000000" w14:paraId="000022A1">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A4">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A7">
            <w:pPr>
              <w:widowControl w:val="0"/>
              <w:spacing w:after="0" w:line="240" w:lineRule="auto"/>
              <w:jc w:val="left"/>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2A8">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2A9">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2AA">
            <w:pPr>
              <w:spacing w:after="0" w:line="240" w:lineRule="auto"/>
              <w:rPr>
                <w:b w:val="1"/>
              </w:rPr>
            </w:pPr>
            <w:r w:rsidDel="00000000" w:rsidR="00000000" w:rsidRPr="00000000">
              <w:rPr>
                <w:b w:val="1"/>
                <w:rtl w:val="0"/>
              </w:rPr>
              <w:t xml:space="preserve">Normatividad</w:t>
            </w:r>
          </w:p>
        </w:tc>
        <w:tc>
          <w:tcPr>
            <w:gridSpan w:val="2"/>
          </w:tcPr>
          <w:p w:rsidR="00000000" w:rsidDel="00000000" w:rsidP="00000000" w:rsidRDefault="00000000" w:rsidRPr="00000000" w14:paraId="000022AB">
            <w:pPr>
              <w:spacing w:after="0" w:line="240" w:lineRule="auto"/>
              <w:rPr/>
            </w:pPr>
            <w:r w:rsidDel="00000000" w:rsidR="00000000" w:rsidRPr="00000000">
              <w:rPr>
                <w:highlight w:val="white"/>
                <w:rtl w:val="0"/>
              </w:rPr>
              <w:t xml:space="preserve">cu 06.2.1.5  Se podra actualizar los clientes que se tenga</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2AE">
            <w:pPr>
              <w:spacing w:after="0" w:line="240" w:lineRule="auto"/>
              <w:rPr>
                <w:highlight w:val="white"/>
              </w:rPr>
            </w:pPr>
            <w:r w:rsidDel="00000000" w:rsidR="00000000" w:rsidRPr="00000000">
              <w:rPr>
                <w:highlight w:val="white"/>
                <w:rtl w:val="0"/>
              </w:rPr>
              <w:t xml:space="preserve">cu 06.2.1.6  Se permitirá desactivar la información de los clientes  no frecuentes.</w:t>
            </w:r>
          </w:p>
        </w:tc>
      </w:tr>
      <w:tr>
        <w:trPr>
          <w:cantSplit w:val="0"/>
          <w:trHeight w:val="240" w:hRule="atLeast"/>
          <w:tblHeader w:val="0"/>
        </w:trPr>
        <w:tc>
          <w:tcPr>
            <w:vMerge w:val="continue"/>
          </w:tcPr>
          <w:p w:rsidR="00000000" w:rsidDel="00000000" w:rsidP="00000000" w:rsidRDefault="00000000" w:rsidRPr="00000000" w14:paraId="00002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2"/>
          </w:tcPr>
          <w:p w:rsidR="00000000" w:rsidDel="00000000" w:rsidP="00000000" w:rsidRDefault="00000000" w:rsidRPr="00000000" w14:paraId="000022B1">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2B3">
            <w:pPr>
              <w:spacing w:after="0" w:line="240" w:lineRule="auto"/>
              <w:rPr>
                <w:b w:val="1"/>
              </w:rPr>
            </w:pPr>
            <w:r w:rsidDel="00000000" w:rsidR="00000000" w:rsidRPr="00000000">
              <w:rPr>
                <w:b w:val="1"/>
                <w:rtl w:val="0"/>
              </w:rPr>
              <w:t xml:space="preserve">Comentarios</w:t>
            </w:r>
          </w:p>
        </w:tc>
        <w:tc>
          <w:tcPr>
            <w:gridSpan w:val="2"/>
          </w:tcPr>
          <w:p w:rsidR="00000000" w:rsidDel="00000000" w:rsidP="00000000" w:rsidRDefault="00000000" w:rsidRPr="00000000" w14:paraId="000022B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2B6">
            <w:pPr>
              <w:spacing w:after="0" w:line="240" w:lineRule="auto"/>
              <w:rPr>
                <w:b w:val="1"/>
              </w:rPr>
            </w:pPr>
            <w:r w:rsidDel="00000000" w:rsidR="00000000" w:rsidRPr="00000000">
              <w:rPr>
                <w:b w:val="1"/>
                <w:rtl w:val="0"/>
              </w:rPr>
              <w:t xml:space="preserve">Responsables</w:t>
            </w:r>
          </w:p>
        </w:tc>
        <w:tc>
          <w:tcPr>
            <w:gridSpan w:val="2"/>
          </w:tcPr>
          <w:p w:rsidR="00000000" w:rsidDel="00000000" w:rsidP="00000000" w:rsidRDefault="00000000" w:rsidRPr="00000000" w14:paraId="000022B7">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2B9">
      <w:pPr>
        <w:rPr/>
      </w:pPr>
      <w:r w:rsidDel="00000000" w:rsidR="00000000" w:rsidRPr="00000000">
        <w:rPr>
          <w:rtl w:val="0"/>
        </w:rPr>
      </w:r>
    </w:p>
    <w:p w:rsidR="00000000" w:rsidDel="00000000" w:rsidP="00000000" w:rsidRDefault="00000000" w:rsidRPr="00000000" w14:paraId="000022BA">
      <w:pPr>
        <w:rPr/>
      </w:pPr>
      <w:r w:rsidDel="00000000" w:rsidR="00000000" w:rsidRPr="00000000">
        <w:rPr>
          <w:rtl w:val="0"/>
        </w:rPr>
        <w:t xml:space="preserve">//</w:t>
      </w:r>
    </w:p>
    <w:tbl>
      <w:tblPr>
        <w:tblStyle w:val="Table86"/>
        <w:tblW w:w="799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4920"/>
        <w:tblGridChange w:id="0">
          <w:tblGrid>
            <w:gridCol w:w="2096"/>
            <w:gridCol w:w="979"/>
            <w:gridCol w:w="4920"/>
          </w:tblGrid>
        </w:tblGridChange>
      </w:tblGrid>
      <w:tr>
        <w:trPr>
          <w:cantSplit w:val="0"/>
          <w:tblHeader w:val="0"/>
        </w:trPr>
        <w:tc>
          <w:tcPr/>
          <w:p w:rsidR="00000000" w:rsidDel="00000000" w:rsidP="00000000" w:rsidRDefault="00000000" w:rsidRPr="00000000" w14:paraId="000022BB">
            <w:pPr>
              <w:spacing w:after="0" w:line="240" w:lineRule="auto"/>
              <w:rPr>
                <w:b w:val="1"/>
                <w:color w:val="ffffff"/>
              </w:rPr>
            </w:pPr>
            <w:r w:rsidDel="00000000" w:rsidR="00000000" w:rsidRPr="00000000">
              <w:rPr>
                <w:b w:val="1"/>
                <w:color w:val="ffffff"/>
                <w:rtl w:val="0"/>
              </w:rPr>
              <w:t xml:space="preserve">CU -</w:t>
            </w:r>
          </w:p>
        </w:tc>
        <w:tc>
          <w:tcPr>
            <w:gridSpan w:val="2"/>
          </w:tcPr>
          <w:p w:rsidR="00000000" w:rsidDel="00000000" w:rsidP="00000000" w:rsidRDefault="00000000" w:rsidRPr="00000000" w14:paraId="000022BC">
            <w:pPr>
              <w:spacing w:after="0" w:line="240" w:lineRule="auto"/>
              <w:rPr>
                <w:b w:val="1"/>
                <w:color w:val="ffffff"/>
              </w:rPr>
            </w:pPr>
            <w:r w:rsidDel="00000000" w:rsidR="00000000" w:rsidRPr="00000000">
              <w:rPr>
                <w:b w:val="1"/>
                <w:i w:val="1"/>
                <w:color w:val="ffffff"/>
                <w:rtl w:val="0"/>
              </w:rPr>
              <w:t xml:space="preserve">CU.06.2.4 Cambiar estado clientes</w:t>
            </w:r>
            <w:r w:rsidDel="00000000" w:rsidR="00000000" w:rsidRPr="00000000">
              <w:rPr>
                <w:rtl w:val="0"/>
              </w:rPr>
            </w:r>
          </w:p>
        </w:tc>
      </w:tr>
      <w:tr>
        <w:trPr>
          <w:cantSplit w:val="0"/>
          <w:tblHeader w:val="0"/>
        </w:trPr>
        <w:tc>
          <w:tcPr/>
          <w:p w:rsidR="00000000" w:rsidDel="00000000" w:rsidP="00000000" w:rsidRDefault="00000000" w:rsidRPr="00000000" w14:paraId="000022BE">
            <w:pPr>
              <w:spacing w:after="0" w:line="240" w:lineRule="auto"/>
              <w:rPr>
                <w:b w:val="1"/>
              </w:rPr>
            </w:pPr>
            <w:r w:rsidDel="00000000" w:rsidR="00000000" w:rsidRPr="00000000">
              <w:rPr>
                <w:b w:val="1"/>
                <w:rtl w:val="0"/>
              </w:rPr>
              <w:t xml:space="preserve">Dependencias</w:t>
            </w:r>
          </w:p>
        </w:tc>
        <w:tc>
          <w:tcPr>
            <w:gridSpan w:val="2"/>
          </w:tcPr>
          <w:p w:rsidR="00000000" w:rsidDel="00000000" w:rsidP="00000000" w:rsidRDefault="00000000" w:rsidRPr="00000000" w14:paraId="000022BF">
            <w:pPr>
              <w:spacing w:after="0" w:line="240" w:lineRule="auto"/>
              <w:rPr/>
            </w:pPr>
            <w:r w:rsidDel="00000000" w:rsidR="00000000" w:rsidRPr="00000000">
              <w:rPr>
                <w:rtl w:val="0"/>
              </w:rPr>
              <w:t xml:space="preserve">CU 06 Ventas</w:t>
            </w:r>
          </w:p>
          <w:p w:rsidR="00000000" w:rsidDel="00000000" w:rsidP="00000000" w:rsidRDefault="00000000" w:rsidRPr="00000000" w14:paraId="000022C0">
            <w:pPr>
              <w:spacing w:after="0" w:line="240" w:lineRule="auto"/>
              <w:rPr/>
            </w:pPr>
            <w:r w:rsidDel="00000000" w:rsidR="00000000" w:rsidRPr="00000000">
              <w:rPr>
                <w:rtl w:val="0"/>
              </w:rPr>
              <w:t xml:space="preserve">CU 06.2 Gestión clientes</w:t>
            </w:r>
          </w:p>
        </w:tc>
      </w:tr>
      <w:tr>
        <w:trPr>
          <w:cantSplit w:val="0"/>
          <w:tblHeader w:val="0"/>
        </w:trPr>
        <w:tc>
          <w:tcPr/>
          <w:p w:rsidR="00000000" w:rsidDel="00000000" w:rsidP="00000000" w:rsidRDefault="00000000" w:rsidRPr="00000000" w14:paraId="000022C2">
            <w:pPr>
              <w:spacing w:after="0" w:line="240" w:lineRule="auto"/>
              <w:rPr>
                <w:b w:val="1"/>
              </w:rPr>
            </w:pPr>
            <w:r w:rsidDel="00000000" w:rsidR="00000000" w:rsidRPr="00000000">
              <w:rPr>
                <w:b w:val="1"/>
                <w:rtl w:val="0"/>
              </w:rPr>
              <w:t xml:space="preserve">Pre – Condiciones</w:t>
            </w:r>
          </w:p>
        </w:tc>
        <w:tc>
          <w:tcPr>
            <w:gridSpan w:val="2"/>
          </w:tcPr>
          <w:p w:rsidR="00000000" w:rsidDel="00000000" w:rsidP="00000000" w:rsidRDefault="00000000" w:rsidRPr="00000000" w14:paraId="000022C3">
            <w:pPr>
              <w:spacing w:after="0" w:line="240" w:lineRule="auto"/>
              <w:rPr/>
            </w:pPr>
            <w:r w:rsidDel="00000000" w:rsidR="00000000" w:rsidRPr="00000000">
              <w:rPr>
                <w:rtl w:val="0"/>
              </w:rPr>
              <w:t xml:space="preserve">A el Usuario se le permitirá cambiar el estado de los clientes pero debe haber iniciado sesión con el rol de administrador o empleado.</w:t>
            </w:r>
          </w:p>
          <w:p w:rsidR="00000000" w:rsidDel="00000000" w:rsidP="00000000" w:rsidRDefault="00000000" w:rsidRPr="00000000" w14:paraId="000022C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2C6">
            <w:pPr>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22C7">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2C8">
            <w:pPr>
              <w:spacing w:after="0" w:line="240" w:lineRule="auto"/>
              <w:rPr/>
            </w:pPr>
            <w:r w:rsidDel="00000000" w:rsidR="00000000" w:rsidRPr="00000000">
              <w:rPr>
                <w:rtl w:val="0"/>
              </w:rPr>
            </w:r>
          </w:p>
          <w:p w:rsidR="00000000" w:rsidDel="00000000" w:rsidP="00000000" w:rsidRDefault="00000000" w:rsidRPr="00000000" w14:paraId="000022C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2CB">
            <w:pPr>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22CC">
            <w:pPr>
              <w:spacing w:after="0" w:line="240" w:lineRule="auto"/>
              <w:rPr/>
            </w:pPr>
            <w:r w:rsidDel="00000000" w:rsidR="00000000" w:rsidRPr="00000000">
              <w:rPr>
                <w:rtl w:val="0"/>
              </w:rPr>
              <w:t xml:space="preserve">Administrador</w:t>
            </w:r>
          </w:p>
          <w:p w:rsidR="00000000" w:rsidDel="00000000" w:rsidP="00000000" w:rsidRDefault="00000000" w:rsidRPr="00000000" w14:paraId="000022CD">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2CF">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2D0">
            <w:pPr>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22D1">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2D3">
            <w:pPr>
              <w:spacing w:after="0" w:line="240" w:lineRule="auto"/>
              <w:rPr/>
            </w:pPr>
            <w:r w:rsidDel="00000000" w:rsidR="00000000" w:rsidRPr="00000000">
              <w:rPr>
                <w:rtl w:val="0"/>
              </w:rPr>
              <w:t xml:space="preserve">1</w:t>
            </w:r>
          </w:p>
        </w:tc>
        <w:tc>
          <w:tcPr/>
          <w:p w:rsidR="00000000" w:rsidDel="00000000" w:rsidP="00000000" w:rsidRDefault="00000000" w:rsidRPr="00000000" w14:paraId="000022D4">
            <w:pPr>
              <w:spacing w:after="0" w:line="240" w:lineRule="auto"/>
              <w:rPr/>
            </w:pPr>
            <w:r w:rsidDel="00000000" w:rsidR="00000000" w:rsidRPr="00000000">
              <w:rPr>
                <w:rtl w:val="0"/>
              </w:rPr>
              <w:t xml:space="preserve">El usuario ingresa a cambiar el estado del cliente</w:t>
            </w:r>
          </w:p>
        </w:tc>
      </w:tr>
      <w:tr>
        <w:trPr>
          <w:cantSplit w:val="0"/>
          <w:tblHeader w:val="0"/>
        </w:trPr>
        <w:tc>
          <w:tcPr>
            <w:vMerge w:val="continue"/>
          </w:tcPr>
          <w:p w:rsidR="00000000" w:rsidDel="00000000" w:rsidP="00000000" w:rsidRDefault="00000000" w:rsidRPr="00000000" w14:paraId="00002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D6">
            <w:pPr>
              <w:spacing w:after="0" w:line="240" w:lineRule="auto"/>
              <w:rPr/>
            </w:pPr>
            <w:r w:rsidDel="00000000" w:rsidR="00000000" w:rsidRPr="00000000">
              <w:rPr>
                <w:rtl w:val="0"/>
              </w:rPr>
              <w:t xml:space="preserve">2</w:t>
            </w:r>
          </w:p>
        </w:tc>
        <w:tc>
          <w:tcPr/>
          <w:p w:rsidR="00000000" w:rsidDel="00000000" w:rsidP="00000000" w:rsidRDefault="00000000" w:rsidRPr="00000000" w14:paraId="000022D7">
            <w:pPr>
              <w:spacing w:after="0" w:line="240" w:lineRule="auto"/>
              <w:rPr/>
            </w:pPr>
            <w:r w:rsidDel="00000000" w:rsidR="00000000" w:rsidRPr="00000000">
              <w:rPr>
                <w:rtl w:val="0"/>
              </w:rPr>
              <w:t xml:space="preserve">El sistema  toma el id_cliente (select)</w:t>
            </w:r>
          </w:p>
        </w:tc>
      </w:tr>
      <w:tr>
        <w:trPr>
          <w:cantSplit w:val="0"/>
          <w:tblHeader w:val="0"/>
        </w:trPr>
        <w:tc>
          <w:tcPr>
            <w:vMerge w:val="continue"/>
          </w:tcPr>
          <w:p w:rsidR="00000000" w:rsidDel="00000000" w:rsidP="00000000" w:rsidRDefault="00000000" w:rsidRPr="00000000" w14:paraId="00002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D9">
            <w:pPr>
              <w:spacing w:after="0" w:line="240" w:lineRule="auto"/>
              <w:rPr/>
            </w:pPr>
            <w:r w:rsidDel="00000000" w:rsidR="00000000" w:rsidRPr="00000000">
              <w:rPr>
                <w:rtl w:val="0"/>
              </w:rPr>
              <w:t xml:space="preserve">3</w:t>
            </w:r>
          </w:p>
        </w:tc>
        <w:tc>
          <w:tcPr/>
          <w:p w:rsidR="00000000" w:rsidDel="00000000" w:rsidP="00000000" w:rsidRDefault="00000000" w:rsidRPr="00000000" w14:paraId="000022DA">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DC">
            <w:pPr>
              <w:spacing w:after="0" w:line="240" w:lineRule="auto"/>
              <w:rPr/>
            </w:pPr>
            <w:r w:rsidDel="00000000" w:rsidR="00000000" w:rsidRPr="00000000">
              <w:rPr>
                <w:rtl w:val="0"/>
              </w:rPr>
              <w:t xml:space="preserve">4</w:t>
            </w:r>
          </w:p>
        </w:tc>
        <w:tc>
          <w:tcPr/>
          <w:p w:rsidR="00000000" w:rsidDel="00000000" w:rsidP="00000000" w:rsidRDefault="00000000" w:rsidRPr="00000000" w14:paraId="000022DD">
            <w:pPr>
              <w:spacing w:after="0" w:line="240" w:lineRule="auto"/>
              <w:rPr/>
            </w:pPr>
            <w:r w:rsidDel="00000000" w:rsidR="00000000" w:rsidRPr="00000000">
              <w:rPr>
                <w:rtl w:val="0"/>
              </w:rPr>
              <w:t xml:space="preserve">El sistema despliega una alerta de confirmación.</w:t>
            </w:r>
          </w:p>
        </w:tc>
      </w:tr>
      <w:tr>
        <w:trPr>
          <w:cantSplit w:val="0"/>
          <w:tblHeader w:val="0"/>
        </w:trPr>
        <w:tc>
          <w:tcPr/>
          <w:p w:rsidR="00000000" w:rsidDel="00000000" w:rsidP="00000000" w:rsidRDefault="00000000" w:rsidRPr="00000000" w14:paraId="000022DE">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DF">
            <w:pPr>
              <w:spacing w:after="0" w:line="240" w:lineRule="auto"/>
              <w:rPr/>
            </w:pPr>
            <w:r w:rsidDel="00000000" w:rsidR="00000000" w:rsidRPr="00000000">
              <w:rPr>
                <w:rtl w:val="0"/>
              </w:rPr>
              <w:t xml:space="preserve">5</w:t>
            </w:r>
          </w:p>
        </w:tc>
        <w:tc>
          <w:tcPr/>
          <w:p w:rsidR="00000000" w:rsidDel="00000000" w:rsidP="00000000" w:rsidRDefault="00000000" w:rsidRPr="00000000" w14:paraId="000022E0">
            <w:pPr>
              <w:widowControl w:val="0"/>
              <w:spacing w:after="0" w:line="240" w:lineRule="auto"/>
              <w:jc w:val="left"/>
              <w:rPr/>
            </w:pPr>
            <w:r w:rsidDel="00000000" w:rsidR="00000000" w:rsidRPr="00000000">
              <w:rPr>
                <w:rtl w:val="0"/>
              </w:rPr>
              <w:t xml:space="preserve">El usuario diligencia la confirmación</w:t>
            </w:r>
          </w:p>
        </w:tc>
      </w:tr>
      <w:tr>
        <w:trPr>
          <w:cantSplit w:val="0"/>
          <w:tblHeader w:val="0"/>
        </w:trPr>
        <w:tc>
          <w:tcPr/>
          <w:p w:rsidR="00000000" w:rsidDel="00000000" w:rsidP="00000000" w:rsidRDefault="00000000" w:rsidRPr="00000000" w14:paraId="000022E1">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E2">
            <w:pPr>
              <w:spacing w:after="0" w:line="240" w:lineRule="auto"/>
              <w:rPr/>
            </w:pPr>
            <w:r w:rsidDel="00000000" w:rsidR="00000000" w:rsidRPr="00000000">
              <w:rPr>
                <w:rtl w:val="0"/>
              </w:rPr>
              <w:t xml:space="preserve">6</w:t>
            </w:r>
          </w:p>
        </w:tc>
        <w:tc>
          <w:tcPr/>
          <w:p w:rsidR="00000000" w:rsidDel="00000000" w:rsidP="00000000" w:rsidRDefault="00000000" w:rsidRPr="00000000" w14:paraId="000022E3">
            <w:pPr>
              <w:widowControl w:val="0"/>
              <w:spacing w:after="0" w:line="240" w:lineRule="auto"/>
              <w:jc w:val="left"/>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22E4">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E5">
            <w:pPr>
              <w:spacing w:after="0" w:line="240" w:lineRule="auto"/>
              <w:rPr/>
            </w:pPr>
            <w:r w:rsidDel="00000000" w:rsidR="00000000" w:rsidRPr="00000000">
              <w:rPr>
                <w:rtl w:val="0"/>
              </w:rPr>
              <w:t xml:space="preserve">7</w:t>
            </w:r>
          </w:p>
        </w:tc>
        <w:tc>
          <w:tcPr/>
          <w:p w:rsidR="00000000" w:rsidDel="00000000" w:rsidP="00000000" w:rsidRDefault="00000000" w:rsidRPr="00000000" w14:paraId="000022E6">
            <w:pPr>
              <w:widowControl w:val="0"/>
              <w:spacing w:after="0" w:line="240" w:lineRule="auto"/>
              <w:jc w:val="left"/>
              <w:rPr/>
            </w:pPr>
            <w:r w:rsidDel="00000000" w:rsidR="00000000" w:rsidRPr="00000000">
              <w:rPr>
                <w:rtl w:val="0"/>
              </w:rPr>
              <w:t xml:space="preserve">El sistema cambia el estado del cliente</w:t>
            </w:r>
          </w:p>
        </w:tc>
      </w:tr>
      <w:tr>
        <w:trPr>
          <w:cantSplit w:val="0"/>
          <w:tblHeader w:val="0"/>
        </w:trPr>
        <w:tc>
          <w:tcPr/>
          <w:p w:rsidR="00000000" w:rsidDel="00000000" w:rsidP="00000000" w:rsidRDefault="00000000" w:rsidRPr="00000000" w14:paraId="000022E7">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E8">
            <w:pPr>
              <w:spacing w:after="0" w:line="240" w:lineRule="auto"/>
              <w:rPr/>
            </w:pPr>
            <w:r w:rsidDel="00000000" w:rsidR="00000000" w:rsidRPr="00000000">
              <w:rPr>
                <w:rtl w:val="0"/>
              </w:rPr>
              <w:t xml:space="preserve">8</w:t>
            </w:r>
          </w:p>
        </w:tc>
        <w:tc>
          <w:tcPr/>
          <w:p w:rsidR="00000000" w:rsidDel="00000000" w:rsidP="00000000" w:rsidRDefault="00000000" w:rsidRPr="00000000" w14:paraId="000022E9">
            <w:pPr>
              <w:widowControl w:val="0"/>
              <w:spacing w:after="0" w:line="240" w:lineRule="auto"/>
              <w:jc w:val="left"/>
              <w:rPr/>
            </w:pPr>
            <w:r w:rsidDel="00000000" w:rsidR="00000000" w:rsidRPr="00000000">
              <w:rPr>
                <w:rtl w:val="0"/>
              </w:rPr>
              <w:t xml:space="preserve">El sistema despliega un mensaje de “Cambio de estado exitoso”</w:t>
            </w:r>
          </w:p>
        </w:tc>
      </w:tr>
      <w:tr>
        <w:trPr>
          <w:cantSplit w:val="0"/>
          <w:tblHeader w:val="0"/>
        </w:trPr>
        <w:tc>
          <w:tcPr/>
          <w:p w:rsidR="00000000" w:rsidDel="00000000" w:rsidP="00000000" w:rsidRDefault="00000000" w:rsidRPr="00000000" w14:paraId="000022EA">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2EB">
            <w:pPr>
              <w:spacing w:after="0" w:line="240" w:lineRule="auto"/>
              <w:rPr/>
            </w:pPr>
            <w:r w:rsidDel="00000000" w:rsidR="00000000" w:rsidRPr="00000000">
              <w:rPr>
                <w:rtl w:val="0"/>
              </w:rPr>
              <w:t xml:space="preserve">9</w:t>
            </w:r>
          </w:p>
        </w:tc>
        <w:tc>
          <w:tcPr/>
          <w:p w:rsidR="00000000" w:rsidDel="00000000" w:rsidP="00000000" w:rsidRDefault="00000000" w:rsidRPr="00000000" w14:paraId="000022EC">
            <w:pPr>
              <w:widowControl w:val="0"/>
              <w:spacing w:after="0" w:line="240" w:lineRule="auto"/>
              <w:jc w:val="left"/>
              <w:rPr/>
            </w:pPr>
            <w:r w:rsidDel="00000000" w:rsidR="00000000" w:rsidRPr="00000000">
              <w:rPr>
                <w:rtl w:val="0"/>
              </w:rPr>
              <w:t xml:space="preserve">El sistema ejecuta el cu06.3.5 en listar clientes</w:t>
            </w:r>
          </w:p>
        </w:tc>
      </w:tr>
      <w:tr>
        <w:trPr>
          <w:cantSplit w:val="0"/>
          <w:tblHeader w:val="0"/>
        </w:trPr>
        <w:tc>
          <w:tcPr/>
          <w:p w:rsidR="00000000" w:rsidDel="00000000" w:rsidP="00000000" w:rsidRDefault="00000000" w:rsidRPr="00000000" w14:paraId="000022ED">
            <w:pPr>
              <w:spacing w:after="0" w:line="240" w:lineRule="auto"/>
              <w:rPr>
                <w:b w:val="1"/>
              </w:rPr>
            </w:pPr>
            <w:r w:rsidDel="00000000" w:rsidR="00000000" w:rsidRPr="00000000">
              <w:rPr>
                <w:b w:val="1"/>
                <w:rtl w:val="0"/>
              </w:rPr>
              <w:t xml:space="preserve">Post - Condición</w:t>
            </w:r>
          </w:p>
        </w:tc>
        <w:tc>
          <w:tcPr>
            <w:gridSpan w:val="2"/>
          </w:tcPr>
          <w:p w:rsidR="00000000" w:rsidDel="00000000" w:rsidP="00000000" w:rsidRDefault="00000000" w:rsidRPr="00000000" w14:paraId="000022EE">
            <w:pPr>
              <w:spacing w:after="0" w:line="240" w:lineRule="auto"/>
              <w:rPr/>
            </w:pPr>
            <w:r w:rsidDel="00000000" w:rsidR="00000000" w:rsidRPr="00000000">
              <w:rPr>
                <w:rtl w:val="0"/>
              </w:rPr>
              <w:t xml:space="preserve">El sistema cambia el estado del cliente </w:t>
            </w:r>
          </w:p>
        </w:tc>
      </w:tr>
      <w:tr>
        <w:trPr>
          <w:cantSplit w:val="0"/>
          <w:tblHeader w:val="0"/>
        </w:trPr>
        <w:tc>
          <w:tcPr/>
          <w:p w:rsidR="00000000" w:rsidDel="00000000" w:rsidP="00000000" w:rsidRDefault="00000000" w:rsidRPr="00000000" w14:paraId="000022F0">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2F1">
            <w:pPr>
              <w:spacing w:after="0" w:line="240" w:lineRule="auto"/>
              <w:rPr/>
            </w:pPr>
            <w:r w:rsidDel="00000000" w:rsidR="00000000" w:rsidRPr="00000000">
              <w:rPr>
                <w:rtl w:val="0"/>
              </w:rPr>
              <w:t xml:space="preserve">Paso</w:t>
            </w:r>
          </w:p>
        </w:tc>
        <w:tc>
          <w:tcPr/>
          <w:p w:rsidR="00000000" w:rsidDel="00000000" w:rsidP="00000000" w:rsidRDefault="00000000" w:rsidRPr="00000000" w14:paraId="000022F2">
            <w:pPr>
              <w:spacing w:after="0" w:line="240" w:lineRule="auto"/>
              <w:rPr/>
            </w:pPr>
            <w:r w:rsidDel="00000000" w:rsidR="00000000" w:rsidRPr="00000000">
              <w:rPr>
                <w:rtl w:val="0"/>
              </w:rPr>
            </w:r>
          </w:p>
          <w:p w:rsidR="00000000" w:rsidDel="00000000" w:rsidP="00000000" w:rsidRDefault="00000000" w:rsidRPr="00000000" w14:paraId="000022F3">
            <w:pPr>
              <w:spacing w:after="0" w:line="240" w:lineRule="auto"/>
              <w:rPr/>
            </w:pPr>
            <w:r w:rsidDel="00000000" w:rsidR="00000000" w:rsidRPr="00000000">
              <w:rPr>
                <w:rtl w:val="0"/>
              </w:rPr>
            </w:r>
          </w:p>
        </w:tc>
      </w:tr>
      <w:tr>
        <w:trPr>
          <w:cantSplit w:val="0"/>
          <w:trHeight w:val="66" w:hRule="atLeast"/>
          <w:tblHeader w:val="0"/>
        </w:trPr>
        <w:tc>
          <w:tcPr>
            <w:vMerge w:val="restart"/>
          </w:tcPr>
          <w:p w:rsidR="00000000" w:rsidDel="00000000" w:rsidP="00000000" w:rsidRDefault="00000000" w:rsidRPr="00000000" w14:paraId="000022F4">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2F5">
            <w:pPr>
              <w:spacing w:after="0" w:line="240" w:lineRule="auto"/>
              <w:rPr/>
            </w:pPr>
            <w:r w:rsidDel="00000000" w:rsidR="00000000" w:rsidRPr="00000000">
              <w:rPr>
                <w:rtl w:val="0"/>
              </w:rPr>
            </w:r>
          </w:p>
        </w:tc>
        <w:tc>
          <w:tcPr/>
          <w:p w:rsidR="00000000" w:rsidDel="00000000" w:rsidP="00000000" w:rsidRDefault="00000000" w:rsidRPr="00000000" w14:paraId="000022F6">
            <w:pPr>
              <w:widowControl w:val="0"/>
              <w:spacing w:after="0" w:line="240" w:lineRule="auto"/>
              <w:jc w:val="left"/>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F9">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FC">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2FF">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301">
            <w:pPr>
              <w:spacing w:after="0" w:line="240" w:lineRule="auto"/>
              <w:rPr/>
            </w:pPr>
            <w:r w:rsidDel="00000000" w:rsidR="00000000" w:rsidRPr="00000000">
              <w:rPr>
                <w:rtl w:val="0"/>
              </w:rPr>
            </w:r>
          </w:p>
        </w:tc>
        <w:tc>
          <w:tcPr/>
          <w:p w:rsidR="00000000" w:rsidDel="00000000" w:rsidP="00000000" w:rsidRDefault="00000000" w:rsidRPr="00000000" w14:paraId="00002302">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05">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08">
            <w:pPr>
              <w:widowControl w:val="0"/>
              <w:spacing w:after="0" w:line="240" w:lineRule="auto"/>
              <w:jc w:val="left"/>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309">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30A">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30B">
            <w:pPr>
              <w:spacing w:after="0" w:line="240" w:lineRule="auto"/>
              <w:rPr>
                <w:b w:val="1"/>
              </w:rPr>
            </w:pPr>
            <w:r w:rsidDel="00000000" w:rsidR="00000000" w:rsidRPr="00000000">
              <w:rPr>
                <w:b w:val="1"/>
                <w:rtl w:val="0"/>
              </w:rPr>
              <w:t xml:space="preserve">Normatividad</w:t>
            </w:r>
          </w:p>
        </w:tc>
        <w:tc>
          <w:tcPr>
            <w:gridSpan w:val="2"/>
          </w:tcPr>
          <w:p w:rsidR="00000000" w:rsidDel="00000000" w:rsidP="00000000" w:rsidRDefault="00000000" w:rsidRPr="00000000" w14:paraId="0000230C">
            <w:pPr>
              <w:spacing w:after="0" w:line="240" w:lineRule="auto"/>
              <w:rPr/>
            </w:pPr>
            <w:r w:rsidDel="00000000" w:rsidR="00000000" w:rsidRPr="00000000">
              <w:rPr>
                <w:highlight w:val="white"/>
                <w:rtl w:val="0"/>
              </w:rPr>
              <w:t xml:space="preserve">cu 06.2.1.7  Se permitirá activar la información de los clientes frecuentes.</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30F">
            <w:pPr>
              <w:spacing w:after="0" w:line="240" w:lineRule="auto"/>
              <w:rPr>
                <w:highlight w:val="white"/>
              </w:rPr>
            </w:pPr>
            <w:r w:rsidDel="00000000" w:rsidR="00000000" w:rsidRPr="00000000">
              <w:rPr>
                <w:highlight w:val="white"/>
                <w:rtl w:val="0"/>
              </w:rPr>
              <w:t xml:space="preserve">cu 06.2.1.8 Se podra visualizar claramente la información del cliente.</w:t>
            </w:r>
          </w:p>
          <w:p w:rsidR="00000000" w:rsidDel="00000000" w:rsidP="00000000" w:rsidRDefault="00000000" w:rsidRPr="00000000" w14:paraId="00002310">
            <w:pPr>
              <w:spacing w:after="0" w:line="240" w:lineRule="auto"/>
              <w:rPr>
                <w:highlight w:val="white"/>
              </w:rPr>
            </w:pPr>
            <w:r w:rsidDel="00000000" w:rsidR="00000000" w:rsidRPr="00000000">
              <w:rPr>
                <w:rtl w:val="0"/>
              </w:rPr>
            </w:r>
          </w:p>
          <w:p w:rsidR="00000000" w:rsidDel="00000000" w:rsidP="00000000" w:rsidRDefault="00000000" w:rsidRPr="00000000" w14:paraId="00002311">
            <w:pPr>
              <w:spacing w:after="0" w:line="240" w:lineRule="auto"/>
              <w:rPr>
                <w:highlight w:val="white"/>
              </w:rPr>
            </w:pPr>
            <w:r w:rsidDel="00000000" w:rsidR="00000000" w:rsidRPr="00000000">
              <w:rPr>
                <w:rtl w:val="0"/>
              </w:rPr>
            </w:r>
          </w:p>
          <w:p w:rsidR="00000000" w:rsidDel="00000000" w:rsidP="00000000" w:rsidRDefault="00000000" w:rsidRPr="00000000" w14:paraId="00002312">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314">
            <w:pPr>
              <w:spacing w:after="0" w:line="240" w:lineRule="auto"/>
              <w:rPr>
                <w:b w:val="1"/>
              </w:rPr>
            </w:pPr>
            <w:r w:rsidDel="00000000" w:rsidR="00000000" w:rsidRPr="00000000">
              <w:rPr>
                <w:b w:val="1"/>
                <w:rtl w:val="0"/>
              </w:rPr>
              <w:t xml:space="preserve">Comentarios</w:t>
            </w:r>
          </w:p>
        </w:tc>
        <w:tc>
          <w:tcPr>
            <w:gridSpan w:val="2"/>
          </w:tcPr>
          <w:p w:rsidR="00000000" w:rsidDel="00000000" w:rsidP="00000000" w:rsidRDefault="00000000" w:rsidRPr="00000000" w14:paraId="0000231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317">
            <w:pPr>
              <w:spacing w:after="0" w:line="240" w:lineRule="auto"/>
              <w:rPr>
                <w:b w:val="1"/>
              </w:rPr>
            </w:pPr>
            <w:r w:rsidDel="00000000" w:rsidR="00000000" w:rsidRPr="00000000">
              <w:rPr>
                <w:b w:val="1"/>
                <w:rtl w:val="0"/>
              </w:rPr>
              <w:t xml:space="preserve">Responsables</w:t>
            </w:r>
          </w:p>
        </w:tc>
        <w:tc>
          <w:tcPr>
            <w:gridSpan w:val="2"/>
          </w:tcPr>
          <w:p w:rsidR="00000000" w:rsidDel="00000000" w:rsidP="00000000" w:rsidRDefault="00000000" w:rsidRPr="00000000" w14:paraId="00002318">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31A">
      <w:pPr>
        <w:rPr/>
      </w:pPr>
      <w:r w:rsidDel="00000000" w:rsidR="00000000" w:rsidRPr="00000000">
        <w:rPr>
          <w:rtl w:val="0"/>
        </w:rPr>
      </w:r>
    </w:p>
    <w:p w:rsidR="00000000" w:rsidDel="00000000" w:rsidP="00000000" w:rsidRDefault="00000000" w:rsidRPr="00000000" w14:paraId="0000231B">
      <w:pPr>
        <w:rPr/>
      </w:pPr>
      <w:r w:rsidDel="00000000" w:rsidR="00000000" w:rsidRPr="00000000">
        <w:rPr>
          <w:rtl w:val="0"/>
        </w:rPr>
      </w:r>
    </w:p>
    <w:p w:rsidR="00000000" w:rsidDel="00000000" w:rsidP="00000000" w:rsidRDefault="00000000" w:rsidRPr="00000000" w14:paraId="0000231C">
      <w:pPr>
        <w:spacing w:after="0" w:line="276" w:lineRule="auto"/>
        <w:jc w:val="left"/>
        <w:rPr/>
      </w:pPr>
      <w:r w:rsidDel="00000000" w:rsidR="00000000" w:rsidRPr="00000000">
        <w:rPr>
          <w:rtl w:val="0"/>
        </w:rPr>
        <w:t xml:space="preserve">//</w:t>
      </w:r>
    </w:p>
    <w:tbl>
      <w:tblPr>
        <w:tblStyle w:val="Table87"/>
        <w:tblW w:w="799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4920"/>
        <w:tblGridChange w:id="0">
          <w:tblGrid>
            <w:gridCol w:w="2096"/>
            <w:gridCol w:w="979"/>
            <w:gridCol w:w="4920"/>
          </w:tblGrid>
        </w:tblGridChange>
      </w:tblGrid>
      <w:tr>
        <w:trPr>
          <w:cantSplit w:val="0"/>
          <w:tblHeader w:val="0"/>
        </w:trPr>
        <w:tc>
          <w:tcPr/>
          <w:p w:rsidR="00000000" w:rsidDel="00000000" w:rsidP="00000000" w:rsidRDefault="00000000" w:rsidRPr="00000000" w14:paraId="0000231D">
            <w:pPr>
              <w:spacing w:after="0" w:line="240" w:lineRule="auto"/>
              <w:rPr>
                <w:b w:val="1"/>
                <w:color w:val="ffffff"/>
              </w:rPr>
            </w:pPr>
            <w:r w:rsidDel="00000000" w:rsidR="00000000" w:rsidRPr="00000000">
              <w:rPr>
                <w:b w:val="1"/>
                <w:color w:val="ffffff"/>
                <w:rtl w:val="0"/>
              </w:rPr>
              <w:t xml:space="preserve">CU -</w:t>
            </w:r>
          </w:p>
        </w:tc>
        <w:tc>
          <w:tcPr>
            <w:gridSpan w:val="2"/>
          </w:tcPr>
          <w:p w:rsidR="00000000" w:rsidDel="00000000" w:rsidP="00000000" w:rsidRDefault="00000000" w:rsidRPr="00000000" w14:paraId="0000231E">
            <w:pPr>
              <w:spacing w:after="0" w:line="240" w:lineRule="auto"/>
              <w:rPr>
                <w:b w:val="1"/>
                <w:color w:val="ffffff"/>
              </w:rPr>
            </w:pPr>
            <w:r w:rsidDel="00000000" w:rsidR="00000000" w:rsidRPr="00000000">
              <w:rPr>
                <w:b w:val="1"/>
                <w:i w:val="1"/>
                <w:color w:val="ffffff"/>
                <w:rtl w:val="0"/>
              </w:rPr>
              <w:t xml:space="preserve">CU.06.3.5  Listar clientes</w:t>
            </w:r>
            <w:r w:rsidDel="00000000" w:rsidR="00000000" w:rsidRPr="00000000">
              <w:rPr>
                <w:rtl w:val="0"/>
              </w:rPr>
            </w:r>
          </w:p>
        </w:tc>
      </w:tr>
      <w:tr>
        <w:trPr>
          <w:cantSplit w:val="0"/>
          <w:tblHeader w:val="0"/>
        </w:trPr>
        <w:tc>
          <w:tcPr/>
          <w:p w:rsidR="00000000" w:rsidDel="00000000" w:rsidP="00000000" w:rsidRDefault="00000000" w:rsidRPr="00000000" w14:paraId="00002320">
            <w:pPr>
              <w:spacing w:after="0" w:line="240" w:lineRule="auto"/>
              <w:rPr>
                <w:b w:val="1"/>
              </w:rPr>
            </w:pPr>
            <w:r w:rsidDel="00000000" w:rsidR="00000000" w:rsidRPr="00000000">
              <w:rPr>
                <w:b w:val="1"/>
                <w:rtl w:val="0"/>
              </w:rPr>
              <w:t xml:space="preserve">Dependencias</w:t>
            </w:r>
          </w:p>
        </w:tc>
        <w:tc>
          <w:tcPr>
            <w:gridSpan w:val="2"/>
          </w:tcPr>
          <w:p w:rsidR="00000000" w:rsidDel="00000000" w:rsidP="00000000" w:rsidRDefault="00000000" w:rsidRPr="00000000" w14:paraId="00002321">
            <w:pPr>
              <w:spacing w:after="0" w:line="240" w:lineRule="auto"/>
              <w:rPr/>
            </w:pPr>
            <w:r w:rsidDel="00000000" w:rsidR="00000000" w:rsidRPr="00000000">
              <w:rPr>
                <w:rtl w:val="0"/>
              </w:rPr>
              <w:t xml:space="preserve">CU 06 Ventas</w:t>
            </w:r>
          </w:p>
          <w:p w:rsidR="00000000" w:rsidDel="00000000" w:rsidP="00000000" w:rsidRDefault="00000000" w:rsidRPr="00000000" w14:paraId="00002322">
            <w:pPr>
              <w:spacing w:after="0" w:line="240" w:lineRule="auto"/>
              <w:rPr/>
            </w:pPr>
            <w:r w:rsidDel="00000000" w:rsidR="00000000" w:rsidRPr="00000000">
              <w:rPr>
                <w:rtl w:val="0"/>
              </w:rPr>
              <w:t xml:space="preserve">CU 06.2 Gestión clientes</w:t>
            </w:r>
          </w:p>
        </w:tc>
      </w:tr>
      <w:tr>
        <w:trPr>
          <w:cantSplit w:val="0"/>
          <w:tblHeader w:val="0"/>
        </w:trPr>
        <w:tc>
          <w:tcPr/>
          <w:p w:rsidR="00000000" w:rsidDel="00000000" w:rsidP="00000000" w:rsidRDefault="00000000" w:rsidRPr="00000000" w14:paraId="00002324">
            <w:pPr>
              <w:spacing w:after="0" w:line="240" w:lineRule="auto"/>
              <w:rPr>
                <w:b w:val="1"/>
              </w:rPr>
            </w:pPr>
            <w:r w:rsidDel="00000000" w:rsidR="00000000" w:rsidRPr="00000000">
              <w:rPr>
                <w:b w:val="1"/>
                <w:rtl w:val="0"/>
              </w:rPr>
              <w:t xml:space="preserve">Pre – Condiciones</w:t>
            </w:r>
          </w:p>
        </w:tc>
        <w:tc>
          <w:tcPr>
            <w:gridSpan w:val="2"/>
          </w:tcPr>
          <w:p w:rsidR="00000000" w:rsidDel="00000000" w:rsidP="00000000" w:rsidRDefault="00000000" w:rsidRPr="00000000" w14:paraId="00002325">
            <w:pPr>
              <w:spacing w:after="0" w:line="240" w:lineRule="auto"/>
              <w:rPr/>
            </w:pPr>
            <w:r w:rsidDel="00000000" w:rsidR="00000000" w:rsidRPr="00000000">
              <w:rPr>
                <w:rtl w:val="0"/>
              </w:rPr>
              <w:t xml:space="preserve">A el Usuario se le permitirá visualizar la información de los clientes en una lista pero debe haber iniciado sesión con el rol de administrador o empleado.</w:t>
            </w:r>
          </w:p>
          <w:p w:rsidR="00000000" w:rsidDel="00000000" w:rsidP="00000000" w:rsidRDefault="00000000" w:rsidRPr="00000000" w14:paraId="0000232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328">
            <w:pPr>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2329">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32A">
            <w:pPr>
              <w:spacing w:after="0" w:line="240" w:lineRule="auto"/>
              <w:rPr/>
            </w:pPr>
            <w:r w:rsidDel="00000000" w:rsidR="00000000" w:rsidRPr="00000000">
              <w:rPr>
                <w:rtl w:val="0"/>
              </w:rPr>
            </w:r>
          </w:p>
          <w:p w:rsidR="00000000" w:rsidDel="00000000" w:rsidP="00000000" w:rsidRDefault="00000000" w:rsidRPr="00000000" w14:paraId="0000232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32D">
            <w:pPr>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232E">
            <w:pPr>
              <w:spacing w:after="0" w:line="240" w:lineRule="auto"/>
              <w:rPr/>
            </w:pPr>
            <w:r w:rsidDel="00000000" w:rsidR="00000000" w:rsidRPr="00000000">
              <w:rPr>
                <w:rtl w:val="0"/>
              </w:rPr>
              <w:t xml:space="preserve">Administrador</w:t>
            </w:r>
          </w:p>
          <w:p w:rsidR="00000000" w:rsidDel="00000000" w:rsidP="00000000" w:rsidRDefault="00000000" w:rsidRPr="00000000" w14:paraId="0000232F">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331">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332">
            <w:pPr>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2333">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335">
            <w:pPr>
              <w:spacing w:after="0" w:line="240" w:lineRule="auto"/>
              <w:rPr/>
            </w:pPr>
            <w:r w:rsidDel="00000000" w:rsidR="00000000" w:rsidRPr="00000000">
              <w:rPr>
                <w:rtl w:val="0"/>
              </w:rPr>
              <w:t xml:space="preserve">1</w:t>
            </w:r>
          </w:p>
        </w:tc>
        <w:tc>
          <w:tcPr/>
          <w:p w:rsidR="00000000" w:rsidDel="00000000" w:rsidP="00000000" w:rsidRDefault="00000000" w:rsidRPr="00000000" w14:paraId="00002336">
            <w:pPr>
              <w:spacing w:after="0" w:line="240" w:lineRule="auto"/>
              <w:rPr/>
            </w:pPr>
            <w:r w:rsidDel="00000000" w:rsidR="00000000" w:rsidRPr="00000000">
              <w:rPr>
                <w:rtl w:val="0"/>
              </w:rPr>
              <w:t xml:space="preserve">El usuario ingresa a el modulo de clientes</w:t>
            </w:r>
          </w:p>
        </w:tc>
      </w:tr>
      <w:tr>
        <w:trPr>
          <w:cantSplit w:val="0"/>
          <w:tblHeader w:val="0"/>
        </w:trPr>
        <w:tc>
          <w:tcPr>
            <w:vMerge w:val="continue"/>
          </w:tcPr>
          <w:p w:rsidR="00000000" w:rsidDel="00000000" w:rsidP="00000000" w:rsidRDefault="00000000" w:rsidRPr="00000000" w14:paraId="00002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38">
            <w:pPr>
              <w:spacing w:after="0" w:line="240" w:lineRule="auto"/>
              <w:rPr/>
            </w:pPr>
            <w:r w:rsidDel="00000000" w:rsidR="00000000" w:rsidRPr="00000000">
              <w:rPr>
                <w:rtl w:val="0"/>
              </w:rPr>
              <w:t xml:space="preserve">2</w:t>
            </w:r>
          </w:p>
        </w:tc>
        <w:tc>
          <w:tcPr/>
          <w:p w:rsidR="00000000" w:rsidDel="00000000" w:rsidP="00000000" w:rsidRDefault="00000000" w:rsidRPr="00000000" w14:paraId="00002339">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3B">
            <w:pPr>
              <w:spacing w:after="0" w:line="240" w:lineRule="auto"/>
              <w:rPr/>
            </w:pPr>
            <w:r w:rsidDel="00000000" w:rsidR="00000000" w:rsidRPr="00000000">
              <w:rPr>
                <w:rtl w:val="0"/>
              </w:rPr>
              <w:t xml:space="preserve">3</w:t>
            </w:r>
          </w:p>
        </w:tc>
        <w:tc>
          <w:tcPr/>
          <w:p w:rsidR="00000000" w:rsidDel="00000000" w:rsidP="00000000" w:rsidRDefault="00000000" w:rsidRPr="00000000" w14:paraId="0000233C">
            <w:pPr>
              <w:spacing w:after="0" w:line="240" w:lineRule="auto"/>
              <w:rPr/>
            </w:pPr>
            <w:r w:rsidDel="00000000" w:rsidR="00000000" w:rsidRPr="00000000">
              <w:rPr>
                <w:rtl w:val="0"/>
              </w:rPr>
              <w:t xml:space="preserve">El sistema genera el objeto de la lista de clientes</w:t>
            </w:r>
          </w:p>
        </w:tc>
      </w:tr>
      <w:tr>
        <w:trPr>
          <w:cantSplit w:val="0"/>
          <w:tblHeader w:val="0"/>
        </w:trPr>
        <w:tc>
          <w:tcPr>
            <w:vMerge w:val="continue"/>
          </w:tcPr>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3E">
            <w:pPr>
              <w:spacing w:after="0" w:line="240" w:lineRule="auto"/>
              <w:rPr/>
            </w:pPr>
            <w:r w:rsidDel="00000000" w:rsidR="00000000" w:rsidRPr="00000000">
              <w:rPr>
                <w:rtl w:val="0"/>
              </w:rPr>
              <w:t xml:space="preserve">4</w:t>
            </w:r>
          </w:p>
        </w:tc>
        <w:tc>
          <w:tcPr/>
          <w:p w:rsidR="00000000" w:rsidDel="00000000" w:rsidP="00000000" w:rsidRDefault="00000000" w:rsidRPr="00000000" w14:paraId="0000233F">
            <w:pPr>
              <w:spacing w:after="0" w:line="240" w:lineRule="auto"/>
              <w:rPr/>
            </w:pPr>
            <w:r w:rsidDel="00000000" w:rsidR="00000000" w:rsidRPr="00000000">
              <w:rPr>
                <w:rtl w:val="0"/>
              </w:rPr>
              <w:t xml:space="preserve">El sistema  despliega la lista de clientes</w:t>
            </w:r>
          </w:p>
          <w:p w:rsidR="00000000" w:rsidDel="00000000" w:rsidP="00000000" w:rsidRDefault="00000000" w:rsidRPr="00000000" w14:paraId="00002340">
            <w:pPr>
              <w:spacing w:after="0" w:line="240" w:lineRule="auto"/>
              <w:rPr/>
            </w:pPr>
            <w:r w:rsidDel="00000000" w:rsidR="00000000" w:rsidRPr="00000000">
              <w:rPr>
                <w:rtl w:val="0"/>
              </w:rPr>
              <w:t xml:space="preserve">cu 06.3.3 Actualizar clientes</w:t>
            </w:r>
          </w:p>
          <w:p w:rsidR="00000000" w:rsidDel="00000000" w:rsidP="00000000" w:rsidRDefault="00000000" w:rsidRPr="00000000" w14:paraId="00002341">
            <w:pPr>
              <w:spacing w:after="0" w:line="240" w:lineRule="auto"/>
              <w:rPr/>
            </w:pPr>
            <w:r w:rsidDel="00000000" w:rsidR="00000000" w:rsidRPr="00000000">
              <w:rPr>
                <w:rtl w:val="0"/>
              </w:rPr>
              <w:t xml:space="preserve">cu 06.3.4 Cambiar estado</w:t>
            </w:r>
          </w:p>
          <w:p w:rsidR="00000000" w:rsidDel="00000000" w:rsidP="00000000" w:rsidRDefault="00000000" w:rsidRPr="00000000" w14:paraId="0000234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343">
            <w:pPr>
              <w:spacing w:after="0" w:line="240" w:lineRule="auto"/>
              <w:rPr>
                <w:b w:val="1"/>
              </w:rPr>
            </w:pPr>
            <w:r w:rsidDel="00000000" w:rsidR="00000000" w:rsidRPr="00000000">
              <w:rPr>
                <w:b w:val="1"/>
                <w:rtl w:val="0"/>
              </w:rPr>
              <w:t xml:space="preserve">Post - Condición</w:t>
            </w:r>
          </w:p>
        </w:tc>
        <w:tc>
          <w:tcPr>
            <w:gridSpan w:val="2"/>
          </w:tcPr>
          <w:p w:rsidR="00000000" w:rsidDel="00000000" w:rsidP="00000000" w:rsidRDefault="00000000" w:rsidRPr="00000000" w14:paraId="00002344">
            <w:pPr>
              <w:spacing w:after="0" w:line="240" w:lineRule="auto"/>
              <w:rPr/>
            </w:pPr>
            <w:r w:rsidDel="00000000" w:rsidR="00000000" w:rsidRPr="00000000">
              <w:rPr>
                <w:rtl w:val="0"/>
              </w:rPr>
              <w:t xml:space="preserve">El sistema actualiza el cliente.</w:t>
            </w:r>
          </w:p>
        </w:tc>
      </w:tr>
      <w:tr>
        <w:trPr>
          <w:cantSplit w:val="0"/>
          <w:tblHeader w:val="0"/>
        </w:trPr>
        <w:tc>
          <w:tcPr/>
          <w:p w:rsidR="00000000" w:rsidDel="00000000" w:rsidP="00000000" w:rsidRDefault="00000000" w:rsidRPr="00000000" w14:paraId="00002346">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347">
            <w:pPr>
              <w:spacing w:after="0" w:line="240" w:lineRule="auto"/>
              <w:rPr/>
            </w:pPr>
            <w:r w:rsidDel="00000000" w:rsidR="00000000" w:rsidRPr="00000000">
              <w:rPr>
                <w:rtl w:val="0"/>
              </w:rPr>
              <w:t xml:space="preserve">Paso</w:t>
            </w:r>
          </w:p>
        </w:tc>
        <w:tc>
          <w:tcPr/>
          <w:p w:rsidR="00000000" w:rsidDel="00000000" w:rsidP="00000000" w:rsidRDefault="00000000" w:rsidRPr="00000000" w14:paraId="00002348">
            <w:pPr>
              <w:spacing w:after="0" w:line="240" w:lineRule="auto"/>
              <w:rPr/>
            </w:pPr>
            <w:r w:rsidDel="00000000" w:rsidR="00000000" w:rsidRPr="00000000">
              <w:rPr>
                <w:rtl w:val="0"/>
              </w:rPr>
            </w:r>
          </w:p>
        </w:tc>
      </w:tr>
      <w:tr>
        <w:trPr>
          <w:cantSplit w:val="0"/>
          <w:trHeight w:val="66" w:hRule="atLeast"/>
          <w:tblHeader w:val="0"/>
        </w:trPr>
        <w:tc>
          <w:tcPr>
            <w:vMerge w:val="restart"/>
          </w:tcPr>
          <w:p w:rsidR="00000000" w:rsidDel="00000000" w:rsidP="00000000" w:rsidRDefault="00000000" w:rsidRPr="00000000" w14:paraId="00002349">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34A">
            <w:pPr>
              <w:spacing w:after="0" w:line="240" w:lineRule="auto"/>
              <w:rPr/>
            </w:pPr>
            <w:r w:rsidDel="00000000" w:rsidR="00000000" w:rsidRPr="00000000">
              <w:rPr>
                <w:rtl w:val="0"/>
              </w:rPr>
            </w:r>
          </w:p>
        </w:tc>
        <w:tc>
          <w:tcPr/>
          <w:p w:rsidR="00000000" w:rsidDel="00000000" w:rsidP="00000000" w:rsidRDefault="00000000" w:rsidRPr="00000000" w14:paraId="0000234B">
            <w:pPr>
              <w:widowControl w:val="0"/>
              <w:spacing w:after="0" w:line="240" w:lineRule="auto"/>
              <w:jc w:val="left"/>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4E">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51">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54">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356">
            <w:pPr>
              <w:spacing w:after="0" w:line="240" w:lineRule="auto"/>
              <w:rPr/>
            </w:pPr>
            <w:r w:rsidDel="00000000" w:rsidR="00000000" w:rsidRPr="00000000">
              <w:rPr>
                <w:rtl w:val="0"/>
              </w:rPr>
            </w:r>
          </w:p>
        </w:tc>
        <w:tc>
          <w:tcPr/>
          <w:p w:rsidR="00000000" w:rsidDel="00000000" w:rsidP="00000000" w:rsidRDefault="00000000" w:rsidRPr="00000000" w14:paraId="00002357">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5A">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5D">
            <w:pPr>
              <w:widowControl w:val="0"/>
              <w:spacing w:after="0" w:line="240" w:lineRule="auto"/>
              <w:jc w:val="left"/>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35E">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35F">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360">
            <w:pPr>
              <w:spacing w:after="0" w:line="240" w:lineRule="auto"/>
              <w:rPr>
                <w:b w:val="1"/>
              </w:rPr>
            </w:pPr>
            <w:r w:rsidDel="00000000" w:rsidR="00000000" w:rsidRPr="00000000">
              <w:rPr>
                <w:b w:val="1"/>
                <w:rtl w:val="0"/>
              </w:rPr>
              <w:t xml:space="preserve">Normatividad</w:t>
            </w:r>
          </w:p>
        </w:tc>
        <w:tc>
          <w:tcPr>
            <w:gridSpan w:val="2"/>
          </w:tcPr>
          <w:p w:rsidR="00000000" w:rsidDel="00000000" w:rsidP="00000000" w:rsidRDefault="00000000" w:rsidRPr="00000000" w14:paraId="00002361">
            <w:pPr>
              <w:spacing w:after="0" w:line="240" w:lineRule="auto"/>
              <w:rPr/>
            </w:pPr>
            <w:r w:rsidDel="00000000" w:rsidR="00000000" w:rsidRPr="00000000">
              <w:rPr>
                <w:highlight w:val="white"/>
                <w:rtl w:val="0"/>
              </w:rPr>
              <w:t xml:space="preserve">cu 06.2.1.9 Se mostrara el registro de las citas</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364">
            <w:pPr>
              <w:spacing w:after="0" w:line="240" w:lineRule="auto"/>
              <w:rPr>
                <w:highlight w:val="white"/>
              </w:rPr>
            </w:pPr>
            <w:r w:rsidDel="00000000" w:rsidR="00000000" w:rsidRPr="00000000">
              <w:rPr>
                <w:highlight w:val="white"/>
                <w:rtl w:val="0"/>
              </w:rPr>
              <w:t xml:space="preserve">cu 06.2.1.10 Las citas que tengan un campo sin registrar no se mostrarán</w:t>
            </w:r>
          </w:p>
          <w:p w:rsidR="00000000" w:rsidDel="00000000" w:rsidP="00000000" w:rsidRDefault="00000000" w:rsidRPr="00000000" w14:paraId="00002365">
            <w:pPr>
              <w:spacing w:after="0" w:line="240" w:lineRule="auto"/>
              <w:rPr>
                <w:highlight w:val="white"/>
              </w:rPr>
            </w:pPr>
            <w:r w:rsidDel="00000000" w:rsidR="00000000" w:rsidRPr="00000000">
              <w:rPr>
                <w:highlight w:val="white"/>
                <w:rtl w:val="0"/>
              </w:rPr>
              <w:t xml:space="preserve">cu 06.2.1.13 Se podra añadir a los clientes.</w:t>
            </w:r>
          </w:p>
          <w:p w:rsidR="00000000" w:rsidDel="00000000" w:rsidP="00000000" w:rsidRDefault="00000000" w:rsidRPr="00000000" w14:paraId="00002366">
            <w:pPr>
              <w:spacing w:after="0" w:line="240" w:lineRule="auto"/>
              <w:rPr>
                <w:highlight w:val="white"/>
              </w:rPr>
            </w:pPr>
            <w:r w:rsidDel="00000000" w:rsidR="00000000" w:rsidRPr="00000000">
              <w:rPr>
                <w:rtl w:val="0"/>
              </w:rPr>
            </w:r>
          </w:p>
          <w:p w:rsidR="00000000" w:rsidDel="00000000" w:rsidP="00000000" w:rsidRDefault="00000000" w:rsidRPr="00000000" w14:paraId="00002367">
            <w:pPr>
              <w:spacing w:after="0" w:line="240" w:lineRule="auto"/>
              <w:rPr>
                <w:highlight w:val="white"/>
              </w:rPr>
            </w:pPr>
            <w:r w:rsidDel="00000000" w:rsidR="00000000" w:rsidRPr="00000000">
              <w:rPr>
                <w:rtl w:val="0"/>
              </w:rPr>
            </w:r>
          </w:p>
          <w:p w:rsidR="00000000" w:rsidDel="00000000" w:rsidP="00000000" w:rsidRDefault="00000000" w:rsidRPr="00000000" w14:paraId="00002368">
            <w:pPr>
              <w:spacing w:after="0" w:line="240" w:lineRule="auto"/>
              <w:rPr>
                <w:highlight w:val="white"/>
              </w:rPr>
            </w:pPr>
            <w:r w:rsidDel="00000000" w:rsidR="00000000" w:rsidRPr="00000000">
              <w:rPr>
                <w:rtl w:val="0"/>
              </w:rPr>
            </w:r>
          </w:p>
          <w:p w:rsidR="00000000" w:rsidDel="00000000" w:rsidP="00000000" w:rsidRDefault="00000000" w:rsidRPr="00000000" w14:paraId="00002369">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36B">
            <w:pPr>
              <w:spacing w:after="0" w:line="240" w:lineRule="auto"/>
              <w:rPr>
                <w:b w:val="1"/>
              </w:rPr>
            </w:pPr>
            <w:r w:rsidDel="00000000" w:rsidR="00000000" w:rsidRPr="00000000">
              <w:rPr>
                <w:b w:val="1"/>
                <w:rtl w:val="0"/>
              </w:rPr>
              <w:t xml:space="preserve">Comentarios</w:t>
            </w:r>
          </w:p>
        </w:tc>
        <w:tc>
          <w:tcPr>
            <w:gridSpan w:val="2"/>
          </w:tcPr>
          <w:p w:rsidR="00000000" w:rsidDel="00000000" w:rsidP="00000000" w:rsidRDefault="00000000" w:rsidRPr="00000000" w14:paraId="0000236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36E">
            <w:pPr>
              <w:spacing w:after="0" w:line="240" w:lineRule="auto"/>
              <w:rPr>
                <w:b w:val="1"/>
              </w:rPr>
            </w:pPr>
            <w:r w:rsidDel="00000000" w:rsidR="00000000" w:rsidRPr="00000000">
              <w:rPr>
                <w:b w:val="1"/>
                <w:rtl w:val="0"/>
              </w:rPr>
              <w:t xml:space="preserve">Responsables</w:t>
            </w:r>
          </w:p>
        </w:tc>
        <w:tc>
          <w:tcPr>
            <w:gridSpan w:val="2"/>
          </w:tcPr>
          <w:p w:rsidR="00000000" w:rsidDel="00000000" w:rsidP="00000000" w:rsidRDefault="00000000" w:rsidRPr="00000000" w14:paraId="0000236F">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371">
      <w:pPr>
        <w:rPr/>
      </w:pPr>
      <w:r w:rsidDel="00000000" w:rsidR="00000000" w:rsidRPr="00000000">
        <w:rPr>
          <w:rtl w:val="0"/>
        </w:rPr>
      </w:r>
    </w:p>
    <w:p w:rsidR="00000000" w:rsidDel="00000000" w:rsidP="00000000" w:rsidRDefault="00000000" w:rsidRPr="00000000" w14:paraId="00002372">
      <w:pPr>
        <w:rPr/>
      </w:pPr>
      <w:r w:rsidDel="00000000" w:rsidR="00000000" w:rsidRPr="00000000">
        <w:rPr>
          <w:rtl w:val="0"/>
        </w:rPr>
        <w:t xml:space="preserve">//Gestion ventas</w:t>
      </w:r>
    </w:p>
    <w:p w:rsidR="00000000" w:rsidDel="00000000" w:rsidP="00000000" w:rsidRDefault="00000000" w:rsidRPr="00000000" w14:paraId="00002373">
      <w:pPr>
        <w:rPr/>
      </w:pPr>
      <w:r w:rsidDel="00000000" w:rsidR="00000000" w:rsidRPr="00000000">
        <w:rPr>
          <w:rtl w:val="0"/>
        </w:rPr>
      </w:r>
    </w:p>
    <w:tbl>
      <w:tblPr>
        <w:tblStyle w:val="Table8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374">
            <w:pPr>
              <w:rPr>
                <w:b w:val="1"/>
                <w:color w:val="ffffff"/>
              </w:rPr>
            </w:pPr>
            <w:r w:rsidDel="00000000" w:rsidR="00000000" w:rsidRPr="00000000">
              <w:rPr>
                <w:b w:val="1"/>
                <w:color w:val="ffffff"/>
                <w:rtl w:val="0"/>
              </w:rPr>
              <w:t xml:space="preserve">Escenario</w:t>
            </w:r>
          </w:p>
        </w:tc>
        <w:tc>
          <w:tcPr/>
          <w:p w:rsidR="00000000" w:rsidDel="00000000" w:rsidP="00000000" w:rsidRDefault="00000000" w:rsidRPr="00000000" w14:paraId="00002375">
            <w:pPr>
              <w:rPr>
                <w:b w:val="1"/>
                <w:color w:val="ffffff"/>
              </w:rPr>
            </w:pPr>
            <w:r w:rsidDel="00000000" w:rsidR="00000000" w:rsidRPr="00000000">
              <w:rPr>
                <w:b w:val="1"/>
                <w:color w:val="ffffff"/>
                <w:rtl w:val="0"/>
              </w:rPr>
              <w:t xml:space="preserve">CU06  Ventas</w:t>
            </w:r>
          </w:p>
          <w:p w:rsidR="00000000" w:rsidDel="00000000" w:rsidP="00000000" w:rsidRDefault="00000000" w:rsidRPr="00000000" w14:paraId="00002376">
            <w:pPr>
              <w:rPr>
                <w:b w:val="1"/>
                <w:color w:val="ffffff"/>
              </w:rPr>
            </w:pPr>
            <w:r w:rsidDel="00000000" w:rsidR="00000000" w:rsidRPr="00000000">
              <w:rPr>
                <w:b w:val="1"/>
                <w:color w:val="ffffff"/>
                <w:rtl w:val="0"/>
              </w:rPr>
              <w:t xml:space="preserve">CU06.4 Gestión ventas</w:t>
            </w:r>
          </w:p>
        </w:tc>
        <w:tc>
          <w:tcPr/>
          <w:p w:rsidR="00000000" w:rsidDel="00000000" w:rsidP="00000000" w:rsidRDefault="00000000" w:rsidRPr="00000000" w14:paraId="00002377">
            <w:pPr>
              <w:rPr>
                <w:b w:val="1"/>
                <w:color w:val="ffffff"/>
              </w:rPr>
            </w:pPr>
            <w:r w:rsidDel="00000000" w:rsidR="00000000" w:rsidRPr="00000000">
              <w:rPr>
                <w:rtl w:val="0"/>
              </w:rPr>
            </w:r>
          </w:p>
        </w:tc>
      </w:tr>
    </w:tbl>
    <w:p w:rsidR="00000000" w:rsidDel="00000000" w:rsidP="00000000" w:rsidRDefault="00000000" w:rsidRPr="00000000" w14:paraId="00002378">
      <w:pPr>
        <w:rPr/>
      </w:pPr>
      <w:r w:rsidDel="00000000" w:rsidR="00000000" w:rsidRPr="00000000">
        <w:rPr>
          <w:rtl w:val="0"/>
        </w:rPr>
      </w:r>
    </w:p>
    <w:tbl>
      <w:tblPr>
        <w:tblStyle w:val="Table8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2379">
            <w:pPr>
              <w:spacing w:after="0" w:line="240" w:lineRule="auto"/>
              <w:rPr>
                <w:b w:val="1"/>
                <w:color w:val="ffffff"/>
              </w:rPr>
            </w:pPr>
            <w:r w:rsidDel="00000000" w:rsidR="00000000" w:rsidRPr="00000000">
              <w:rPr>
                <w:b w:val="1"/>
                <w:color w:val="ffffff"/>
                <w:rtl w:val="0"/>
              </w:rPr>
              <w:t xml:space="preserve">CU -</w:t>
            </w:r>
          </w:p>
        </w:tc>
        <w:tc>
          <w:tcPr>
            <w:gridSpan w:val="3"/>
          </w:tcPr>
          <w:p w:rsidR="00000000" w:rsidDel="00000000" w:rsidP="00000000" w:rsidRDefault="00000000" w:rsidRPr="00000000" w14:paraId="0000237A">
            <w:pPr>
              <w:spacing w:after="0" w:line="240" w:lineRule="auto"/>
              <w:rPr>
                <w:b w:val="1"/>
                <w:color w:val="ffffff"/>
              </w:rPr>
            </w:pPr>
            <w:r w:rsidDel="00000000" w:rsidR="00000000" w:rsidRPr="00000000">
              <w:rPr>
                <w:b w:val="1"/>
                <w:i w:val="1"/>
                <w:color w:val="ffffff"/>
                <w:rtl w:val="0"/>
              </w:rPr>
              <w:t xml:space="preserve">CU.06.4.1  Registrar ventas</w:t>
            </w:r>
            <w:r w:rsidDel="00000000" w:rsidR="00000000" w:rsidRPr="00000000">
              <w:rPr>
                <w:rtl w:val="0"/>
              </w:rPr>
            </w:r>
          </w:p>
        </w:tc>
      </w:tr>
      <w:tr>
        <w:trPr>
          <w:cantSplit w:val="0"/>
          <w:tblHeader w:val="0"/>
        </w:trPr>
        <w:tc>
          <w:tcPr/>
          <w:p w:rsidR="00000000" w:rsidDel="00000000" w:rsidP="00000000" w:rsidRDefault="00000000" w:rsidRPr="00000000" w14:paraId="0000237D">
            <w:pPr>
              <w:spacing w:after="0" w:line="240" w:lineRule="auto"/>
              <w:rPr>
                <w:b w:val="1"/>
              </w:rPr>
            </w:pPr>
            <w:r w:rsidDel="00000000" w:rsidR="00000000" w:rsidRPr="00000000">
              <w:rPr>
                <w:b w:val="1"/>
                <w:rtl w:val="0"/>
              </w:rPr>
              <w:t xml:space="preserve">Dependencias</w:t>
            </w:r>
          </w:p>
        </w:tc>
        <w:tc>
          <w:tcPr>
            <w:gridSpan w:val="3"/>
          </w:tcPr>
          <w:p w:rsidR="00000000" w:rsidDel="00000000" w:rsidP="00000000" w:rsidRDefault="00000000" w:rsidRPr="00000000" w14:paraId="0000237E">
            <w:pPr>
              <w:spacing w:after="0" w:line="240" w:lineRule="auto"/>
              <w:rPr/>
            </w:pPr>
            <w:r w:rsidDel="00000000" w:rsidR="00000000" w:rsidRPr="00000000">
              <w:rPr>
                <w:rtl w:val="0"/>
              </w:rPr>
              <w:t xml:space="preserve">CU 06 Ventas</w:t>
            </w:r>
          </w:p>
          <w:p w:rsidR="00000000" w:rsidDel="00000000" w:rsidP="00000000" w:rsidRDefault="00000000" w:rsidRPr="00000000" w14:paraId="0000237F">
            <w:pPr>
              <w:spacing w:after="0" w:line="240" w:lineRule="auto"/>
              <w:rPr/>
            </w:pPr>
            <w:r w:rsidDel="00000000" w:rsidR="00000000" w:rsidRPr="00000000">
              <w:rPr>
                <w:rtl w:val="0"/>
              </w:rPr>
              <w:t xml:space="preserve">CU 06.2 Gestión ventas</w:t>
            </w:r>
          </w:p>
        </w:tc>
      </w:tr>
      <w:tr>
        <w:trPr>
          <w:cantSplit w:val="0"/>
          <w:tblHeader w:val="0"/>
        </w:trPr>
        <w:tc>
          <w:tcPr/>
          <w:p w:rsidR="00000000" w:rsidDel="00000000" w:rsidP="00000000" w:rsidRDefault="00000000" w:rsidRPr="00000000" w14:paraId="00002382">
            <w:pPr>
              <w:spacing w:after="0" w:line="240" w:lineRule="auto"/>
              <w:rPr>
                <w:b w:val="1"/>
              </w:rPr>
            </w:pPr>
            <w:r w:rsidDel="00000000" w:rsidR="00000000" w:rsidRPr="00000000">
              <w:rPr>
                <w:b w:val="1"/>
                <w:rtl w:val="0"/>
              </w:rPr>
              <w:t xml:space="preserve">Pre – Condiciones</w:t>
            </w:r>
          </w:p>
        </w:tc>
        <w:tc>
          <w:tcPr>
            <w:gridSpan w:val="3"/>
          </w:tcPr>
          <w:p w:rsidR="00000000" w:rsidDel="00000000" w:rsidP="00000000" w:rsidRDefault="00000000" w:rsidRPr="00000000" w14:paraId="00002383">
            <w:pPr>
              <w:spacing w:after="0" w:line="240" w:lineRule="auto"/>
              <w:rPr/>
            </w:pPr>
            <w:r w:rsidDel="00000000" w:rsidR="00000000" w:rsidRPr="00000000">
              <w:rPr>
                <w:rtl w:val="0"/>
              </w:rPr>
              <w:t xml:space="preserve">A el Usuario se le registrará las ventas pero debe haber iniciado sesión con el rol de administrador o empleado</w:t>
            </w:r>
          </w:p>
          <w:p w:rsidR="00000000" w:rsidDel="00000000" w:rsidP="00000000" w:rsidRDefault="00000000" w:rsidRPr="00000000" w14:paraId="0000238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387">
            <w:pPr>
              <w:spacing w:after="0" w:line="240" w:lineRule="auto"/>
              <w:rPr>
                <w:b w:val="1"/>
              </w:rPr>
            </w:pPr>
            <w:r w:rsidDel="00000000" w:rsidR="00000000" w:rsidRPr="00000000">
              <w:rPr>
                <w:b w:val="1"/>
                <w:rtl w:val="0"/>
              </w:rPr>
              <w:t xml:space="preserve">Descripción</w:t>
            </w:r>
          </w:p>
        </w:tc>
        <w:tc>
          <w:tcPr>
            <w:gridSpan w:val="3"/>
          </w:tcPr>
          <w:p w:rsidR="00000000" w:rsidDel="00000000" w:rsidP="00000000" w:rsidRDefault="00000000" w:rsidRPr="00000000" w14:paraId="00002388">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389">
            <w:pPr>
              <w:spacing w:after="0" w:line="240" w:lineRule="auto"/>
              <w:rPr/>
            </w:pPr>
            <w:r w:rsidDel="00000000" w:rsidR="00000000" w:rsidRPr="00000000">
              <w:rPr>
                <w:rtl w:val="0"/>
              </w:rPr>
            </w:r>
          </w:p>
          <w:p w:rsidR="00000000" w:rsidDel="00000000" w:rsidP="00000000" w:rsidRDefault="00000000" w:rsidRPr="00000000" w14:paraId="0000238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38D">
            <w:pPr>
              <w:spacing w:after="0" w:line="240" w:lineRule="auto"/>
              <w:rPr>
                <w:b w:val="1"/>
              </w:rPr>
            </w:pPr>
            <w:r w:rsidDel="00000000" w:rsidR="00000000" w:rsidRPr="00000000">
              <w:rPr>
                <w:b w:val="1"/>
                <w:rtl w:val="0"/>
              </w:rPr>
              <w:t xml:space="preserve">Actores</w:t>
            </w:r>
          </w:p>
        </w:tc>
        <w:tc>
          <w:tcPr>
            <w:gridSpan w:val="3"/>
          </w:tcPr>
          <w:p w:rsidR="00000000" w:rsidDel="00000000" w:rsidP="00000000" w:rsidRDefault="00000000" w:rsidRPr="00000000" w14:paraId="0000238E">
            <w:pPr>
              <w:spacing w:after="0" w:line="240" w:lineRule="auto"/>
              <w:rPr/>
            </w:pPr>
            <w:r w:rsidDel="00000000" w:rsidR="00000000" w:rsidRPr="00000000">
              <w:rPr>
                <w:rtl w:val="0"/>
              </w:rPr>
              <w:t xml:space="preserve">Administrador</w:t>
            </w:r>
          </w:p>
          <w:p w:rsidR="00000000" w:rsidDel="00000000" w:rsidP="00000000" w:rsidRDefault="00000000" w:rsidRPr="00000000" w14:paraId="0000238F">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392">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393">
            <w:pPr>
              <w:spacing w:after="0" w:line="240" w:lineRule="auto"/>
              <w:rPr>
                <w:b w:val="1"/>
              </w:rPr>
            </w:pPr>
            <w:r w:rsidDel="00000000" w:rsidR="00000000" w:rsidRPr="00000000">
              <w:rPr>
                <w:b w:val="1"/>
                <w:rtl w:val="0"/>
              </w:rPr>
              <w:t xml:space="preserve">Paso</w:t>
            </w:r>
          </w:p>
        </w:tc>
        <w:tc>
          <w:tcPr>
            <w:gridSpan w:val="2"/>
          </w:tcPr>
          <w:p w:rsidR="00000000" w:rsidDel="00000000" w:rsidP="00000000" w:rsidRDefault="00000000" w:rsidRPr="00000000" w14:paraId="00002394">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397">
            <w:pPr>
              <w:spacing w:after="0" w:line="240" w:lineRule="auto"/>
              <w:rPr/>
            </w:pPr>
            <w:r w:rsidDel="00000000" w:rsidR="00000000" w:rsidRPr="00000000">
              <w:rPr>
                <w:rtl w:val="0"/>
              </w:rPr>
              <w:t xml:space="preserve">1</w:t>
            </w:r>
          </w:p>
        </w:tc>
        <w:tc>
          <w:tcPr>
            <w:gridSpan w:val="2"/>
          </w:tcPr>
          <w:p w:rsidR="00000000" w:rsidDel="00000000" w:rsidP="00000000" w:rsidRDefault="00000000" w:rsidRPr="00000000" w14:paraId="00002398">
            <w:pPr>
              <w:spacing w:after="0" w:line="240" w:lineRule="auto"/>
              <w:rPr/>
            </w:pPr>
            <w:r w:rsidDel="00000000" w:rsidR="00000000" w:rsidRPr="00000000">
              <w:rPr>
                <w:rtl w:val="0"/>
              </w:rPr>
              <w:t xml:space="preserve">El usuario ingresa a registrar una venta.</w:t>
            </w:r>
          </w:p>
        </w:tc>
      </w:tr>
      <w:tr>
        <w:trPr>
          <w:cantSplit w:val="0"/>
          <w:tblHeader w:val="0"/>
        </w:trPr>
        <w:tc>
          <w:tcPr>
            <w:vMerge w:val="continue"/>
          </w:tcPr>
          <w:p w:rsidR="00000000" w:rsidDel="00000000" w:rsidP="00000000" w:rsidRDefault="00000000" w:rsidRPr="00000000" w14:paraId="00002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9B">
            <w:pPr>
              <w:spacing w:after="0" w:line="240" w:lineRule="auto"/>
              <w:rPr/>
            </w:pPr>
            <w:r w:rsidDel="00000000" w:rsidR="00000000" w:rsidRPr="00000000">
              <w:rPr>
                <w:rtl w:val="0"/>
              </w:rPr>
              <w:t xml:space="preserve">2</w:t>
            </w:r>
          </w:p>
        </w:tc>
        <w:tc>
          <w:tcPr>
            <w:gridSpan w:val="2"/>
          </w:tcPr>
          <w:p w:rsidR="00000000" w:rsidDel="00000000" w:rsidP="00000000" w:rsidRDefault="00000000" w:rsidRPr="00000000" w14:paraId="0000239C">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9F">
            <w:pPr>
              <w:spacing w:after="0" w:line="240" w:lineRule="auto"/>
              <w:rPr/>
            </w:pPr>
            <w:r w:rsidDel="00000000" w:rsidR="00000000" w:rsidRPr="00000000">
              <w:rPr>
                <w:rtl w:val="0"/>
              </w:rPr>
              <w:t xml:space="preserve">3</w:t>
            </w:r>
          </w:p>
        </w:tc>
        <w:tc>
          <w:tcPr>
            <w:gridSpan w:val="2"/>
          </w:tcPr>
          <w:p w:rsidR="00000000" w:rsidDel="00000000" w:rsidP="00000000" w:rsidRDefault="00000000" w:rsidRPr="00000000" w14:paraId="000023A0">
            <w:pPr>
              <w:spacing w:after="0" w:line="240" w:lineRule="auto"/>
              <w:rPr/>
            </w:pPr>
            <w:r w:rsidDel="00000000" w:rsidR="00000000" w:rsidRPr="00000000">
              <w:rPr>
                <w:rtl w:val="0"/>
              </w:rPr>
              <w:t xml:space="preserve">El sistema despliega un formulario</w:t>
            </w:r>
          </w:p>
        </w:tc>
      </w:tr>
      <w:tr>
        <w:trPr>
          <w:cantSplit w:val="0"/>
          <w:tblHeader w:val="0"/>
        </w:trPr>
        <w:tc>
          <w:tcPr>
            <w:vMerge w:val="continue"/>
          </w:tcPr>
          <w:p w:rsidR="00000000" w:rsidDel="00000000" w:rsidP="00000000" w:rsidRDefault="00000000" w:rsidRPr="00000000" w14:paraId="00002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A3">
            <w:pPr>
              <w:spacing w:after="0" w:line="240" w:lineRule="auto"/>
              <w:rPr/>
            </w:pPr>
            <w:r w:rsidDel="00000000" w:rsidR="00000000" w:rsidRPr="00000000">
              <w:rPr>
                <w:rtl w:val="0"/>
              </w:rPr>
              <w:t xml:space="preserve">4</w:t>
            </w:r>
          </w:p>
        </w:tc>
        <w:tc>
          <w:tcPr>
            <w:gridSpan w:val="2"/>
          </w:tcPr>
          <w:p w:rsidR="00000000" w:rsidDel="00000000" w:rsidP="00000000" w:rsidRDefault="00000000" w:rsidRPr="00000000" w14:paraId="000023A4">
            <w:pPr>
              <w:spacing w:after="0" w:line="240" w:lineRule="auto"/>
              <w:rPr/>
            </w:pPr>
            <w:r w:rsidDel="00000000" w:rsidR="00000000" w:rsidRPr="00000000">
              <w:rPr>
                <w:rtl w:val="0"/>
              </w:rPr>
              <w:t xml:space="preserve">El usuario diligencia el formulario</w:t>
            </w:r>
          </w:p>
        </w:tc>
      </w:tr>
      <w:tr>
        <w:trPr>
          <w:cantSplit w:val="0"/>
          <w:trHeight w:val="240" w:hRule="atLeast"/>
          <w:tblHeader w:val="0"/>
        </w:trPr>
        <w:tc>
          <w:tcPr>
            <w:vMerge w:val="restart"/>
          </w:tcPr>
          <w:p w:rsidR="00000000" w:rsidDel="00000000" w:rsidP="00000000" w:rsidRDefault="00000000" w:rsidRPr="00000000" w14:paraId="000023A6">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3A7">
            <w:pPr>
              <w:spacing w:after="0" w:line="240" w:lineRule="auto"/>
              <w:rPr/>
            </w:pPr>
            <w:r w:rsidDel="00000000" w:rsidR="00000000" w:rsidRPr="00000000">
              <w:rPr>
                <w:rtl w:val="0"/>
              </w:rPr>
              <w:t xml:space="preserve">5</w:t>
            </w:r>
          </w:p>
        </w:tc>
        <w:tc>
          <w:tcPr>
            <w:gridSpan w:val="2"/>
          </w:tcPr>
          <w:p w:rsidR="00000000" w:rsidDel="00000000" w:rsidP="00000000" w:rsidRDefault="00000000" w:rsidRPr="00000000" w14:paraId="000023A8">
            <w:pPr>
              <w:spacing w:after="0" w:line="240" w:lineRule="auto"/>
              <w:rPr/>
            </w:pPr>
            <w:r w:rsidDel="00000000" w:rsidR="00000000" w:rsidRPr="00000000">
              <w:rPr>
                <w:rtl w:val="0"/>
              </w:rPr>
              <w:t xml:space="preserve">El sistema valida</w:t>
            </w:r>
          </w:p>
        </w:tc>
      </w:tr>
      <w:tr>
        <w:trPr>
          <w:cantSplit w:val="0"/>
          <w:trHeight w:val="240" w:hRule="atLeast"/>
          <w:tblHeader w:val="0"/>
        </w:trPr>
        <w:tc>
          <w:tcPr>
            <w:vMerge w:val="continue"/>
          </w:tcPr>
          <w:p w:rsidR="00000000" w:rsidDel="00000000" w:rsidP="00000000" w:rsidRDefault="00000000" w:rsidRPr="00000000" w14:paraId="00002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AB">
            <w:pPr>
              <w:spacing w:after="0" w:line="240" w:lineRule="auto"/>
              <w:rPr/>
            </w:pPr>
            <w:r w:rsidDel="00000000" w:rsidR="00000000" w:rsidRPr="00000000">
              <w:rPr>
                <w:rtl w:val="0"/>
              </w:rPr>
              <w:t xml:space="preserve">6</w:t>
            </w:r>
          </w:p>
        </w:tc>
        <w:tc>
          <w:tcPr>
            <w:gridSpan w:val="2"/>
          </w:tcPr>
          <w:p w:rsidR="00000000" w:rsidDel="00000000" w:rsidP="00000000" w:rsidRDefault="00000000" w:rsidRPr="00000000" w14:paraId="000023AC">
            <w:pPr>
              <w:spacing w:after="0" w:line="240" w:lineRule="auto"/>
              <w:rPr/>
            </w:pPr>
            <w:r w:rsidDel="00000000" w:rsidR="00000000" w:rsidRPr="00000000">
              <w:rPr>
                <w:rtl w:val="0"/>
              </w:rPr>
              <w:t xml:space="preserve">El sistema crea la venta</w:t>
            </w:r>
          </w:p>
        </w:tc>
      </w:tr>
      <w:tr>
        <w:trPr>
          <w:cantSplit w:val="0"/>
          <w:trHeight w:val="240" w:hRule="atLeast"/>
          <w:tblHeader w:val="0"/>
        </w:trPr>
        <w:tc>
          <w:tcPr>
            <w:vMerge w:val="continue"/>
          </w:tcPr>
          <w:p w:rsidR="00000000" w:rsidDel="00000000" w:rsidP="00000000" w:rsidRDefault="00000000" w:rsidRPr="00000000" w14:paraId="00002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AF">
            <w:pPr>
              <w:spacing w:after="0" w:line="240" w:lineRule="auto"/>
              <w:rPr/>
            </w:pPr>
            <w:r w:rsidDel="00000000" w:rsidR="00000000" w:rsidRPr="00000000">
              <w:rPr>
                <w:rtl w:val="0"/>
              </w:rPr>
              <w:t xml:space="preserve">7</w:t>
            </w:r>
          </w:p>
        </w:tc>
        <w:tc>
          <w:tcPr>
            <w:gridSpan w:val="2"/>
          </w:tcPr>
          <w:p w:rsidR="00000000" w:rsidDel="00000000" w:rsidP="00000000" w:rsidRDefault="00000000" w:rsidRPr="00000000" w14:paraId="000023B0">
            <w:pPr>
              <w:spacing w:after="0" w:line="240" w:lineRule="auto"/>
              <w:rPr/>
            </w:pPr>
            <w:r w:rsidDel="00000000" w:rsidR="00000000" w:rsidRPr="00000000">
              <w:rPr>
                <w:rtl w:val="0"/>
              </w:rPr>
              <w:t xml:space="preserve">El sistema despliega el mensaje “venta creado con exito”.</w:t>
            </w:r>
          </w:p>
        </w:tc>
      </w:tr>
      <w:tr>
        <w:trPr>
          <w:cantSplit w:val="0"/>
          <w:trHeight w:val="240" w:hRule="atLeast"/>
          <w:tblHeader w:val="0"/>
        </w:trPr>
        <w:tc>
          <w:tcPr>
            <w:vMerge w:val="continue"/>
          </w:tcPr>
          <w:p w:rsidR="00000000" w:rsidDel="00000000" w:rsidP="00000000" w:rsidRDefault="00000000" w:rsidRPr="00000000" w14:paraId="00002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B3">
            <w:pPr>
              <w:spacing w:after="0" w:line="240" w:lineRule="auto"/>
              <w:rPr/>
            </w:pPr>
            <w:r w:rsidDel="00000000" w:rsidR="00000000" w:rsidRPr="00000000">
              <w:rPr>
                <w:rtl w:val="0"/>
              </w:rPr>
              <w:t xml:space="preserve">8</w:t>
            </w:r>
          </w:p>
        </w:tc>
        <w:tc>
          <w:tcPr>
            <w:gridSpan w:val="2"/>
          </w:tcPr>
          <w:p w:rsidR="00000000" w:rsidDel="00000000" w:rsidP="00000000" w:rsidRDefault="00000000" w:rsidRPr="00000000" w14:paraId="000023B4">
            <w:pPr>
              <w:spacing w:after="0" w:line="240" w:lineRule="auto"/>
              <w:rPr/>
            </w:pPr>
            <w:r w:rsidDel="00000000" w:rsidR="00000000" w:rsidRPr="00000000">
              <w:rPr>
                <w:rtl w:val="0"/>
              </w:rPr>
              <w:t xml:space="preserve">El sistema ejecuta el listar productos cu 06.4.5</w:t>
            </w:r>
          </w:p>
        </w:tc>
      </w:tr>
      <w:tr>
        <w:trPr>
          <w:cantSplit w:val="0"/>
          <w:tblHeader w:val="0"/>
        </w:trPr>
        <w:tc>
          <w:tcPr/>
          <w:p w:rsidR="00000000" w:rsidDel="00000000" w:rsidP="00000000" w:rsidRDefault="00000000" w:rsidRPr="00000000" w14:paraId="000023B6">
            <w:pPr>
              <w:spacing w:after="0" w:line="240" w:lineRule="auto"/>
              <w:rPr>
                <w:b w:val="1"/>
              </w:rPr>
            </w:pPr>
            <w:r w:rsidDel="00000000" w:rsidR="00000000" w:rsidRPr="00000000">
              <w:rPr>
                <w:b w:val="1"/>
                <w:rtl w:val="0"/>
              </w:rPr>
              <w:t xml:space="preserve">Post - Condición</w:t>
            </w:r>
          </w:p>
        </w:tc>
        <w:tc>
          <w:tcPr>
            <w:gridSpan w:val="3"/>
          </w:tcPr>
          <w:p w:rsidR="00000000" w:rsidDel="00000000" w:rsidP="00000000" w:rsidRDefault="00000000" w:rsidRPr="00000000" w14:paraId="000023B7">
            <w:pPr>
              <w:spacing w:after="0" w:line="240" w:lineRule="auto"/>
              <w:rPr/>
            </w:pPr>
            <w:r w:rsidDel="00000000" w:rsidR="00000000" w:rsidRPr="00000000">
              <w:rPr>
                <w:rtl w:val="0"/>
              </w:rPr>
              <w:t xml:space="preserve">El sistema  registra la venta</w:t>
            </w:r>
          </w:p>
        </w:tc>
      </w:tr>
      <w:tr>
        <w:trPr>
          <w:cantSplit w:val="0"/>
          <w:tblHeader w:val="0"/>
        </w:trPr>
        <w:tc>
          <w:tcPr/>
          <w:p w:rsidR="00000000" w:rsidDel="00000000" w:rsidP="00000000" w:rsidRDefault="00000000" w:rsidRPr="00000000" w14:paraId="000023BA">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3BB">
            <w:pPr>
              <w:spacing w:after="0" w:line="240" w:lineRule="auto"/>
              <w:rPr/>
            </w:pPr>
            <w:r w:rsidDel="00000000" w:rsidR="00000000" w:rsidRPr="00000000">
              <w:rPr>
                <w:rtl w:val="0"/>
              </w:rPr>
              <w:t xml:space="preserve">Paso</w:t>
            </w:r>
          </w:p>
        </w:tc>
        <w:tc>
          <w:tcPr>
            <w:gridSpan w:val="2"/>
          </w:tcPr>
          <w:p w:rsidR="00000000" w:rsidDel="00000000" w:rsidP="00000000" w:rsidRDefault="00000000" w:rsidRPr="00000000" w14:paraId="000023BC">
            <w:pPr>
              <w:spacing w:after="0" w:line="240" w:lineRule="auto"/>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23BE">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3BF">
            <w:pPr>
              <w:spacing w:after="0" w:line="240" w:lineRule="auto"/>
              <w:rPr/>
            </w:pPr>
            <w:r w:rsidDel="00000000" w:rsidR="00000000" w:rsidRPr="00000000">
              <w:rPr>
                <w:rtl w:val="0"/>
              </w:rPr>
            </w:r>
          </w:p>
        </w:tc>
        <w:tc>
          <w:tcPr>
            <w:gridSpan w:val="2"/>
          </w:tcPr>
          <w:p w:rsidR="00000000" w:rsidDel="00000000" w:rsidP="00000000" w:rsidRDefault="00000000" w:rsidRPr="00000000" w14:paraId="000023C0">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C4">
            <w:pPr>
              <w:spacing w:after="0" w:line="240" w:lineRule="auto"/>
              <w:jc w:val="right"/>
              <w:rPr/>
            </w:pPr>
            <w:r w:rsidDel="00000000" w:rsidR="00000000" w:rsidRPr="00000000">
              <w:rPr>
                <w:rtl w:val="0"/>
              </w:rPr>
            </w:r>
          </w:p>
        </w:tc>
        <w:tc>
          <w:tcPr/>
          <w:p w:rsidR="00000000" w:rsidDel="00000000" w:rsidP="00000000" w:rsidRDefault="00000000" w:rsidRPr="00000000" w14:paraId="000023C5">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C8">
            <w:pPr>
              <w:spacing w:after="0" w:line="240" w:lineRule="auto"/>
              <w:jc w:val="right"/>
              <w:rPr/>
            </w:pPr>
            <w:r w:rsidDel="00000000" w:rsidR="00000000" w:rsidRPr="00000000">
              <w:rPr>
                <w:rtl w:val="0"/>
              </w:rPr>
            </w:r>
          </w:p>
        </w:tc>
        <w:tc>
          <w:tcPr/>
          <w:p w:rsidR="00000000" w:rsidDel="00000000" w:rsidP="00000000" w:rsidRDefault="00000000" w:rsidRPr="00000000" w14:paraId="000023C9">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3CC">
            <w:pPr>
              <w:spacing w:after="0" w:line="240" w:lineRule="auto"/>
              <w:jc w:val="right"/>
              <w:rPr/>
            </w:pPr>
            <w:r w:rsidDel="00000000" w:rsidR="00000000" w:rsidRPr="00000000">
              <w:rPr>
                <w:rtl w:val="0"/>
              </w:rPr>
            </w:r>
          </w:p>
        </w:tc>
        <w:tc>
          <w:tcPr/>
          <w:p w:rsidR="00000000" w:rsidDel="00000000" w:rsidP="00000000" w:rsidRDefault="00000000" w:rsidRPr="00000000" w14:paraId="000023CD">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3CF">
            <w:pPr>
              <w:spacing w:after="0" w:line="240" w:lineRule="auto"/>
              <w:rPr/>
            </w:pPr>
            <w:r w:rsidDel="00000000" w:rsidR="00000000" w:rsidRPr="00000000">
              <w:rPr>
                <w:rtl w:val="0"/>
              </w:rPr>
            </w:r>
          </w:p>
        </w:tc>
        <w:tc>
          <w:tcPr>
            <w:gridSpan w:val="2"/>
          </w:tcPr>
          <w:p w:rsidR="00000000" w:rsidDel="00000000" w:rsidP="00000000" w:rsidRDefault="00000000" w:rsidRPr="00000000" w14:paraId="000023D0">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3D4">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3D8">
            <w:pPr>
              <w:spacing w:after="0" w:line="240" w:lineRule="auto"/>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3DA">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3DB">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3DC">
            <w:pPr>
              <w:spacing w:after="0" w:line="240" w:lineRule="auto"/>
              <w:rPr>
                <w:b w:val="1"/>
              </w:rPr>
            </w:pPr>
            <w:r w:rsidDel="00000000" w:rsidR="00000000" w:rsidRPr="00000000">
              <w:rPr>
                <w:b w:val="1"/>
                <w:rtl w:val="0"/>
              </w:rPr>
              <w:t xml:space="preserve">Normatividad</w:t>
            </w:r>
          </w:p>
        </w:tc>
        <w:tc>
          <w:tcPr>
            <w:gridSpan w:val="3"/>
          </w:tcPr>
          <w:p w:rsidR="00000000" w:rsidDel="00000000" w:rsidP="00000000" w:rsidRDefault="00000000" w:rsidRPr="00000000" w14:paraId="000023DD">
            <w:pPr>
              <w:spacing w:after="0" w:line="240" w:lineRule="auto"/>
              <w:rPr/>
            </w:pPr>
            <w:r w:rsidDel="00000000" w:rsidR="00000000" w:rsidRPr="00000000">
              <w:rPr>
                <w:highlight w:val="white"/>
                <w:rtl w:val="0"/>
              </w:rPr>
              <w:t xml:space="preserve">cu 06.4.1.1 se podra visualizar la informacion de las ventas con las cantidades disponibles</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23E1">
            <w:pPr>
              <w:spacing w:after="0" w:line="240" w:lineRule="auto"/>
              <w:rPr>
                <w:highlight w:val="white"/>
              </w:rPr>
            </w:pP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23E5">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3E8">
            <w:pPr>
              <w:spacing w:after="0" w:line="240" w:lineRule="auto"/>
              <w:rPr>
                <w:b w:val="1"/>
              </w:rPr>
            </w:pPr>
            <w:r w:rsidDel="00000000" w:rsidR="00000000" w:rsidRPr="00000000">
              <w:rPr>
                <w:b w:val="1"/>
                <w:rtl w:val="0"/>
              </w:rPr>
              <w:t xml:space="preserve">Comentarios</w:t>
            </w:r>
          </w:p>
        </w:tc>
        <w:tc>
          <w:tcPr>
            <w:gridSpan w:val="3"/>
          </w:tcPr>
          <w:p w:rsidR="00000000" w:rsidDel="00000000" w:rsidP="00000000" w:rsidRDefault="00000000" w:rsidRPr="00000000" w14:paraId="000023E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3EC">
            <w:pPr>
              <w:spacing w:after="0" w:line="240" w:lineRule="auto"/>
              <w:rPr>
                <w:b w:val="1"/>
              </w:rPr>
            </w:pPr>
            <w:r w:rsidDel="00000000" w:rsidR="00000000" w:rsidRPr="00000000">
              <w:rPr>
                <w:b w:val="1"/>
                <w:rtl w:val="0"/>
              </w:rPr>
              <w:t xml:space="preserve">Responsables</w:t>
            </w:r>
          </w:p>
        </w:tc>
        <w:tc>
          <w:tcPr>
            <w:gridSpan w:val="3"/>
          </w:tcPr>
          <w:p w:rsidR="00000000" w:rsidDel="00000000" w:rsidP="00000000" w:rsidRDefault="00000000" w:rsidRPr="00000000" w14:paraId="000023ED">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3F0">
      <w:pPr>
        <w:rPr/>
      </w:pPr>
      <w:r w:rsidDel="00000000" w:rsidR="00000000" w:rsidRPr="00000000">
        <w:rPr>
          <w:rtl w:val="0"/>
        </w:rPr>
      </w:r>
    </w:p>
    <w:p w:rsidR="00000000" w:rsidDel="00000000" w:rsidP="00000000" w:rsidRDefault="00000000" w:rsidRPr="00000000" w14:paraId="000023F1">
      <w:pPr>
        <w:rPr/>
      </w:pPr>
      <w:r w:rsidDel="00000000" w:rsidR="00000000" w:rsidRPr="00000000">
        <w:rPr>
          <w:rtl w:val="0"/>
        </w:rPr>
        <w:t xml:space="preserve">//</w:t>
      </w:r>
    </w:p>
    <w:tbl>
      <w:tblPr>
        <w:tblStyle w:val="Table9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23F2">
            <w:pPr>
              <w:rPr/>
            </w:pPr>
            <w:r w:rsidDel="00000000" w:rsidR="00000000" w:rsidRPr="00000000">
              <w:rPr>
                <w:rtl w:val="0"/>
              </w:rPr>
              <w:t xml:space="preserve">CU -</w:t>
            </w:r>
          </w:p>
        </w:tc>
        <w:tc>
          <w:tcPr>
            <w:gridSpan w:val="3"/>
          </w:tcPr>
          <w:p w:rsidR="00000000" w:rsidDel="00000000" w:rsidP="00000000" w:rsidRDefault="00000000" w:rsidRPr="00000000" w14:paraId="000023F3">
            <w:pPr>
              <w:rPr/>
            </w:pPr>
            <w:r w:rsidDel="00000000" w:rsidR="00000000" w:rsidRPr="00000000">
              <w:rPr>
                <w:i w:val="1"/>
                <w:rtl w:val="0"/>
              </w:rPr>
              <w:t xml:space="preserve">CU.06.4.2 Consultar ventas</w:t>
            </w:r>
            <w:r w:rsidDel="00000000" w:rsidR="00000000" w:rsidRPr="00000000">
              <w:rPr>
                <w:rtl w:val="0"/>
              </w:rPr>
            </w:r>
          </w:p>
        </w:tc>
      </w:tr>
      <w:tr>
        <w:trPr>
          <w:cantSplit w:val="0"/>
          <w:tblHeader w:val="0"/>
        </w:trPr>
        <w:tc>
          <w:tcPr/>
          <w:p w:rsidR="00000000" w:rsidDel="00000000" w:rsidP="00000000" w:rsidRDefault="00000000" w:rsidRPr="00000000" w14:paraId="000023F6">
            <w:pPr>
              <w:rPr/>
            </w:pPr>
            <w:r w:rsidDel="00000000" w:rsidR="00000000" w:rsidRPr="00000000">
              <w:rPr>
                <w:rtl w:val="0"/>
              </w:rPr>
              <w:t xml:space="preserve">Dependencias</w:t>
            </w:r>
          </w:p>
        </w:tc>
        <w:tc>
          <w:tcPr>
            <w:gridSpan w:val="3"/>
          </w:tcPr>
          <w:p w:rsidR="00000000" w:rsidDel="00000000" w:rsidP="00000000" w:rsidRDefault="00000000" w:rsidRPr="00000000" w14:paraId="000023F7">
            <w:pPr>
              <w:rPr/>
            </w:pPr>
            <w:r w:rsidDel="00000000" w:rsidR="00000000" w:rsidRPr="00000000">
              <w:rPr>
                <w:rtl w:val="0"/>
              </w:rPr>
              <w:t xml:space="preserve">CU 06 Ventas</w:t>
            </w:r>
          </w:p>
          <w:p w:rsidR="00000000" w:rsidDel="00000000" w:rsidP="00000000" w:rsidRDefault="00000000" w:rsidRPr="00000000" w14:paraId="000023F8">
            <w:pPr>
              <w:rPr/>
            </w:pPr>
            <w:r w:rsidDel="00000000" w:rsidR="00000000" w:rsidRPr="00000000">
              <w:rPr>
                <w:rtl w:val="0"/>
              </w:rPr>
              <w:t xml:space="preserve">CU 06.2 Gestión ventas</w:t>
            </w:r>
          </w:p>
        </w:tc>
      </w:tr>
      <w:tr>
        <w:trPr>
          <w:cantSplit w:val="0"/>
          <w:tblHeader w:val="0"/>
        </w:trPr>
        <w:tc>
          <w:tcPr/>
          <w:p w:rsidR="00000000" w:rsidDel="00000000" w:rsidP="00000000" w:rsidRDefault="00000000" w:rsidRPr="00000000" w14:paraId="000023FB">
            <w:pPr>
              <w:rPr/>
            </w:pPr>
            <w:r w:rsidDel="00000000" w:rsidR="00000000" w:rsidRPr="00000000">
              <w:rPr>
                <w:rtl w:val="0"/>
              </w:rPr>
              <w:t xml:space="preserve">Pre – Condiciones</w:t>
            </w:r>
          </w:p>
        </w:tc>
        <w:tc>
          <w:tcPr>
            <w:gridSpan w:val="3"/>
          </w:tcPr>
          <w:p w:rsidR="00000000" w:rsidDel="00000000" w:rsidP="00000000" w:rsidRDefault="00000000" w:rsidRPr="00000000" w14:paraId="000023FC">
            <w:pPr>
              <w:rPr/>
            </w:pPr>
            <w:r w:rsidDel="00000000" w:rsidR="00000000" w:rsidRPr="00000000">
              <w:rPr>
                <w:rtl w:val="0"/>
              </w:rPr>
              <w:t xml:space="preserve">A el Usuario se le permitirá consultar las ventas pero debe haber iniciado sesión con el rol de administrador o empleado.</w:t>
            </w:r>
          </w:p>
          <w:p w:rsidR="00000000" w:rsidDel="00000000" w:rsidP="00000000" w:rsidRDefault="00000000" w:rsidRPr="00000000" w14:paraId="000023FD">
            <w:pPr>
              <w:rPr/>
            </w:pPr>
            <w:r w:rsidDel="00000000" w:rsidR="00000000" w:rsidRPr="00000000">
              <w:rPr>
                <w:rtl w:val="0"/>
              </w:rPr>
            </w:r>
          </w:p>
        </w:tc>
      </w:tr>
      <w:tr>
        <w:trPr>
          <w:cantSplit w:val="0"/>
          <w:tblHeader w:val="0"/>
        </w:trPr>
        <w:tc>
          <w:tcPr/>
          <w:p w:rsidR="00000000" w:rsidDel="00000000" w:rsidP="00000000" w:rsidRDefault="00000000" w:rsidRPr="00000000" w14:paraId="00002400">
            <w:pPr>
              <w:rPr/>
            </w:pPr>
            <w:r w:rsidDel="00000000" w:rsidR="00000000" w:rsidRPr="00000000">
              <w:rPr>
                <w:rtl w:val="0"/>
              </w:rPr>
              <w:t xml:space="preserve">Descripción</w:t>
            </w:r>
          </w:p>
        </w:tc>
        <w:tc>
          <w:tcPr>
            <w:gridSpan w:val="3"/>
          </w:tcPr>
          <w:p w:rsidR="00000000" w:rsidDel="00000000" w:rsidP="00000000" w:rsidRDefault="00000000" w:rsidRPr="00000000" w14:paraId="00002401">
            <w:pPr>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402">
            <w:pPr>
              <w:rPr/>
            </w:pPr>
            <w:r w:rsidDel="00000000" w:rsidR="00000000" w:rsidRPr="00000000">
              <w:rPr>
                <w:rtl w:val="0"/>
              </w:rPr>
            </w:r>
          </w:p>
          <w:p w:rsidR="00000000" w:rsidDel="00000000" w:rsidP="00000000" w:rsidRDefault="00000000" w:rsidRPr="00000000" w14:paraId="00002403">
            <w:pPr>
              <w:rPr/>
            </w:pPr>
            <w:r w:rsidDel="00000000" w:rsidR="00000000" w:rsidRPr="00000000">
              <w:rPr>
                <w:rtl w:val="0"/>
              </w:rPr>
            </w:r>
          </w:p>
        </w:tc>
      </w:tr>
      <w:tr>
        <w:trPr>
          <w:cantSplit w:val="0"/>
          <w:tblHeader w:val="0"/>
        </w:trPr>
        <w:tc>
          <w:tcPr/>
          <w:p w:rsidR="00000000" w:rsidDel="00000000" w:rsidP="00000000" w:rsidRDefault="00000000" w:rsidRPr="00000000" w14:paraId="00002406">
            <w:pPr>
              <w:rPr/>
            </w:pPr>
            <w:r w:rsidDel="00000000" w:rsidR="00000000" w:rsidRPr="00000000">
              <w:rPr>
                <w:rtl w:val="0"/>
              </w:rPr>
              <w:t xml:space="preserve">Actores</w:t>
            </w:r>
          </w:p>
        </w:tc>
        <w:tc>
          <w:tcPr>
            <w:gridSpan w:val="3"/>
          </w:tcPr>
          <w:p w:rsidR="00000000" w:rsidDel="00000000" w:rsidP="00000000" w:rsidRDefault="00000000" w:rsidRPr="00000000" w14:paraId="00002407">
            <w:pPr>
              <w:rPr/>
            </w:pPr>
            <w:r w:rsidDel="00000000" w:rsidR="00000000" w:rsidRPr="00000000">
              <w:rPr>
                <w:rtl w:val="0"/>
              </w:rPr>
              <w:t xml:space="preserve">Administrador</w:t>
            </w:r>
          </w:p>
          <w:p w:rsidR="00000000" w:rsidDel="00000000" w:rsidP="00000000" w:rsidRDefault="00000000" w:rsidRPr="00000000" w14:paraId="00002408">
            <w:pPr>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40B">
            <w:pPr>
              <w:rPr/>
            </w:pPr>
            <w:r w:rsidDel="00000000" w:rsidR="00000000" w:rsidRPr="00000000">
              <w:rPr>
                <w:rtl w:val="0"/>
              </w:rPr>
              <w:t xml:space="preserve">Secuencia Normal</w:t>
            </w:r>
          </w:p>
        </w:tc>
        <w:tc>
          <w:tcPr/>
          <w:p w:rsidR="00000000" w:rsidDel="00000000" w:rsidP="00000000" w:rsidRDefault="00000000" w:rsidRPr="00000000" w14:paraId="0000240C">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240D">
            <w:pPr>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410">
            <w:pPr>
              <w:rPr/>
            </w:pPr>
            <w:r w:rsidDel="00000000" w:rsidR="00000000" w:rsidRPr="00000000">
              <w:rPr>
                <w:rtl w:val="0"/>
              </w:rPr>
              <w:t xml:space="preserve">1</w:t>
            </w:r>
          </w:p>
        </w:tc>
        <w:tc>
          <w:tcPr>
            <w:gridSpan w:val="2"/>
          </w:tcPr>
          <w:p w:rsidR="00000000" w:rsidDel="00000000" w:rsidP="00000000" w:rsidRDefault="00000000" w:rsidRPr="00000000" w14:paraId="00002411">
            <w:pPr>
              <w:rPr/>
            </w:pPr>
            <w:r w:rsidDel="00000000" w:rsidR="00000000" w:rsidRPr="00000000">
              <w:rPr>
                <w:rtl w:val="0"/>
              </w:rPr>
              <w:t xml:space="preserve">El usuario ingresa a buscar información sobre las ventas</w:t>
            </w:r>
          </w:p>
        </w:tc>
      </w:tr>
      <w:tr>
        <w:trPr>
          <w:cantSplit w:val="0"/>
          <w:tblHeader w:val="0"/>
        </w:trPr>
        <w:tc>
          <w:tcPr>
            <w:vMerge w:val="continue"/>
          </w:tcPr>
          <w:p w:rsidR="00000000" w:rsidDel="00000000" w:rsidP="00000000" w:rsidRDefault="00000000" w:rsidRPr="00000000" w14:paraId="00002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14">
            <w:pPr>
              <w:rPr/>
            </w:pPr>
            <w:r w:rsidDel="00000000" w:rsidR="00000000" w:rsidRPr="00000000">
              <w:rPr>
                <w:rtl w:val="0"/>
              </w:rPr>
              <w:t xml:space="preserve">2</w:t>
            </w:r>
          </w:p>
        </w:tc>
        <w:tc>
          <w:tcPr>
            <w:gridSpan w:val="2"/>
          </w:tcPr>
          <w:p w:rsidR="00000000" w:rsidDel="00000000" w:rsidP="00000000" w:rsidRDefault="00000000" w:rsidRPr="00000000" w14:paraId="00002415">
            <w:pPr>
              <w:rPr/>
            </w:pPr>
            <w:r w:rsidDel="00000000" w:rsidR="00000000" w:rsidRPr="00000000">
              <w:rPr>
                <w:rtl w:val="0"/>
              </w:rPr>
              <w:t xml:space="preserve">El sistema  toma el dato de búsqueda</w:t>
            </w:r>
          </w:p>
        </w:tc>
      </w:tr>
      <w:tr>
        <w:trPr>
          <w:cantSplit w:val="0"/>
          <w:tblHeader w:val="0"/>
        </w:trPr>
        <w:tc>
          <w:tcPr>
            <w:vMerge w:val="continue"/>
          </w:tcPr>
          <w:p w:rsidR="00000000" w:rsidDel="00000000" w:rsidP="00000000" w:rsidRDefault="00000000" w:rsidRPr="00000000" w14:paraId="00002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18">
            <w:pPr>
              <w:rPr/>
            </w:pPr>
            <w:r w:rsidDel="00000000" w:rsidR="00000000" w:rsidRPr="00000000">
              <w:rPr>
                <w:rtl w:val="0"/>
              </w:rPr>
              <w:t xml:space="preserve">3</w:t>
            </w:r>
          </w:p>
        </w:tc>
        <w:tc>
          <w:tcPr>
            <w:gridSpan w:val="2"/>
          </w:tcPr>
          <w:p w:rsidR="00000000" w:rsidDel="00000000" w:rsidP="00000000" w:rsidRDefault="00000000" w:rsidRPr="00000000" w14:paraId="00002419">
            <w:pPr>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1C">
            <w:pPr>
              <w:rPr/>
            </w:pPr>
            <w:r w:rsidDel="00000000" w:rsidR="00000000" w:rsidRPr="00000000">
              <w:rPr>
                <w:rtl w:val="0"/>
              </w:rPr>
              <w:t xml:space="preserve">4</w:t>
            </w:r>
          </w:p>
        </w:tc>
        <w:tc>
          <w:tcPr>
            <w:gridSpan w:val="2"/>
          </w:tcPr>
          <w:p w:rsidR="00000000" w:rsidDel="00000000" w:rsidP="00000000" w:rsidRDefault="00000000" w:rsidRPr="00000000" w14:paraId="0000241D">
            <w:pPr>
              <w:rPr/>
            </w:pPr>
            <w:r w:rsidDel="00000000" w:rsidR="00000000" w:rsidRPr="00000000">
              <w:rPr>
                <w:rtl w:val="0"/>
              </w:rPr>
              <w:t xml:space="preserve">El sistema ejecuta el cu 06.4.5</w:t>
            </w:r>
          </w:p>
        </w:tc>
      </w:tr>
      <w:tr>
        <w:trPr>
          <w:cantSplit w:val="0"/>
          <w:tblHeader w:val="0"/>
        </w:trPr>
        <w:tc>
          <w:tcPr/>
          <w:p w:rsidR="00000000" w:rsidDel="00000000" w:rsidP="00000000" w:rsidRDefault="00000000" w:rsidRPr="00000000" w14:paraId="0000241F">
            <w:pPr>
              <w:rPr/>
            </w:pPr>
            <w:r w:rsidDel="00000000" w:rsidR="00000000" w:rsidRPr="00000000">
              <w:rPr>
                <w:rtl w:val="0"/>
              </w:rPr>
              <w:t xml:space="preserve">Post - Condición</w:t>
            </w:r>
          </w:p>
        </w:tc>
        <w:tc>
          <w:tcPr>
            <w:gridSpan w:val="3"/>
          </w:tcPr>
          <w:p w:rsidR="00000000" w:rsidDel="00000000" w:rsidP="00000000" w:rsidRDefault="00000000" w:rsidRPr="00000000" w14:paraId="00002420">
            <w:pPr>
              <w:rPr/>
            </w:pPr>
            <w:r w:rsidDel="00000000" w:rsidR="00000000" w:rsidRPr="00000000">
              <w:rPr>
                <w:rtl w:val="0"/>
              </w:rPr>
              <w:t xml:space="preserve">El sistema  muestra la lista con los datos de las ventas.</w:t>
            </w:r>
          </w:p>
        </w:tc>
      </w:tr>
      <w:tr>
        <w:trPr>
          <w:cantSplit w:val="0"/>
          <w:tblHeader w:val="0"/>
        </w:trPr>
        <w:tc>
          <w:tcPr/>
          <w:p w:rsidR="00000000" w:rsidDel="00000000" w:rsidP="00000000" w:rsidRDefault="00000000" w:rsidRPr="00000000" w14:paraId="00002423">
            <w:pPr>
              <w:rPr/>
            </w:pPr>
            <w:r w:rsidDel="00000000" w:rsidR="00000000" w:rsidRPr="00000000">
              <w:rPr>
                <w:rtl w:val="0"/>
              </w:rPr>
              <w:t xml:space="preserve">Excepciones</w:t>
            </w:r>
          </w:p>
        </w:tc>
        <w:tc>
          <w:tcPr/>
          <w:p w:rsidR="00000000" w:rsidDel="00000000" w:rsidP="00000000" w:rsidRDefault="00000000" w:rsidRPr="00000000" w14:paraId="00002424">
            <w:pPr>
              <w:rPr/>
            </w:pPr>
            <w:r w:rsidDel="00000000" w:rsidR="00000000" w:rsidRPr="00000000">
              <w:rPr>
                <w:rtl w:val="0"/>
              </w:rPr>
              <w:t xml:space="preserve">Paso</w:t>
            </w:r>
          </w:p>
        </w:tc>
        <w:tc>
          <w:tcPr>
            <w:gridSpan w:val="2"/>
          </w:tcPr>
          <w:p w:rsidR="00000000" w:rsidDel="00000000" w:rsidP="00000000" w:rsidRDefault="00000000" w:rsidRPr="00000000" w14:paraId="00002425">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2427">
            <w:pPr>
              <w:rPr/>
            </w:pPr>
            <w:r w:rsidDel="00000000" w:rsidR="00000000" w:rsidRPr="00000000">
              <w:rPr>
                <w:rtl w:val="0"/>
              </w:rPr>
            </w:r>
          </w:p>
        </w:tc>
        <w:tc>
          <w:tcPr>
            <w:vMerge w:val="restart"/>
          </w:tcPr>
          <w:p w:rsidR="00000000" w:rsidDel="00000000" w:rsidP="00000000" w:rsidRDefault="00000000" w:rsidRPr="00000000" w14:paraId="00002428">
            <w:pPr>
              <w:rPr/>
            </w:pPr>
            <w:r w:rsidDel="00000000" w:rsidR="00000000" w:rsidRPr="00000000">
              <w:rPr>
                <w:rtl w:val="0"/>
              </w:rPr>
            </w:r>
          </w:p>
        </w:tc>
        <w:tc>
          <w:tcPr>
            <w:gridSpan w:val="2"/>
          </w:tcPr>
          <w:p w:rsidR="00000000" w:rsidDel="00000000" w:rsidP="00000000" w:rsidRDefault="00000000" w:rsidRPr="00000000" w14:paraId="00002429">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2D">
            <w:pPr>
              <w:jc w:val="right"/>
              <w:rPr/>
            </w:pPr>
            <w:r w:rsidDel="00000000" w:rsidR="00000000" w:rsidRPr="00000000">
              <w:rPr>
                <w:rtl w:val="0"/>
              </w:rPr>
            </w:r>
          </w:p>
        </w:tc>
        <w:tc>
          <w:tcPr/>
          <w:p w:rsidR="00000000" w:rsidDel="00000000" w:rsidP="00000000" w:rsidRDefault="00000000" w:rsidRPr="00000000" w14:paraId="0000242E">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31">
            <w:pPr>
              <w:jc w:val="right"/>
              <w:rPr/>
            </w:pPr>
            <w:r w:rsidDel="00000000" w:rsidR="00000000" w:rsidRPr="00000000">
              <w:rPr>
                <w:rtl w:val="0"/>
              </w:rPr>
            </w:r>
          </w:p>
        </w:tc>
        <w:tc>
          <w:tcPr/>
          <w:p w:rsidR="00000000" w:rsidDel="00000000" w:rsidP="00000000" w:rsidRDefault="00000000" w:rsidRPr="00000000" w14:paraId="00002432">
            <w:pPr>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35">
            <w:pPr>
              <w:jc w:val="right"/>
              <w:rPr/>
            </w:pPr>
            <w:r w:rsidDel="00000000" w:rsidR="00000000" w:rsidRPr="00000000">
              <w:rPr>
                <w:rtl w:val="0"/>
              </w:rPr>
            </w:r>
          </w:p>
        </w:tc>
        <w:tc>
          <w:tcPr/>
          <w:p w:rsidR="00000000" w:rsidDel="00000000" w:rsidP="00000000" w:rsidRDefault="00000000" w:rsidRPr="00000000" w14:paraId="00002436">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438">
            <w:pPr>
              <w:rPr/>
            </w:pPr>
            <w:r w:rsidDel="00000000" w:rsidR="00000000" w:rsidRPr="00000000">
              <w:rPr>
                <w:rtl w:val="0"/>
              </w:rPr>
            </w:r>
          </w:p>
        </w:tc>
        <w:tc>
          <w:tcPr>
            <w:gridSpan w:val="2"/>
          </w:tcPr>
          <w:p w:rsidR="00000000" w:rsidDel="00000000" w:rsidP="00000000" w:rsidRDefault="00000000" w:rsidRPr="00000000" w14:paraId="00002439">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43D">
            <w:pPr>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441">
            <w:pPr>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443">
            <w:pPr>
              <w:rPr/>
            </w:pPr>
            <w:r w:rsidDel="00000000" w:rsidR="00000000" w:rsidRPr="00000000">
              <w:rPr>
                <w:rtl w:val="0"/>
              </w:rPr>
              <w:t xml:space="preserve">Documentación</w:t>
            </w:r>
          </w:p>
          <w:p w:rsidR="00000000" w:rsidDel="00000000" w:rsidP="00000000" w:rsidRDefault="00000000" w:rsidRPr="00000000" w14:paraId="00002444">
            <w:pPr>
              <w:rPr/>
            </w:pPr>
            <w:r w:rsidDel="00000000" w:rsidR="00000000" w:rsidRPr="00000000">
              <w:rPr>
                <w:rtl w:val="0"/>
              </w:rPr>
              <w:t xml:space="preserve">Regla de Negocio</w:t>
            </w:r>
          </w:p>
          <w:p w:rsidR="00000000" w:rsidDel="00000000" w:rsidP="00000000" w:rsidRDefault="00000000" w:rsidRPr="00000000" w14:paraId="00002445">
            <w:pPr>
              <w:rPr/>
            </w:pPr>
            <w:r w:rsidDel="00000000" w:rsidR="00000000" w:rsidRPr="00000000">
              <w:rPr>
                <w:rtl w:val="0"/>
              </w:rPr>
              <w:t xml:space="preserve">Normatividad</w:t>
            </w:r>
          </w:p>
        </w:tc>
        <w:tc>
          <w:tcPr>
            <w:gridSpan w:val="3"/>
          </w:tcPr>
          <w:p w:rsidR="00000000" w:rsidDel="00000000" w:rsidP="00000000" w:rsidRDefault="00000000" w:rsidRPr="00000000" w14:paraId="00002446">
            <w:pPr>
              <w:rPr/>
            </w:pPr>
            <w:r w:rsidDel="00000000" w:rsidR="00000000" w:rsidRPr="00000000">
              <w:rPr>
                <w:highlight w:val="white"/>
                <w:rtl w:val="0"/>
              </w:rPr>
              <w:t xml:space="preserve">cu 06.4.1.2 Aparecerán los productos en el orden registrado</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Pr>
          <w:p w:rsidR="00000000" w:rsidDel="00000000" w:rsidP="00000000" w:rsidRDefault="00000000" w:rsidRPr="00000000" w14:paraId="0000244A">
            <w:pPr>
              <w:rPr>
                <w:highlight w:val="white"/>
              </w:rPr>
            </w:pPr>
            <w:r w:rsidDel="00000000" w:rsidR="00000000" w:rsidRPr="00000000">
              <w:rPr>
                <w:highlight w:val="white"/>
                <w:rtl w:val="0"/>
              </w:rPr>
              <w:t xml:space="preserve">cu 06.4.1.3  Se podra actualizar la informacion de las ventas </w:t>
            </w:r>
          </w:p>
        </w:tc>
      </w:tr>
      <w:tr>
        <w:trPr>
          <w:cantSplit w:val="0"/>
          <w:trHeight w:val="240" w:hRule="atLeast"/>
          <w:tblHeader w:val="0"/>
        </w:trPr>
        <w:tc>
          <w:tcPr>
            <w:vMerge w:val="continue"/>
          </w:tcPr>
          <w:p w:rsidR="00000000" w:rsidDel="00000000" w:rsidP="00000000" w:rsidRDefault="00000000" w:rsidRPr="00000000" w14:paraId="00002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3"/>
          </w:tcPr>
          <w:p w:rsidR="00000000" w:rsidDel="00000000" w:rsidP="00000000" w:rsidRDefault="00000000" w:rsidRPr="00000000" w14:paraId="0000244E">
            <w:pPr>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451">
            <w:pPr>
              <w:rPr/>
            </w:pPr>
            <w:r w:rsidDel="00000000" w:rsidR="00000000" w:rsidRPr="00000000">
              <w:rPr>
                <w:rtl w:val="0"/>
              </w:rPr>
              <w:t xml:space="preserve">Comentarios</w:t>
            </w:r>
          </w:p>
        </w:tc>
        <w:tc>
          <w:tcPr>
            <w:gridSpan w:val="3"/>
          </w:tcPr>
          <w:p w:rsidR="00000000" w:rsidDel="00000000" w:rsidP="00000000" w:rsidRDefault="00000000" w:rsidRPr="00000000" w14:paraId="00002452">
            <w:pPr>
              <w:rPr/>
            </w:pPr>
            <w:r w:rsidDel="00000000" w:rsidR="00000000" w:rsidRPr="00000000">
              <w:rPr>
                <w:rtl w:val="0"/>
              </w:rPr>
            </w:r>
          </w:p>
        </w:tc>
      </w:tr>
      <w:tr>
        <w:trPr>
          <w:cantSplit w:val="0"/>
          <w:tblHeader w:val="0"/>
        </w:trPr>
        <w:tc>
          <w:tcPr/>
          <w:p w:rsidR="00000000" w:rsidDel="00000000" w:rsidP="00000000" w:rsidRDefault="00000000" w:rsidRPr="00000000" w14:paraId="00002455">
            <w:pPr>
              <w:rPr/>
            </w:pPr>
            <w:r w:rsidDel="00000000" w:rsidR="00000000" w:rsidRPr="00000000">
              <w:rPr>
                <w:rtl w:val="0"/>
              </w:rPr>
              <w:t xml:space="preserve">Responsables</w:t>
            </w:r>
          </w:p>
        </w:tc>
        <w:tc>
          <w:tcPr>
            <w:gridSpan w:val="3"/>
          </w:tcPr>
          <w:p w:rsidR="00000000" w:rsidDel="00000000" w:rsidP="00000000" w:rsidRDefault="00000000" w:rsidRPr="00000000" w14:paraId="00002456">
            <w:pPr>
              <w:rPr/>
            </w:pPr>
            <w:r w:rsidDel="00000000" w:rsidR="00000000" w:rsidRPr="00000000">
              <w:rPr>
                <w:rtl w:val="0"/>
              </w:rPr>
              <w:t xml:space="preserve">Isaías Ramírez Burgos</w:t>
            </w:r>
          </w:p>
        </w:tc>
      </w:tr>
    </w:tbl>
    <w:p w:rsidR="00000000" w:rsidDel="00000000" w:rsidP="00000000" w:rsidRDefault="00000000" w:rsidRPr="00000000" w14:paraId="00002459">
      <w:pPr>
        <w:rPr/>
      </w:pPr>
      <w:r w:rsidDel="00000000" w:rsidR="00000000" w:rsidRPr="00000000">
        <w:rPr>
          <w:rtl w:val="0"/>
        </w:rPr>
      </w:r>
    </w:p>
    <w:p w:rsidR="00000000" w:rsidDel="00000000" w:rsidP="00000000" w:rsidRDefault="00000000" w:rsidRPr="00000000" w14:paraId="0000245A">
      <w:pPr>
        <w:rPr/>
      </w:pPr>
      <w:r w:rsidDel="00000000" w:rsidR="00000000" w:rsidRPr="00000000">
        <w:rPr>
          <w:rtl w:val="0"/>
        </w:rPr>
        <w:t xml:space="preserve">//</w:t>
      </w:r>
    </w:p>
    <w:tbl>
      <w:tblPr>
        <w:tblStyle w:val="Table91"/>
        <w:tblW w:w="799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4920"/>
        <w:tblGridChange w:id="0">
          <w:tblGrid>
            <w:gridCol w:w="2096"/>
            <w:gridCol w:w="979"/>
            <w:gridCol w:w="4920"/>
          </w:tblGrid>
        </w:tblGridChange>
      </w:tblGrid>
      <w:tr>
        <w:trPr>
          <w:cantSplit w:val="0"/>
          <w:tblHeader w:val="0"/>
        </w:trPr>
        <w:tc>
          <w:tcPr/>
          <w:p w:rsidR="00000000" w:rsidDel="00000000" w:rsidP="00000000" w:rsidRDefault="00000000" w:rsidRPr="00000000" w14:paraId="0000245B">
            <w:pPr>
              <w:spacing w:after="0" w:line="240" w:lineRule="auto"/>
              <w:rPr>
                <w:b w:val="1"/>
                <w:color w:val="ffffff"/>
              </w:rPr>
            </w:pPr>
            <w:r w:rsidDel="00000000" w:rsidR="00000000" w:rsidRPr="00000000">
              <w:rPr>
                <w:b w:val="1"/>
                <w:color w:val="ffffff"/>
                <w:rtl w:val="0"/>
              </w:rPr>
              <w:t xml:space="preserve">CU -</w:t>
            </w:r>
          </w:p>
        </w:tc>
        <w:tc>
          <w:tcPr>
            <w:gridSpan w:val="2"/>
          </w:tcPr>
          <w:p w:rsidR="00000000" w:rsidDel="00000000" w:rsidP="00000000" w:rsidRDefault="00000000" w:rsidRPr="00000000" w14:paraId="0000245C">
            <w:pPr>
              <w:spacing w:after="0" w:line="240" w:lineRule="auto"/>
              <w:rPr>
                <w:b w:val="1"/>
                <w:color w:val="ffffff"/>
              </w:rPr>
            </w:pPr>
            <w:r w:rsidDel="00000000" w:rsidR="00000000" w:rsidRPr="00000000">
              <w:rPr>
                <w:b w:val="1"/>
                <w:i w:val="1"/>
                <w:color w:val="ffffff"/>
                <w:rtl w:val="0"/>
              </w:rPr>
              <w:t xml:space="preserve">CU.06.4.3  Actualizar ventas</w:t>
            </w:r>
            <w:r w:rsidDel="00000000" w:rsidR="00000000" w:rsidRPr="00000000">
              <w:rPr>
                <w:rtl w:val="0"/>
              </w:rPr>
            </w:r>
          </w:p>
        </w:tc>
      </w:tr>
      <w:tr>
        <w:trPr>
          <w:cantSplit w:val="0"/>
          <w:tblHeader w:val="0"/>
        </w:trPr>
        <w:tc>
          <w:tcPr/>
          <w:p w:rsidR="00000000" w:rsidDel="00000000" w:rsidP="00000000" w:rsidRDefault="00000000" w:rsidRPr="00000000" w14:paraId="0000245E">
            <w:pPr>
              <w:spacing w:after="0" w:line="240" w:lineRule="auto"/>
              <w:rPr>
                <w:b w:val="1"/>
              </w:rPr>
            </w:pPr>
            <w:r w:rsidDel="00000000" w:rsidR="00000000" w:rsidRPr="00000000">
              <w:rPr>
                <w:b w:val="1"/>
                <w:rtl w:val="0"/>
              </w:rPr>
              <w:t xml:space="preserve">Dependencias</w:t>
            </w:r>
          </w:p>
        </w:tc>
        <w:tc>
          <w:tcPr>
            <w:gridSpan w:val="2"/>
          </w:tcPr>
          <w:p w:rsidR="00000000" w:rsidDel="00000000" w:rsidP="00000000" w:rsidRDefault="00000000" w:rsidRPr="00000000" w14:paraId="0000245F">
            <w:pPr>
              <w:spacing w:after="0" w:line="240" w:lineRule="auto"/>
              <w:rPr/>
            </w:pPr>
            <w:r w:rsidDel="00000000" w:rsidR="00000000" w:rsidRPr="00000000">
              <w:rPr>
                <w:rtl w:val="0"/>
              </w:rPr>
              <w:t xml:space="preserve">CU 06 Ventas</w:t>
            </w:r>
          </w:p>
          <w:p w:rsidR="00000000" w:rsidDel="00000000" w:rsidP="00000000" w:rsidRDefault="00000000" w:rsidRPr="00000000" w14:paraId="00002460">
            <w:pPr>
              <w:spacing w:after="0" w:line="240" w:lineRule="auto"/>
              <w:rPr/>
            </w:pPr>
            <w:r w:rsidDel="00000000" w:rsidR="00000000" w:rsidRPr="00000000">
              <w:rPr>
                <w:rtl w:val="0"/>
              </w:rPr>
              <w:t xml:space="preserve">CU 06.4 Gestión ventas</w:t>
            </w:r>
          </w:p>
        </w:tc>
      </w:tr>
      <w:tr>
        <w:trPr>
          <w:cantSplit w:val="0"/>
          <w:tblHeader w:val="0"/>
        </w:trPr>
        <w:tc>
          <w:tcPr/>
          <w:p w:rsidR="00000000" w:rsidDel="00000000" w:rsidP="00000000" w:rsidRDefault="00000000" w:rsidRPr="00000000" w14:paraId="00002462">
            <w:pPr>
              <w:spacing w:after="0" w:line="240" w:lineRule="auto"/>
              <w:rPr>
                <w:b w:val="1"/>
              </w:rPr>
            </w:pPr>
            <w:r w:rsidDel="00000000" w:rsidR="00000000" w:rsidRPr="00000000">
              <w:rPr>
                <w:b w:val="1"/>
                <w:rtl w:val="0"/>
              </w:rPr>
              <w:t xml:space="preserve">Pre – Condiciones</w:t>
            </w:r>
          </w:p>
        </w:tc>
        <w:tc>
          <w:tcPr>
            <w:gridSpan w:val="2"/>
          </w:tcPr>
          <w:p w:rsidR="00000000" w:rsidDel="00000000" w:rsidP="00000000" w:rsidRDefault="00000000" w:rsidRPr="00000000" w14:paraId="00002463">
            <w:pPr>
              <w:spacing w:after="0" w:line="240" w:lineRule="auto"/>
              <w:rPr/>
            </w:pPr>
            <w:r w:rsidDel="00000000" w:rsidR="00000000" w:rsidRPr="00000000">
              <w:rPr>
                <w:rtl w:val="0"/>
              </w:rPr>
              <w:t xml:space="preserve">A el Usuario se le permitirá actualizar las vents pero debe haber iniciado sesión con el rol de administrador o empleado.</w:t>
            </w:r>
          </w:p>
          <w:p w:rsidR="00000000" w:rsidDel="00000000" w:rsidP="00000000" w:rsidRDefault="00000000" w:rsidRPr="00000000" w14:paraId="0000246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466">
            <w:pPr>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2467">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468">
            <w:pPr>
              <w:spacing w:after="0" w:line="240" w:lineRule="auto"/>
              <w:rPr/>
            </w:pPr>
            <w:r w:rsidDel="00000000" w:rsidR="00000000" w:rsidRPr="00000000">
              <w:rPr>
                <w:rtl w:val="0"/>
              </w:rPr>
            </w:r>
          </w:p>
          <w:p w:rsidR="00000000" w:rsidDel="00000000" w:rsidP="00000000" w:rsidRDefault="00000000" w:rsidRPr="00000000" w14:paraId="0000246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46B">
            <w:pPr>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246C">
            <w:pPr>
              <w:spacing w:after="0" w:line="240" w:lineRule="auto"/>
              <w:rPr/>
            </w:pPr>
            <w:r w:rsidDel="00000000" w:rsidR="00000000" w:rsidRPr="00000000">
              <w:rPr>
                <w:rtl w:val="0"/>
              </w:rPr>
              <w:t xml:space="preserve">Administrador</w:t>
            </w:r>
          </w:p>
          <w:p w:rsidR="00000000" w:rsidDel="00000000" w:rsidP="00000000" w:rsidRDefault="00000000" w:rsidRPr="00000000" w14:paraId="0000246D">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46F">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470">
            <w:pPr>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2471">
            <w:pPr>
              <w:spacing w:after="0" w:line="240" w:lineRule="auto"/>
              <w:rPr>
                <w:b w:val="1"/>
              </w:rPr>
            </w:pPr>
            <w:r w:rsidDel="00000000" w:rsidR="00000000" w:rsidRPr="00000000">
              <w:rPr>
                <w:b w:val="1"/>
                <w:rtl w:val="0"/>
              </w:rPr>
              <w:t xml:space="preserve">Acción</w:t>
            </w:r>
          </w:p>
        </w:tc>
      </w:tr>
      <w:tr>
        <w:trPr>
          <w:cantSplit w:val="0"/>
          <w:trHeight w:val="549" w:hRule="atLeast"/>
          <w:tblHeader w:val="0"/>
        </w:trPr>
        <w:tc>
          <w:tcPr>
            <w:vMerge w:val="continue"/>
          </w:tcPr>
          <w:p w:rsidR="00000000" w:rsidDel="00000000" w:rsidP="00000000" w:rsidRDefault="00000000" w:rsidRPr="00000000" w14:paraId="00002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473">
            <w:pPr>
              <w:spacing w:after="0" w:line="240" w:lineRule="auto"/>
              <w:rPr/>
            </w:pPr>
            <w:r w:rsidDel="00000000" w:rsidR="00000000" w:rsidRPr="00000000">
              <w:rPr>
                <w:rtl w:val="0"/>
              </w:rPr>
              <w:t xml:space="preserve">1</w:t>
            </w:r>
          </w:p>
        </w:tc>
        <w:tc>
          <w:tcPr/>
          <w:p w:rsidR="00000000" w:rsidDel="00000000" w:rsidP="00000000" w:rsidRDefault="00000000" w:rsidRPr="00000000" w14:paraId="00002474">
            <w:pPr>
              <w:spacing w:after="0" w:line="240" w:lineRule="auto"/>
              <w:rPr/>
            </w:pPr>
            <w:r w:rsidDel="00000000" w:rsidR="00000000" w:rsidRPr="00000000">
              <w:rPr>
                <w:rtl w:val="0"/>
              </w:rPr>
              <w:t xml:space="preserve">El usuario ingresa a actualizar en las ventas</w:t>
            </w:r>
          </w:p>
        </w:tc>
      </w:tr>
      <w:tr>
        <w:trPr>
          <w:cantSplit w:val="0"/>
          <w:tblHeader w:val="0"/>
        </w:trPr>
        <w:tc>
          <w:tcPr>
            <w:vMerge w:val="continue"/>
          </w:tcPr>
          <w:p w:rsidR="00000000" w:rsidDel="00000000" w:rsidP="00000000" w:rsidRDefault="00000000" w:rsidRPr="00000000" w14:paraId="00002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76">
            <w:pPr>
              <w:spacing w:after="0" w:line="240" w:lineRule="auto"/>
              <w:rPr/>
            </w:pPr>
            <w:r w:rsidDel="00000000" w:rsidR="00000000" w:rsidRPr="00000000">
              <w:rPr>
                <w:rtl w:val="0"/>
              </w:rPr>
              <w:t xml:space="preserve">2</w:t>
            </w:r>
          </w:p>
        </w:tc>
        <w:tc>
          <w:tcPr/>
          <w:p w:rsidR="00000000" w:rsidDel="00000000" w:rsidP="00000000" w:rsidRDefault="00000000" w:rsidRPr="00000000" w14:paraId="00002477">
            <w:pPr>
              <w:spacing w:after="0" w:line="240" w:lineRule="auto"/>
              <w:rPr/>
            </w:pPr>
            <w:r w:rsidDel="00000000" w:rsidR="00000000" w:rsidRPr="00000000">
              <w:rPr>
                <w:rtl w:val="0"/>
              </w:rPr>
              <w:t xml:space="preserve">El sistema  toma el id_ventas (select)</w:t>
            </w:r>
          </w:p>
        </w:tc>
      </w:tr>
      <w:tr>
        <w:trPr>
          <w:cantSplit w:val="0"/>
          <w:tblHeader w:val="0"/>
        </w:trPr>
        <w:tc>
          <w:tcPr>
            <w:vMerge w:val="continue"/>
          </w:tcPr>
          <w:p w:rsidR="00000000" w:rsidDel="00000000" w:rsidP="00000000" w:rsidRDefault="00000000" w:rsidRPr="00000000" w14:paraId="00002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79">
            <w:pPr>
              <w:spacing w:after="0" w:line="240" w:lineRule="auto"/>
              <w:rPr/>
            </w:pPr>
            <w:r w:rsidDel="00000000" w:rsidR="00000000" w:rsidRPr="00000000">
              <w:rPr>
                <w:rtl w:val="0"/>
              </w:rPr>
              <w:t xml:space="preserve">3</w:t>
            </w:r>
          </w:p>
        </w:tc>
        <w:tc>
          <w:tcPr/>
          <w:p w:rsidR="00000000" w:rsidDel="00000000" w:rsidP="00000000" w:rsidRDefault="00000000" w:rsidRPr="00000000" w14:paraId="0000247A">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7C">
            <w:pPr>
              <w:spacing w:after="0" w:line="240" w:lineRule="auto"/>
              <w:rPr/>
            </w:pPr>
            <w:r w:rsidDel="00000000" w:rsidR="00000000" w:rsidRPr="00000000">
              <w:rPr>
                <w:rtl w:val="0"/>
              </w:rPr>
              <w:t xml:space="preserve">4</w:t>
            </w:r>
          </w:p>
        </w:tc>
        <w:tc>
          <w:tcPr/>
          <w:p w:rsidR="00000000" w:rsidDel="00000000" w:rsidP="00000000" w:rsidRDefault="00000000" w:rsidRPr="00000000" w14:paraId="0000247D">
            <w:pPr>
              <w:spacing w:after="0" w:line="240" w:lineRule="auto"/>
              <w:rPr/>
            </w:pPr>
            <w:r w:rsidDel="00000000" w:rsidR="00000000" w:rsidRPr="00000000">
              <w:rPr>
                <w:rtl w:val="0"/>
              </w:rPr>
              <w:t xml:space="preserve">El sistema genera un objeto de la venta(select)</w:t>
            </w:r>
          </w:p>
        </w:tc>
      </w:tr>
      <w:tr>
        <w:trPr>
          <w:cantSplit w:val="0"/>
          <w:tblHeader w:val="0"/>
        </w:trPr>
        <w:tc>
          <w:tcPr/>
          <w:p w:rsidR="00000000" w:rsidDel="00000000" w:rsidP="00000000" w:rsidRDefault="00000000" w:rsidRPr="00000000" w14:paraId="0000247E">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7F">
            <w:pPr>
              <w:spacing w:after="0" w:line="240" w:lineRule="auto"/>
              <w:rPr/>
            </w:pPr>
            <w:r w:rsidDel="00000000" w:rsidR="00000000" w:rsidRPr="00000000">
              <w:rPr>
                <w:rtl w:val="0"/>
              </w:rPr>
              <w:t xml:space="preserve">5</w:t>
            </w:r>
          </w:p>
        </w:tc>
        <w:tc>
          <w:tcPr/>
          <w:p w:rsidR="00000000" w:rsidDel="00000000" w:rsidP="00000000" w:rsidRDefault="00000000" w:rsidRPr="00000000" w14:paraId="00002480">
            <w:pPr>
              <w:widowControl w:val="0"/>
              <w:spacing w:after="0" w:line="240" w:lineRule="auto"/>
              <w:jc w:val="left"/>
              <w:rPr/>
            </w:pPr>
            <w:r w:rsidDel="00000000" w:rsidR="00000000" w:rsidRPr="00000000">
              <w:rPr>
                <w:rtl w:val="0"/>
              </w:rPr>
              <w:t xml:space="preserve">El sistema despliega un formulario</w:t>
            </w:r>
          </w:p>
        </w:tc>
      </w:tr>
      <w:tr>
        <w:trPr>
          <w:cantSplit w:val="0"/>
          <w:tblHeader w:val="0"/>
        </w:trPr>
        <w:tc>
          <w:tcPr/>
          <w:p w:rsidR="00000000" w:rsidDel="00000000" w:rsidP="00000000" w:rsidRDefault="00000000" w:rsidRPr="00000000" w14:paraId="00002481">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82">
            <w:pPr>
              <w:spacing w:after="0" w:line="240" w:lineRule="auto"/>
              <w:rPr/>
            </w:pPr>
            <w:r w:rsidDel="00000000" w:rsidR="00000000" w:rsidRPr="00000000">
              <w:rPr>
                <w:rtl w:val="0"/>
              </w:rPr>
              <w:t xml:space="preserve">6</w:t>
            </w:r>
          </w:p>
        </w:tc>
        <w:tc>
          <w:tcPr/>
          <w:p w:rsidR="00000000" w:rsidDel="00000000" w:rsidP="00000000" w:rsidRDefault="00000000" w:rsidRPr="00000000" w14:paraId="00002483">
            <w:pPr>
              <w:widowControl w:val="0"/>
              <w:spacing w:after="0" w:line="240" w:lineRule="auto"/>
              <w:jc w:val="left"/>
              <w:rPr/>
            </w:pPr>
            <w:r w:rsidDel="00000000" w:rsidR="00000000" w:rsidRPr="00000000">
              <w:rPr>
                <w:rtl w:val="0"/>
              </w:rPr>
              <w:t xml:space="preserve">El usuario diligencia el formulario</w:t>
            </w:r>
          </w:p>
        </w:tc>
      </w:tr>
      <w:tr>
        <w:trPr>
          <w:cantSplit w:val="0"/>
          <w:tblHeader w:val="0"/>
        </w:trPr>
        <w:tc>
          <w:tcPr/>
          <w:p w:rsidR="00000000" w:rsidDel="00000000" w:rsidP="00000000" w:rsidRDefault="00000000" w:rsidRPr="00000000" w14:paraId="00002484">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85">
            <w:pPr>
              <w:spacing w:after="0" w:line="240" w:lineRule="auto"/>
              <w:rPr/>
            </w:pPr>
            <w:r w:rsidDel="00000000" w:rsidR="00000000" w:rsidRPr="00000000">
              <w:rPr>
                <w:rtl w:val="0"/>
              </w:rPr>
              <w:t xml:space="preserve">7</w:t>
            </w:r>
          </w:p>
        </w:tc>
        <w:tc>
          <w:tcPr/>
          <w:p w:rsidR="00000000" w:rsidDel="00000000" w:rsidP="00000000" w:rsidRDefault="00000000" w:rsidRPr="00000000" w14:paraId="00002486">
            <w:pPr>
              <w:widowControl w:val="0"/>
              <w:spacing w:after="0" w:line="240" w:lineRule="auto"/>
              <w:jc w:val="left"/>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2487">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88">
            <w:pPr>
              <w:spacing w:after="0" w:line="240" w:lineRule="auto"/>
              <w:rPr/>
            </w:pPr>
            <w:r w:rsidDel="00000000" w:rsidR="00000000" w:rsidRPr="00000000">
              <w:rPr>
                <w:rtl w:val="0"/>
              </w:rPr>
              <w:t xml:space="preserve">8</w:t>
            </w:r>
          </w:p>
        </w:tc>
        <w:tc>
          <w:tcPr/>
          <w:p w:rsidR="00000000" w:rsidDel="00000000" w:rsidP="00000000" w:rsidRDefault="00000000" w:rsidRPr="00000000" w14:paraId="00002489">
            <w:pPr>
              <w:widowControl w:val="0"/>
              <w:spacing w:after="0" w:line="240" w:lineRule="auto"/>
              <w:jc w:val="left"/>
              <w:rPr/>
            </w:pPr>
            <w:r w:rsidDel="00000000" w:rsidR="00000000" w:rsidRPr="00000000">
              <w:rPr>
                <w:rtl w:val="0"/>
              </w:rPr>
              <w:t xml:space="preserve">El sistema actualiza la nueva venta</w:t>
            </w:r>
          </w:p>
        </w:tc>
      </w:tr>
      <w:tr>
        <w:trPr>
          <w:cantSplit w:val="0"/>
          <w:trHeight w:val="184" w:hRule="atLeast"/>
          <w:tblHeader w:val="0"/>
        </w:trPr>
        <w:tc>
          <w:tcPr/>
          <w:p w:rsidR="00000000" w:rsidDel="00000000" w:rsidP="00000000" w:rsidRDefault="00000000" w:rsidRPr="00000000" w14:paraId="0000248A">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8B">
            <w:pPr>
              <w:spacing w:after="0" w:line="240" w:lineRule="auto"/>
              <w:rPr/>
            </w:pPr>
            <w:r w:rsidDel="00000000" w:rsidR="00000000" w:rsidRPr="00000000">
              <w:rPr>
                <w:rtl w:val="0"/>
              </w:rPr>
              <w:t xml:space="preserve">9</w:t>
            </w:r>
          </w:p>
        </w:tc>
        <w:tc>
          <w:tcPr/>
          <w:p w:rsidR="00000000" w:rsidDel="00000000" w:rsidP="00000000" w:rsidRDefault="00000000" w:rsidRPr="00000000" w14:paraId="0000248C">
            <w:pPr>
              <w:widowControl w:val="0"/>
              <w:spacing w:after="0" w:line="240" w:lineRule="auto"/>
              <w:jc w:val="left"/>
              <w:rPr/>
            </w:pPr>
            <w:r w:rsidDel="00000000" w:rsidR="00000000" w:rsidRPr="00000000">
              <w:rPr>
                <w:rtl w:val="0"/>
              </w:rPr>
              <w:t xml:space="preserve">El sistema muestra un mensaje “venta actualizado con éxito”</w:t>
            </w:r>
          </w:p>
        </w:tc>
      </w:tr>
      <w:tr>
        <w:trPr>
          <w:cantSplit w:val="0"/>
          <w:tblHeader w:val="0"/>
        </w:trPr>
        <w:tc>
          <w:tcPr/>
          <w:p w:rsidR="00000000" w:rsidDel="00000000" w:rsidP="00000000" w:rsidRDefault="00000000" w:rsidRPr="00000000" w14:paraId="0000248D">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8E">
            <w:pPr>
              <w:spacing w:after="0" w:line="240" w:lineRule="auto"/>
              <w:rPr/>
            </w:pPr>
            <w:r w:rsidDel="00000000" w:rsidR="00000000" w:rsidRPr="00000000">
              <w:rPr>
                <w:rtl w:val="0"/>
              </w:rPr>
              <w:t xml:space="preserve">10</w:t>
            </w:r>
          </w:p>
        </w:tc>
        <w:tc>
          <w:tcPr/>
          <w:p w:rsidR="00000000" w:rsidDel="00000000" w:rsidP="00000000" w:rsidRDefault="00000000" w:rsidRPr="00000000" w14:paraId="0000248F">
            <w:pPr>
              <w:widowControl w:val="0"/>
              <w:spacing w:after="0" w:line="240" w:lineRule="auto"/>
              <w:jc w:val="left"/>
              <w:rPr/>
            </w:pPr>
            <w:r w:rsidDel="00000000" w:rsidR="00000000" w:rsidRPr="00000000">
              <w:rPr>
                <w:rtl w:val="0"/>
              </w:rPr>
              <w:t xml:space="preserve">El sistema ejecuta el cu06.4.5 en listar catálogo</w:t>
            </w:r>
          </w:p>
        </w:tc>
      </w:tr>
      <w:tr>
        <w:trPr>
          <w:cantSplit w:val="0"/>
          <w:tblHeader w:val="0"/>
        </w:trPr>
        <w:tc>
          <w:tcPr/>
          <w:p w:rsidR="00000000" w:rsidDel="00000000" w:rsidP="00000000" w:rsidRDefault="00000000" w:rsidRPr="00000000" w14:paraId="00002490">
            <w:pPr>
              <w:spacing w:after="0" w:line="240" w:lineRule="auto"/>
              <w:rPr>
                <w:b w:val="1"/>
              </w:rPr>
            </w:pPr>
            <w:r w:rsidDel="00000000" w:rsidR="00000000" w:rsidRPr="00000000">
              <w:rPr>
                <w:b w:val="1"/>
                <w:rtl w:val="0"/>
              </w:rPr>
              <w:t xml:space="preserve">Post - Condición</w:t>
            </w:r>
          </w:p>
        </w:tc>
        <w:tc>
          <w:tcPr>
            <w:gridSpan w:val="2"/>
          </w:tcPr>
          <w:p w:rsidR="00000000" w:rsidDel="00000000" w:rsidP="00000000" w:rsidRDefault="00000000" w:rsidRPr="00000000" w14:paraId="00002491">
            <w:pPr>
              <w:spacing w:after="0" w:line="240" w:lineRule="auto"/>
              <w:rPr/>
            </w:pPr>
            <w:r w:rsidDel="00000000" w:rsidR="00000000" w:rsidRPr="00000000">
              <w:rPr>
                <w:rtl w:val="0"/>
              </w:rPr>
              <w:t xml:space="preserve">El sistema actualiza la venta.</w:t>
            </w:r>
          </w:p>
        </w:tc>
      </w:tr>
      <w:tr>
        <w:trPr>
          <w:cantSplit w:val="0"/>
          <w:tblHeader w:val="0"/>
        </w:trPr>
        <w:tc>
          <w:tcPr/>
          <w:p w:rsidR="00000000" w:rsidDel="00000000" w:rsidP="00000000" w:rsidRDefault="00000000" w:rsidRPr="00000000" w14:paraId="00002493">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494">
            <w:pPr>
              <w:spacing w:after="0" w:line="240" w:lineRule="auto"/>
              <w:rPr/>
            </w:pPr>
            <w:r w:rsidDel="00000000" w:rsidR="00000000" w:rsidRPr="00000000">
              <w:rPr>
                <w:rtl w:val="0"/>
              </w:rPr>
              <w:t xml:space="preserve">Paso</w:t>
            </w:r>
          </w:p>
        </w:tc>
        <w:tc>
          <w:tcPr/>
          <w:p w:rsidR="00000000" w:rsidDel="00000000" w:rsidP="00000000" w:rsidRDefault="00000000" w:rsidRPr="00000000" w14:paraId="00002495">
            <w:pPr>
              <w:spacing w:after="0" w:line="240" w:lineRule="auto"/>
              <w:rPr/>
            </w:pPr>
            <w:r w:rsidDel="00000000" w:rsidR="00000000" w:rsidRPr="00000000">
              <w:rPr>
                <w:rtl w:val="0"/>
              </w:rPr>
            </w:r>
          </w:p>
        </w:tc>
      </w:tr>
      <w:tr>
        <w:trPr>
          <w:cantSplit w:val="0"/>
          <w:trHeight w:val="66" w:hRule="atLeast"/>
          <w:tblHeader w:val="0"/>
        </w:trPr>
        <w:tc>
          <w:tcPr>
            <w:vMerge w:val="restart"/>
          </w:tcPr>
          <w:p w:rsidR="00000000" w:rsidDel="00000000" w:rsidP="00000000" w:rsidRDefault="00000000" w:rsidRPr="00000000" w14:paraId="00002496">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497">
            <w:pPr>
              <w:spacing w:after="0" w:line="240" w:lineRule="auto"/>
              <w:rPr/>
            </w:pPr>
            <w:r w:rsidDel="00000000" w:rsidR="00000000" w:rsidRPr="00000000">
              <w:rPr>
                <w:rtl w:val="0"/>
              </w:rPr>
            </w:r>
          </w:p>
        </w:tc>
        <w:tc>
          <w:tcPr/>
          <w:p w:rsidR="00000000" w:rsidDel="00000000" w:rsidP="00000000" w:rsidRDefault="00000000" w:rsidRPr="00000000" w14:paraId="00002498">
            <w:pPr>
              <w:widowControl w:val="0"/>
              <w:spacing w:after="0" w:line="240" w:lineRule="auto"/>
              <w:jc w:val="left"/>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9B">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9E">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A1">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4A3">
            <w:pPr>
              <w:spacing w:after="0" w:line="240" w:lineRule="auto"/>
              <w:rPr/>
            </w:pPr>
            <w:r w:rsidDel="00000000" w:rsidR="00000000" w:rsidRPr="00000000">
              <w:rPr>
                <w:rtl w:val="0"/>
              </w:rPr>
            </w:r>
          </w:p>
        </w:tc>
        <w:tc>
          <w:tcPr/>
          <w:p w:rsidR="00000000" w:rsidDel="00000000" w:rsidP="00000000" w:rsidRDefault="00000000" w:rsidRPr="00000000" w14:paraId="000024A4">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A7">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AA">
            <w:pPr>
              <w:widowControl w:val="0"/>
              <w:spacing w:after="0" w:line="240" w:lineRule="auto"/>
              <w:jc w:val="left"/>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4AB">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4AC">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4AD">
            <w:pPr>
              <w:spacing w:after="0" w:line="240" w:lineRule="auto"/>
              <w:rPr>
                <w:b w:val="1"/>
              </w:rPr>
            </w:pPr>
            <w:r w:rsidDel="00000000" w:rsidR="00000000" w:rsidRPr="00000000">
              <w:rPr>
                <w:b w:val="1"/>
                <w:rtl w:val="0"/>
              </w:rPr>
              <w:t xml:space="preserve">Normatividad</w:t>
            </w:r>
          </w:p>
        </w:tc>
        <w:tc>
          <w:tcPr>
            <w:gridSpan w:val="2"/>
          </w:tcPr>
          <w:p w:rsidR="00000000" w:rsidDel="00000000" w:rsidP="00000000" w:rsidRDefault="00000000" w:rsidRPr="00000000" w14:paraId="000024AE">
            <w:pPr>
              <w:spacing w:after="0" w:line="240" w:lineRule="auto"/>
              <w:rPr/>
            </w:pPr>
            <w:r w:rsidDel="00000000" w:rsidR="00000000" w:rsidRPr="00000000">
              <w:rPr>
                <w:highlight w:val="white"/>
                <w:rtl w:val="0"/>
              </w:rPr>
              <w:t xml:space="preserve">cu 06.4.1.4  Se podra actualizar el estado de cada producto </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4B1">
            <w:pPr>
              <w:spacing w:after="0" w:line="240" w:lineRule="auto"/>
              <w:rPr>
                <w:highlight w:val="white"/>
              </w:rPr>
            </w:pPr>
            <w:r w:rsidDel="00000000" w:rsidR="00000000" w:rsidRPr="00000000">
              <w:rPr>
                <w:highlight w:val="white"/>
                <w:rtl w:val="0"/>
              </w:rPr>
              <w:t xml:space="preserve">cu 06.4.1.5  Se desactivará automáticamente un producto cuando la cantidad esté en 0.</w:t>
            </w:r>
          </w:p>
        </w:tc>
      </w:tr>
      <w:tr>
        <w:trPr>
          <w:cantSplit w:val="0"/>
          <w:trHeight w:val="240" w:hRule="atLeast"/>
          <w:tblHeader w:val="0"/>
        </w:trPr>
        <w:tc>
          <w:tcPr>
            <w:vMerge w:val="continue"/>
          </w:tcPr>
          <w:p w:rsidR="00000000" w:rsidDel="00000000" w:rsidP="00000000" w:rsidRDefault="00000000" w:rsidRPr="00000000" w14:paraId="00002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gridSpan w:val="2"/>
          </w:tcPr>
          <w:p w:rsidR="00000000" w:rsidDel="00000000" w:rsidP="00000000" w:rsidRDefault="00000000" w:rsidRPr="00000000" w14:paraId="000024B4">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4B6">
            <w:pPr>
              <w:spacing w:after="0" w:line="240" w:lineRule="auto"/>
              <w:rPr>
                <w:b w:val="1"/>
              </w:rPr>
            </w:pPr>
            <w:r w:rsidDel="00000000" w:rsidR="00000000" w:rsidRPr="00000000">
              <w:rPr>
                <w:b w:val="1"/>
                <w:rtl w:val="0"/>
              </w:rPr>
              <w:t xml:space="preserve">Comentarios</w:t>
            </w:r>
          </w:p>
        </w:tc>
        <w:tc>
          <w:tcPr>
            <w:gridSpan w:val="2"/>
          </w:tcPr>
          <w:p w:rsidR="00000000" w:rsidDel="00000000" w:rsidP="00000000" w:rsidRDefault="00000000" w:rsidRPr="00000000" w14:paraId="000024B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4B9">
            <w:pPr>
              <w:spacing w:after="0" w:line="240" w:lineRule="auto"/>
              <w:rPr>
                <w:b w:val="1"/>
              </w:rPr>
            </w:pPr>
            <w:r w:rsidDel="00000000" w:rsidR="00000000" w:rsidRPr="00000000">
              <w:rPr>
                <w:b w:val="1"/>
                <w:rtl w:val="0"/>
              </w:rPr>
              <w:t xml:space="preserve">Responsables</w:t>
            </w:r>
          </w:p>
        </w:tc>
        <w:tc>
          <w:tcPr>
            <w:gridSpan w:val="2"/>
          </w:tcPr>
          <w:p w:rsidR="00000000" w:rsidDel="00000000" w:rsidP="00000000" w:rsidRDefault="00000000" w:rsidRPr="00000000" w14:paraId="000024BA">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4BC">
      <w:pPr>
        <w:rPr/>
      </w:pPr>
      <w:r w:rsidDel="00000000" w:rsidR="00000000" w:rsidRPr="00000000">
        <w:rPr>
          <w:rtl w:val="0"/>
        </w:rPr>
      </w:r>
    </w:p>
    <w:p w:rsidR="00000000" w:rsidDel="00000000" w:rsidP="00000000" w:rsidRDefault="00000000" w:rsidRPr="00000000" w14:paraId="000024BD">
      <w:pPr>
        <w:rPr/>
      </w:pPr>
      <w:r w:rsidDel="00000000" w:rsidR="00000000" w:rsidRPr="00000000">
        <w:rPr>
          <w:rtl w:val="0"/>
        </w:rPr>
        <w:t xml:space="preserve">//</w:t>
      </w:r>
    </w:p>
    <w:tbl>
      <w:tblPr>
        <w:tblStyle w:val="Table92"/>
        <w:tblW w:w="799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4920"/>
        <w:tblGridChange w:id="0">
          <w:tblGrid>
            <w:gridCol w:w="2096"/>
            <w:gridCol w:w="979"/>
            <w:gridCol w:w="4920"/>
          </w:tblGrid>
        </w:tblGridChange>
      </w:tblGrid>
      <w:tr>
        <w:trPr>
          <w:cantSplit w:val="0"/>
          <w:tblHeader w:val="0"/>
        </w:trPr>
        <w:tc>
          <w:tcPr/>
          <w:p w:rsidR="00000000" w:rsidDel="00000000" w:rsidP="00000000" w:rsidRDefault="00000000" w:rsidRPr="00000000" w14:paraId="000024BE">
            <w:pPr>
              <w:spacing w:after="0" w:line="240" w:lineRule="auto"/>
              <w:rPr>
                <w:b w:val="1"/>
                <w:color w:val="ffffff"/>
              </w:rPr>
            </w:pPr>
            <w:r w:rsidDel="00000000" w:rsidR="00000000" w:rsidRPr="00000000">
              <w:rPr>
                <w:b w:val="1"/>
                <w:color w:val="ffffff"/>
                <w:rtl w:val="0"/>
              </w:rPr>
              <w:t xml:space="preserve">CU -</w:t>
            </w:r>
          </w:p>
        </w:tc>
        <w:tc>
          <w:tcPr>
            <w:gridSpan w:val="2"/>
          </w:tcPr>
          <w:p w:rsidR="00000000" w:rsidDel="00000000" w:rsidP="00000000" w:rsidRDefault="00000000" w:rsidRPr="00000000" w14:paraId="000024BF">
            <w:pPr>
              <w:spacing w:after="0" w:line="240" w:lineRule="auto"/>
              <w:rPr>
                <w:b w:val="1"/>
                <w:color w:val="ffffff"/>
              </w:rPr>
            </w:pPr>
            <w:r w:rsidDel="00000000" w:rsidR="00000000" w:rsidRPr="00000000">
              <w:rPr>
                <w:b w:val="1"/>
                <w:i w:val="1"/>
                <w:color w:val="ffffff"/>
                <w:rtl w:val="0"/>
              </w:rPr>
              <w:t xml:space="preserve">CU.06.4.4 Cambiar estado ventas</w:t>
            </w:r>
            <w:r w:rsidDel="00000000" w:rsidR="00000000" w:rsidRPr="00000000">
              <w:rPr>
                <w:rtl w:val="0"/>
              </w:rPr>
            </w:r>
          </w:p>
        </w:tc>
      </w:tr>
      <w:tr>
        <w:trPr>
          <w:cantSplit w:val="0"/>
          <w:tblHeader w:val="0"/>
        </w:trPr>
        <w:tc>
          <w:tcPr/>
          <w:p w:rsidR="00000000" w:rsidDel="00000000" w:rsidP="00000000" w:rsidRDefault="00000000" w:rsidRPr="00000000" w14:paraId="000024C1">
            <w:pPr>
              <w:spacing w:after="0" w:line="240" w:lineRule="auto"/>
              <w:rPr>
                <w:b w:val="1"/>
              </w:rPr>
            </w:pPr>
            <w:r w:rsidDel="00000000" w:rsidR="00000000" w:rsidRPr="00000000">
              <w:rPr>
                <w:b w:val="1"/>
                <w:rtl w:val="0"/>
              </w:rPr>
              <w:t xml:space="preserve">Dependencias</w:t>
            </w:r>
          </w:p>
        </w:tc>
        <w:tc>
          <w:tcPr>
            <w:gridSpan w:val="2"/>
          </w:tcPr>
          <w:p w:rsidR="00000000" w:rsidDel="00000000" w:rsidP="00000000" w:rsidRDefault="00000000" w:rsidRPr="00000000" w14:paraId="000024C2">
            <w:pPr>
              <w:spacing w:after="0" w:line="240" w:lineRule="auto"/>
              <w:rPr/>
            </w:pPr>
            <w:r w:rsidDel="00000000" w:rsidR="00000000" w:rsidRPr="00000000">
              <w:rPr>
                <w:rtl w:val="0"/>
              </w:rPr>
              <w:t xml:space="preserve">CU 06 Ventas</w:t>
            </w:r>
          </w:p>
          <w:p w:rsidR="00000000" w:rsidDel="00000000" w:rsidP="00000000" w:rsidRDefault="00000000" w:rsidRPr="00000000" w14:paraId="000024C3">
            <w:pPr>
              <w:spacing w:after="0" w:line="240" w:lineRule="auto"/>
              <w:rPr/>
            </w:pPr>
            <w:r w:rsidDel="00000000" w:rsidR="00000000" w:rsidRPr="00000000">
              <w:rPr>
                <w:rtl w:val="0"/>
              </w:rPr>
              <w:t xml:space="preserve">CU 06.2 Gestión ventas</w:t>
            </w:r>
          </w:p>
        </w:tc>
      </w:tr>
      <w:tr>
        <w:trPr>
          <w:cantSplit w:val="0"/>
          <w:tblHeader w:val="0"/>
        </w:trPr>
        <w:tc>
          <w:tcPr/>
          <w:p w:rsidR="00000000" w:rsidDel="00000000" w:rsidP="00000000" w:rsidRDefault="00000000" w:rsidRPr="00000000" w14:paraId="000024C5">
            <w:pPr>
              <w:spacing w:after="0" w:line="240" w:lineRule="auto"/>
              <w:rPr>
                <w:b w:val="1"/>
              </w:rPr>
            </w:pPr>
            <w:r w:rsidDel="00000000" w:rsidR="00000000" w:rsidRPr="00000000">
              <w:rPr>
                <w:b w:val="1"/>
                <w:rtl w:val="0"/>
              </w:rPr>
              <w:t xml:space="preserve">Pre – Condiciones</w:t>
            </w:r>
          </w:p>
        </w:tc>
        <w:tc>
          <w:tcPr>
            <w:gridSpan w:val="2"/>
          </w:tcPr>
          <w:p w:rsidR="00000000" w:rsidDel="00000000" w:rsidP="00000000" w:rsidRDefault="00000000" w:rsidRPr="00000000" w14:paraId="000024C6">
            <w:pPr>
              <w:spacing w:after="0" w:line="240" w:lineRule="auto"/>
              <w:rPr/>
            </w:pPr>
            <w:r w:rsidDel="00000000" w:rsidR="00000000" w:rsidRPr="00000000">
              <w:rPr>
                <w:rtl w:val="0"/>
              </w:rPr>
              <w:t xml:space="preserve">A el Usuario se le permitirá cambiar el estado de las ventas pero debe haber iniciado sesión con el rol de administrador o empleado.</w:t>
            </w:r>
          </w:p>
          <w:p w:rsidR="00000000" w:rsidDel="00000000" w:rsidP="00000000" w:rsidRDefault="00000000" w:rsidRPr="00000000" w14:paraId="000024C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4C9">
            <w:pPr>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24CA">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4CB">
            <w:pPr>
              <w:spacing w:after="0" w:line="240" w:lineRule="auto"/>
              <w:rPr/>
            </w:pPr>
            <w:r w:rsidDel="00000000" w:rsidR="00000000" w:rsidRPr="00000000">
              <w:rPr>
                <w:rtl w:val="0"/>
              </w:rPr>
            </w:r>
          </w:p>
          <w:p w:rsidR="00000000" w:rsidDel="00000000" w:rsidP="00000000" w:rsidRDefault="00000000" w:rsidRPr="00000000" w14:paraId="000024C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4CE">
            <w:pPr>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24CF">
            <w:pPr>
              <w:spacing w:after="0" w:line="240" w:lineRule="auto"/>
              <w:rPr/>
            </w:pPr>
            <w:r w:rsidDel="00000000" w:rsidR="00000000" w:rsidRPr="00000000">
              <w:rPr>
                <w:rtl w:val="0"/>
              </w:rPr>
              <w:t xml:space="preserve">Administrador</w:t>
            </w:r>
          </w:p>
          <w:p w:rsidR="00000000" w:rsidDel="00000000" w:rsidP="00000000" w:rsidRDefault="00000000" w:rsidRPr="00000000" w14:paraId="000024D0">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4D2">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4D3">
            <w:pPr>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24D4">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4D6">
            <w:pPr>
              <w:spacing w:after="0" w:line="240" w:lineRule="auto"/>
              <w:rPr/>
            </w:pPr>
            <w:r w:rsidDel="00000000" w:rsidR="00000000" w:rsidRPr="00000000">
              <w:rPr>
                <w:rtl w:val="0"/>
              </w:rPr>
              <w:t xml:space="preserve">1</w:t>
            </w:r>
          </w:p>
        </w:tc>
        <w:tc>
          <w:tcPr/>
          <w:p w:rsidR="00000000" w:rsidDel="00000000" w:rsidP="00000000" w:rsidRDefault="00000000" w:rsidRPr="00000000" w14:paraId="000024D7">
            <w:pPr>
              <w:spacing w:after="0" w:line="240" w:lineRule="auto"/>
              <w:rPr/>
            </w:pPr>
            <w:r w:rsidDel="00000000" w:rsidR="00000000" w:rsidRPr="00000000">
              <w:rPr>
                <w:rtl w:val="0"/>
              </w:rPr>
              <w:t xml:space="preserve">El usuario ingresa a cambiar el estado de las ventas</w:t>
            </w:r>
          </w:p>
        </w:tc>
      </w:tr>
      <w:tr>
        <w:trPr>
          <w:cantSplit w:val="0"/>
          <w:tblHeader w:val="0"/>
        </w:trPr>
        <w:tc>
          <w:tcPr>
            <w:vMerge w:val="continue"/>
          </w:tcPr>
          <w:p w:rsidR="00000000" w:rsidDel="00000000" w:rsidP="00000000" w:rsidRDefault="00000000" w:rsidRPr="00000000" w14:paraId="00002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D9">
            <w:pPr>
              <w:spacing w:after="0" w:line="240" w:lineRule="auto"/>
              <w:rPr/>
            </w:pPr>
            <w:r w:rsidDel="00000000" w:rsidR="00000000" w:rsidRPr="00000000">
              <w:rPr>
                <w:rtl w:val="0"/>
              </w:rPr>
              <w:t xml:space="preserve">2</w:t>
            </w:r>
          </w:p>
        </w:tc>
        <w:tc>
          <w:tcPr/>
          <w:p w:rsidR="00000000" w:rsidDel="00000000" w:rsidP="00000000" w:rsidRDefault="00000000" w:rsidRPr="00000000" w14:paraId="000024DA">
            <w:pPr>
              <w:spacing w:after="0" w:line="240" w:lineRule="auto"/>
              <w:rPr/>
            </w:pPr>
            <w:r w:rsidDel="00000000" w:rsidR="00000000" w:rsidRPr="00000000">
              <w:rPr>
                <w:rtl w:val="0"/>
              </w:rPr>
              <w:t xml:space="preserve">El sistema  toma el id_ventas (select)</w:t>
            </w:r>
          </w:p>
        </w:tc>
      </w:tr>
      <w:tr>
        <w:trPr>
          <w:cantSplit w:val="0"/>
          <w:tblHeader w:val="0"/>
        </w:trPr>
        <w:tc>
          <w:tcPr>
            <w:vMerge w:val="continue"/>
          </w:tcPr>
          <w:p w:rsidR="00000000" w:rsidDel="00000000" w:rsidP="00000000" w:rsidRDefault="00000000" w:rsidRPr="00000000" w14:paraId="00002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DC">
            <w:pPr>
              <w:spacing w:after="0" w:line="240" w:lineRule="auto"/>
              <w:rPr/>
            </w:pPr>
            <w:r w:rsidDel="00000000" w:rsidR="00000000" w:rsidRPr="00000000">
              <w:rPr>
                <w:rtl w:val="0"/>
              </w:rPr>
              <w:t xml:space="preserve">3</w:t>
            </w:r>
          </w:p>
        </w:tc>
        <w:tc>
          <w:tcPr/>
          <w:p w:rsidR="00000000" w:rsidDel="00000000" w:rsidP="00000000" w:rsidRDefault="00000000" w:rsidRPr="00000000" w14:paraId="000024DD">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DF">
            <w:pPr>
              <w:spacing w:after="0" w:line="240" w:lineRule="auto"/>
              <w:rPr/>
            </w:pPr>
            <w:r w:rsidDel="00000000" w:rsidR="00000000" w:rsidRPr="00000000">
              <w:rPr>
                <w:rtl w:val="0"/>
              </w:rPr>
              <w:t xml:space="preserve">4</w:t>
            </w:r>
          </w:p>
        </w:tc>
        <w:tc>
          <w:tcPr/>
          <w:p w:rsidR="00000000" w:rsidDel="00000000" w:rsidP="00000000" w:rsidRDefault="00000000" w:rsidRPr="00000000" w14:paraId="000024E0">
            <w:pPr>
              <w:spacing w:after="0" w:line="240" w:lineRule="auto"/>
              <w:rPr/>
            </w:pPr>
            <w:r w:rsidDel="00000000" w:rsidR="00000000" w:rsidRPr="00000000">
              <w:rPr>
                <w:rtl w:val="0"/>
              </w:rPr>
              <w:t xml:space="preserve">El sistema despliega una alerta de confirmación.</w:t>
            </w:r>
          </w:p>
        </w:tc>
      </w:tr>
      <w:tr>
        <w:trPr>
          <w:cantSplit w:val="0"/>
          <w:tblHeader w:val="0"/>
        </w:trPr>
        <w:tc>
          <w:tcPr/>
          <w:p w:rsidR="00000000" w:rsidDel="00000000" w:rsidP="00000000" w:rsidRDefault="00000000" w:rsidRPr="00000000" w14:paraId="000024E1">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E2">
            <w:pPr>
              <w:spacing w:after="0" w:line="240" w:lineRule="auto"/>
              <w:rPr/>
            </w:pPr>
            <w:r w:rsidDel="00000000" w:rsidR="00000000" w:rsidRPr="00000000">
              <w:rPr>
                <w:rtl w:val="0"/>
              </w:rPr>
              <w:t xml:space="preserve">5</w:t>
            </w:r>
          </w:p>
        </w:tc>
        <w:tc>
          <w:tcPr/>
          <w:p w:rsidR="00000000" w:rsidDel="00000000" w:rsidP="00000000" w:rsidRDefault="00000000" w:rsidRPr="00000000" w14:paraId="000024E3">
            <w:pPr>
              <w:widowControl w:val="0"/>
              <w:spacing w:after="0" w:line="240" w:lineRule="auto"/>
              <w:jc w:val="left"/>
              <w:rPr/>
            </w:pPr>
            <w:r w:rsidDel="00000000" w:rsidR="00000000" w:rsidRPr="00000000">
              <w:rPr>
                <w:rtl w:val="0"/>
              </w:rPr>
              <w:t xml:space="preserve">El usuario diligencia la confirmación</w:t>
            </w:r>
          </w:p>
        </w:tc>
      </w:tr>
      <w:tr>
        <w:trPr>
          <w:cantSplit w:val="0"/>
          <w:tblHeader w:val="0"/>
        </w:trPr>
        <w:tc>
          <w:tcPr/>
          <w:p w:rsidR="00000000" w:rsidDel="00000000" w:rsidP="00000000" w:rsidRDefault="00000000" w:rsidRPr="00000000" w14:paraId="000024E4">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E5">
            <w:pPr>
              <w:spacing w:after="0" w:line="240" w:lineRule="auto"/>
              <w:rPr/>
            </w:pPr>
            <w:r w:rsidDel="00000000" w:rsidR="00000000" w:rsidRPr="00000000">
              <w:rPr>
                <w:rtl w:val="0"/>
              </w:rPr>
              <w:t xml:space="preserve">6</w:t>
            </w:r>
          </w:p>
        </w:tc>
        <w:tc>
          <w:tcPr/>
          <w:p w:rsidR="00000000" w:rsidDel="00000000" w:rsidP="00000000" w:rsidRDefault="00000000" w:rsidRPr="00000000" w14:paraId="000024E6">
            <w:pPr>
              <w:widowControl w:val="0"/>
              <w:spacing w:after="0" w:line="240" w:lineRule="auto"/>
              <w:jc w:val="left"/>
              <w:rPr/>
            </w:pPr>
            <w:r w:rsidDel="00000000" w:rsidR="00000000" w:rsidRPr="00000000">
              <w:rPr>
                <w:rtl w:val="0"/>
              </w:rPr>
              <w:t xml:space="preserve">El sistema valida</w:t>
            </w:r>
          </w:p>
        </w:tc>
      </w:tr>
      <w:tr>
        <w:trPr>
          <w:cantSplit w:val="0"/>
          <w:tblHeader w:val="0"/>
        </w:trPr>
        <w:tc>
          <w:tcPr/>
          <w:p w:rsidR="00000000" w:rsidDel="00000000" w:rsidP="00000000" w:rsidRDefault="00000000" w:rsidRPr="00000000" w14:paraId="000024E7">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E8">
            <w:pPr>
              <w:spacing w:after="0" w:line="240" w:lineRule="auto"/>
              <w:rPr/>
            </w:pPr>
            <w:r w:rsidDel="00000000" w:rsidR="00000000" w:rsidRPr="00000000">
              <w:rPr>
                <w:rtl w:val="0"/>
              </w:rPr>
              <w:t xml:space="preserve">7</w:t>
            </w:r>
          </w:p>
        </w:tc>
        <w:tc>
          <w:tcPr/>
          <w:p w:rsidR="00000000" w:rsidDel="00000000" w:rsidP="00000000" w:rsidRDefault="00000000" w:rsidRPr="00000000" w14:paraId="000024E9">
            <w:pPr>
              <w:widowControl w:val="0"/>
              <w:spacing w:after="0" w:line="240" w:lineRule="auto"/>
              <w:jc w:val="left"/>
              <w:rPr/>
            </w:pPr>
            <w:r w:rsidDel="00000000" w:rsidR="00000000" w:rsidRPr="00000000">
              <w:rPr>
                <w:rtl w:val="0"/>
              </w:rPr>
              <w:t xml:space="preserve">El sistema cambia el estado de la venta</w:t>
            </w:r>
          </w:p>
        </w:tc>
      </w:tr>
      <w:tr>
        <w:trPr>
          <w:cantSplit w:val="0"/>
          <w:tblHeader w:val="0"/>
        </w:trPr>
        <w:tc>
          <w:tcPr/>
          <w:p w:rsidR="00000000" w:rsidDel="00000000" w:rsidP="00000000" w:rsidRDefault="00000000" w:rsidRPr="00000000" w14:paraId="000024EA">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EB">
            <w:pPr>
              <w:spacing w:after="0" w:line="240" w:lineRule="auto"/>
              <w:rPr/>
            </w:pPr>
            <w:r w:rsidDel="00000000" w:rsidR="00000000" w:rsidRPr="00000000">
              <w:rPr>
                <w:rtl w:val="0"/>
              </w:rPr>
              <w:t xml:space="preserve">8</w:t>
            </w:r>
          </w:p>
        </w:tc>
        <w:tc>
          <w:tcPr/>
          <w:p w:rsidR="00000000" w:rsidDel="00000000" w:rsidP="00000000" w:rsidRDefault="00000000" w:rsidRPr="00000000" w14:paraId="000024EC">
            <w:pPr>
              <w:widowControl w:val="0"/>
              <w:spacing w:after="0" w:line="240" w:lineRule="auto"/>
              <w:jc w:val="left"/>
              <w:rPr/>
            </w:pPr>
            <w:r w:rsidDel="00000000" w:rsidR="00000000" w:rsidRPr="00000000">
              <w:rPr>
                <w:rtl w:val="0"/>
              </w:rPr>
              <w:t xml:space="preserve">El sistema despliega un mensaje de “Cambio de estado exitoso”</w:t>
            </w:r>
          </w:p>
        </w:tc>
      </w:tr>
      <w:tr>
        <w:trPr>
          <w:cantSplit w:val="0"/>
          <w:tblHeader w:val="0"/>
        </w:trPr>
        <w:tc>
          <w:tcPr/>
          <w:p w:rsidR="00000000" w:rsidDel="00000000" w:rsidP="00000000" w:rsidRDefault="00000000" w:rsidRPr="00000000" w14:paraId="000024ED">
            <w:pPr>
              <w:widowControl w:val="0"/>
              <w:spacing w:after="0" w:line="240" w:lineRule="auto"/>
              <w:jc w:val="left"/>
              <w:rPr>
                <w:b w:val="1"/>
              </w:rPr>
            </w:pPr>
            <w:r w:rsidDel="00000000" w:rsidR="00000000" w:rsidRPr="00000000">
              <w:rPr>
                <w:rtl w:val="0"/>
              </w:rPr>
            </w:r>
          </w:p>
        </w:tc>
        <w:tc>
          <w:tcPr/>
          <w:p w:rsidR="00000000" w:rsidDel="00000000" w:rsidP="00000000" w:rsidRDefault="00000000" w:rsidRPr="00000000" w14:paraId="000024EE">
            <w:pPr>
              <w:spacing w:after="0" w:line="240" w:lineRule="auto"/>
              <w:rPr/>
            </w:pPr>
            <w:r w:rsidDel="00000000" w:rsidR="00000000" w:rsidRPr="00000000">
              <w:rPr>
                <w:rtl w:val="0"/>
              </w:rPr>
              <w:t xml:space="preserve">9</w:t>
            </w:r>
          </w:p>
        </w:tc>
        <w:tc>
          <w:tcPr/>
          <w:p w:rsidR="00000000" w:rsidDel="00000000" w:rsidP="00000000" w:rsidRDefault="00000000" w:rsidRPr="00000000" w14:paraId="000024EF">
            <w:pPr>
              <w:widowControl w:val="0"/>
              <w:spacing w:after="0" w:line="240" w:lineRule="auto"/>
              <w:jc w:val="left"/>
              <w:rPr/>
            </w:pPr>
            <w:r w:rsidDel="00000000" w:rsidR="00000000" w:rsidRPr="00000000">
              <w:rPr>
                <w:rtl w:val="0"/>
              </w:rPr>
              <w:t xml:space="preserve">El sistema ejecuta el cu06.4.5 en listar ventas</w:t>
            </w:r>
          </w:p>
        </w:tc>
      </w:tr>
      <w:tr>
        <w:trPr>
          <w:cantSplit w:val="0"/>
          <w:tblHeader w:val="0"/>
        </w:trPr>
        <w:tc>
          <w:tcPr/>
          <w:p w:rsidR="00000000" w:rsidDel="00000000" w:rsidP="00000000" w:rsidRDefault="00000000" w:rsidRPr="00000000" w14:paraId="000024F0">
            <w:pPr>
              <w:spacing w:after="0" w:line="240" w:lineRule="auto"/>
              <w:rPr>
                <w:b w:val="1"/>
              </w:rPr>
            </w:pPr>
            <w:r w:rsidDel="00000000" w:rsidR="00000000" w:rsidRPr="00000000">
              <w:rPr>
                <w:b w:val="1"/>
                <w:rtl w:val="0"/>
              </w:rPr>
              <w:t xml:space="preserve">Post - Condición</w:t>
            </w:r>
          </w:p>
        </w:tc>
        <w:tc>
          <w:tcPr>
            <w:gridSpan w:val="2"/>
          </w:tcPr>
          <w:p w:rsidR="00000000" w:rsidDel="00000000" w:rsidP="00000000" w:rsidRDefault="00000000" w:rsidRPr="00000000" w14:paraId="000024F1">
            <w:pPr>
              <w:spacing w:after="0" w:line="240" w:lineRule="auto"/>
              <w:rPr/>
            </w:pPr>
            <w:r w:rsidDel="00000000" w:rsidR="00000000" w:rsidRPr="00000000">
              <w:rPr>
                <w:rtl w:val="0"/>
              </w:rPr>
              <w:t xml:space="preserve">El sistema cambia el estado de  la venta</w:t>
            </w:r>
          </w:p>
        </w:tc>
      </w:tr>
      <w:tr>
        <w:trPr>
          <w:cantSplit w:val="0"/>
          <w:tblHeader w:val="0"/>
        </w:trPr>
        <w:tc>
          <w:tcPr/>
          <w:p w:rsidR="00000000" w:rsidDel="00000000" w:rsidP="00000000" w:rsidRDefault="00000000" w:rsidRPr="00000000" w14:paraId="000024F3">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4F4">
            <w:pPr>
              <w:spacing w:after="0" w:line="240" w:lineRule="auto"/>
              <w:rPr/>
            </w:pPr>
            <w:r w:rsidDel="00000000" w:rsidR="00000000" w:rsidRPr="00000000">
              <w:rPr>
                <w:rtl w:val="0"/>
              </w:rPr>
              <w:t xml:space="preserve">Paso</w:t>
            </w:r>
          </w:p>
        </w:tc>
        <w:tc>
          <w:tcPr/>
          <w:p w:rsidR="00000000" w:rsidDel="00000000" w:rsidP="00000000" w:rsidRDefault="00000000" w:rsidRPr="00000000" w14:paraId="000024F5">
            <w:pPr>
              <w:spacing w:after="0" w:line="240" w:lineRule="auto"/>
              <w:rPr/>
            </w:pPr>
            <w:r w:rsidDel="00000000" w:rsidR="00000000" w:rsidRPr="00000000">
              <w:rPr>
                <w:rtl w:val="0"/>
              </w:rPr>
            </w:r>
          </w:p>
          <w:p w:rsidR="00000000" w:rsidDel="00000000" w:rsidP="00000000" w:rsidRDefault="00000000" w:rsidRPr="00000000" w14:paraId="000024F6">
            <w:pPr>
              <w:spacing w:after="0" w:line="240" w:lineRule="auto"/>
              <w:rPr/>
            </w:pPr>
            <w:r w:rsidDel="00000000" w:rsidR="00000000" w:rsidRPr="00000000">
              <w:rPr>
                <w:rtl w:val="0"/>
              </w:rPr>
            </w:r>
          </w:p>
        </w:tc>
      </w:tr>
      <w:tr>
        <w:trPr>
          <w:cantSplit w:val="0"/>
          <w:trHeight w:val="66" w:hRule="atLeast"/>
          <w:tblHeader w:val="0"/>
        </w:trPr>
        <w:tc>
          <w:tcPr>
            <w:vMerge w:val="restart"/>
          </w:tcPr>
          <w:p w:rsidR="00000000" w:rsidDel="00000000" w:rsidP="00000000" w:rsidRDefault="00000000" w:rsidRPr="00000000" w14:paraId="000024F7">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4F8">
            <w:pPr>
              <w:spacing w:after="0" w:line="240" w:lineRule="auto"/>
              <w:rPr/>
            </w:pPr>
            <w:r w:rsidDel="00000000" w:rsidR="00000000" w:rsidRPr="00000000">
              <w:rPr>
                <w:rtl w:val="0"/>
              </w:rPr>
            </w:r>
          </w:p>
        </w:tc>
        <w:tc>
          <w:tcPr/>
          <w:p w:rsidR="00000000" w:rsidDel="00000000" w:rsidP="00000000" w:rsidRDefault="00000000" w:rsidRPr="00000000" w14:paraId="000024F9">
            <w:pPr>
              <w:widowControl w:val="0"/>
              <w:spacing w:after="0" w:line="240" w:lineRule="auto"/>
              <w:jc w:val="left"/>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FC">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4FF">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02">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504">
            <w:pPr>
              <w:spacing w:after="0" w:line="240" w:lineRule="auto"/>
              <w:rPr/>
            </w:pPr>
            <w:r w:rsidDel="00000000" w:rsidR="00000000" w:rsidRPr="00000000">
              <w:rPr>
                <w:rtl w:val="0"/>
              </w:rPr>
            </w:r>
          </w:p>
        </w:tc>
        <w:tc>
          <w:tcPr/>
          <w:p w:rsidR="00000000" w:rsidDel="00000000" w:rsidP="00000000" w:rsidRDefault="00000000" w:rsidRPr="00000000" w14:paraId="00002505">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08">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0B">
            <w:pPr>
              <w:widowControl w:val="0"/>
              <w:spacing w:after="0" w:line="240" w:lineRule="auto"/>
              <w:jc w:val="left"/>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50C">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50D">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50E">
            <w:pPr>
              <w:spacing w:after="0" w:line="240" w:lineRule="auto"/>
              <w:rPr>
                <w:b w:val="1"/>
              </w:rPr>
            </w:pPr>
            <w:r w:rsidDel="00000000" w:rsidR="00000000" w:rsidRPr="00000000">
              <w:rPr>
                <w:b w:val="1"/>
                <w:rtl w:val="0"/>
              </w:rPr>
              <w:t xml:space="preserve">Normatividad</w:t>
            </w:r>
          </w:p>
        </w:tc>
        <w:tc>
          <w:tcPr>
            <w:gridSpan w:val="2"/>
          </w:tcPr>
          <w:p w:rsidR="00000000" w:rsidDel="00000000" w:rsidP="00000000" w:rsidRDefault="00000000" w:rsidRPr="00000000" w14:paraId="0000250F">
            <w:pPr>
              <w:spacing w:after="0" w:line="240" w:lineRule="auto"/>
              <w:rPr/>
            </w:pPr>
            <w:r w:rsidDel="00000000" w:rsidR="00000000" w:rsidRPr="00000000">
              <w:rPr>
                <w:highlight w:val="white"/>
                <w:rtl w:val="0"/>
              </w:rPr>
              <w:t xml:space="preserve">cu 06.2.1.6  El sistema lanzara una alerta de para aprobar la accion.</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512">
            <w:pPr>
              <w:spacing w:after="0" w:line="240" w:lineRule="auto"/>
              <w:rPr>
                <w:highlight w:val="white"/>
              </w:rPr>
            </w:pPr>
            <w:r w:rsidDel="00000000" w:rsidR="00000000" w:rsidRPr="00000000">
              <w:rPr>
                <w:highlight w:val="white"/>
                <w:rtl w:val="0"/>
              </w:rPr>
              <w:t xml:space="preserve">cu 06.2.1.7 La citas apareceran en orden ascendente</w:t>
            </w:r>
          </w:p>
          <w:p w:rsidR="00000000" w:rsidDel="00000000" w:rsidP="00000000" w:rsidRDefault="00000000" w:rsidRPr="00000000" w14:paraId="00002513">
            <w:pPr>
              <w:spacing w:after="0" w:line="240" w:lineRule="auto"/>
              <w:rPr>
                <w:highlight w:val="white"/>
              </w:rPr>
            </w:pPr>
            <w:r w:rsidDel="00000000" w:rsidR="00000000" w:rsidRPr="00000000">
              <w:rPr>
                <w:rtl w:val="0"/>
              </w:rPr>
            </w:r>
          </w:p>
          <w:p w:rsidR="00000000" w:rsidDel="00000000" w:rsidP="00000000" w:rsidRDefault="00000000" w:rsidRPr="00000000" w14:paraId="00002514">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516">
            <w:pPr>
              <w:spacing w:after="0" w:line="240" w:lineRule="auto"/>
              <w:rPr>
                <w:b w:val="1"/>
              </w:rPr>
            </w:pPr>
            <w:r w:rsidDel="00000000" w:rsidR="00000000" w:rsidRPr="00000000">
              <w:rPr>
                <w:b w:val="1"/>
                <w:rtl w:val="0"/>
              </w:rPr>
              <w:t xml:space="preserve">Comentarios</w:t>
            </w:r>
          </w:p>
        </w:tc>
        <w:tc>
          <w:tcPr>
            <w:gridSpan w:val="2"/>
          </w:tcPr>
          <w:p w:rsidR="00000000" w:rsidDel="00000000" w:rsidP="00000000" w:rsidRDefault="00000000" w:rsidRPr="00000000" w14:paraId="0000251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519">
            <w:pPr>
              <w:spacing w:after="0" w:line="240" w:lineRule="auto"/>
              <w:rPr>
                <w:b w:val="1"/>
              </w:rPr>
            </w:pPr>
            <w:r w:rsidDel="00000000" w:rsidR="00000000" w:rsidRPr="00000000">
              <w:rPr>
                <w:b w:val="1"/>
                <w:rtl w:val="0"/>
              </w:rPr>
              <w:t xml:space="preserve">Responsables</w:t>
            </w:r>
          </w:p>
        </w:tc>
        <w:tc>
          <w:tcPr>
            <w:gridSpan w:val="2"/>
          </w:tcPr>
          <w:p w:rsidR="00000000" w:rsidDel="00000000" w:rsidP="00000000" w:rsidRDefault="00000000" w:rsidRPr="00000000" w14:paraId="0000251A">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51C">
      <w:pPr>
        <w:rPr/>
      </w:pPr>
      <w:r w:rsidDel="00000000" w:rsidR="00000000" w:rsidRPr="00000000">
        <w:rPr>
          <w:rtl w:val="0"/>
        </w:rPr>
        <w:t xml:space="preserve">//</w:t>
      </w:r>
    </w:p>
    <w:tbl>
      <w:tblPr>
        <w:tblStyle w:val="Table93"/>
        <w:tblW w:w="799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096"/>
        <w:gridCol w:w="979"/>
        <w:gridCol w:w="4920"/>
        <w:tblGridChange w:id="0">
          <w:tblGrid>
            <w:gridCol w:w="2096"/>
            <w:gridCol w:w="979"/>
            <w:gridCol w:w="4920"/>
          </w:tblGrid>
        </w:tblGridChange>
      </w:tblGrid>
      <w:tr>
        <w:trPr>
          <w:cantSplit w:val="0"/>
          <w:tblHeader w:val="0"/>
        </w:trPr>
        <w:tc>
          <w:tcPr/>
          <w:p w:rsidR="00000000" w:rsidDel="00000000" w:rsidP="00000000" w:rsidRDefault="00000000" w:rsidRPr="00000000" w14:paraId="0000251D">
            <w:pPr>
              <w:spacing w:after="0" w:line="240" w:lineRule="auto"/>
              <w:rPr>
                <w:b w:val="1"/>
                <w:color w:val="ffffff"/>
              </w:rPr>
            </w:pPr>
            <w:r w:rsidDel="00000000" w:rsidR="00000000" w:rsidRPr="00000000">
              <w:rPr>
                <w:b w:val="1"/>
                <w:color w:val="ffffff"/>
                <w:rtl w:val="0"/>
              </w:rPr>
              <w:t xml:space="preserve">CU -</w:t>
            </w:r>
          </w:p>
        </w:tc>
        <w:tc>
          <w:tcPr>
            <w:gridSpan w:val="2"/>
          </w:tcPr>
          <w:p w:rsidR="00000000" w:rsidDel="00000000" w:rsidP="00000000" w:rsidRDefault="00000000" w:rsidRPr="00000000" w14:paraId="0000251E">
            <w:pPr>
              <w:spacing w:after="0" w:line="240" w:lineRule="auto"/>
              <w:rPr>
                <w:b w:val="1"/>
                <w:color w:val="ffffff"/>
              </w:rPr>
            </w:pPr>
            <w:r w:rsidDel="00000000" w:rsidR="00000000" w:rsidRPr="00000000">
              <w:rPr>
                <w:b w:val="1"/>
                <w:i w:val="1"/>
                <w:color w:val="ffffff"/>
                <w:rtl w:val="0"/>
              </w:rPr>
              <w:t xml:space="preserve">CU.06.4.5  Listar ventas</w:t>
            </w:r>
            <w:r w:rsidDel="00000000" w:rsidR="00000000" w:rsidRPr="00000000">
              <w:rPr>
                <w:rtl w:val="0"/>
              </w:rPr>
            </w:r>
          </w:p>
        </w:tc>
      </w:tr>
      <w:tr>
        <w:trPr>
          <w:cantSplit w:val="0"/>
          <w:tblHeader w:val="0"/>
        </w:trPr>
        <w:tc>
          <w:tcPr/>
          <w:p w:rsidR="00000000" w:rsidDel="00000000" w:rsidP="00000000" w:rsidRDefault="00000000" w:rsidRPr="00000000" w14:paraId="00002520">
            <w:pPr>
              <w:spacing w:after="0" w:line="240" w:lineRule="auto"/>
              <w:rPr>
                <w:b w:val="1"/>
              </w:rPr>
            </w:pPr>
            <w:r w:rsidDel="00000000" w:rsidR="00000000" w:rsidRPr="00000000">
              <w:rPr>
                <w:b w:val="1"/>
                <w:rtl w:val="0"/>
              </w:rPr>
              <w:t xml:space="preserve">Dependencias</w:t>
            </w:r>
          </w:p>
        </w:tc>
        <w:tc>
          <w:tcPr>
            <w:gridSpan w:val="2"/>
          </w:tcPr>
          <w:p w:rsidR="00000000" w:rsidDel="00000000" w:rsidP="00000000" w:rsidRDefault="00000000" w:rsidRPr="00000000" w14:paraId="00002521">
            <w:pPr>
              <w:spacing w:after="0" w:line="240" w:lineRule="auto"/>
              <w:rPr/>
            </w:pPr>
            <w:r w:rsidDel="00000000" w:rsidR="00000000" w:rsidRPr="00000000">
              <w:rPr>
                <w:rtl w:val="0"/>
              </w:rPr>
              <w:t xml:space="preserve">CU 06 Ventas</w:t>
            </w:r>
          </w:p>
          <w:p w:rsidR="00000000" w:rsidDel="00000000" w:rsidP="00000000" w:rsidRDefault="00000000" w:rsidRPr="00000000" w14:paraId="00002522">
            <w:pPr>
              <w:spacing w:after="0" w:line="240" w:lineRule="auto"/>
              <w:rPr/>
            </w:pPr>
            <w:r w:rsidDel="00000000" w:rsidR="00000000" w:rsidRPr="00000000">
              <w:rPr>
                <w:rtl w:val="0"/>
              </w:rPr>
              <w:t xml:space="preserve">CU 06.4 Gestión ventas</w:t>
            </w:r>
          </w:p>
        </w:tc>
      </w:tr>
      <w:tr>
        <w:trPr>
          <w:cantSplit w:val="0"/>
          <w:tblHeader w:val="0"/>
        </w:trPr>
        <w:tc>
          <w:tcPr/>
          <w:p w:rsidR="00000000" w:rsidDel="00000000" w:rsidP="00000000" w:rsidRDefault="00000000" w:rsidRPr="00000000" w14:paraId="00002524">
            <w:pPr>
              <w:spacing w:after="0" w:line="240" w:lineRule="auto"/>
              <w:rPr>
                <w:b w:val="1"/>
              </w:rPr>
            </w:pPr>
            <w:r w:rsidDel="00000000" w:rsidR="00000000" w:rsidRPr="00000000">
              <w:rPr>
                <w:b w:val="1"/>
                <w:rtl w:val="0"/>
              </w:rPr>
              <w:t xml:space="preserve">Pre – Condiciones</w:t>
            </w:r>
          </w:p>
        </w:tc>
        <w:tc>
          <w:tcPr>
            <w:gridSpan w:val="2"/>
          </w:tcPr>
          <w:p w:rsidR="00000000" w:rsidDel="00000000" w:rsidP="00000000" w:rsidRDefault="00000000" w:rsidRPr="00000000" w14:paraId="00002525">
            <w:pPr>
              <w:spacing w:after="0" w:line="240" w:lineRule="auto"/>
              <w:rPr/>
            </w:pPr>
            <w:r w:rsidDel="00000000" w:rsidR="00000000" w:rsidRPr="00000000">
              <w:rPr>
                <w:rtl w:val="0"/>
              </w:rPr>
              <w:t xml:space="preserve">A el Usuario se le permitirá visualizar la información de las ventas  en una lista pero debe haber iniciado sesión con el rol de administrador o empleado.</w:t>
            </w:r>
          </w:p>
          <w:p w:rsidR="00000000" w:rsidDel="00000000" w:rsidP="00000000" w:rsidRDefault="00000000" w:rsidRPr="00000000" w14:paraId="0000252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528">
            <w:pPr>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2529">
            <w:pPr>
              <w:spacing w:after="0" w:line="240" w:lineRule="auto"/>
              <w:rPr/>
            </w:pPr>
            <w:r w:rsidDel="00000000" w:rsidR="00000000" w:rsidRPr="00000000">
              <w:rPr>
                <w:rtl w:val="0"/>
              </w:rPr>
              <w:t xml:space="preserve">El sistema deberá comportarse como se describe en el siguiente caso de uso para crear un nuevo usuario dentro del sistema</w:t>
            </w:r>
          </w:p>
          <w:p w:rsidR="00000000" w:rsidDel="00000000" w:rsidP="00000000" w:rsidRDefault="00000000" w:rsidRPr="00000000" w14:paraId="0000252A">
            <w:pPr>
              <w:spacing w:after="0" w:line="240" w:lineRule="auto"/>
              <w:rPr/>
            </w:pPr>
            <w:r w:rsidDel="00000000" w:rsidR="00000000" w:rsidRPr="00000000">
              <w:rPr>
                <w:rtl w:val="0"/>
              </w:rPr>
            </w:r>
          </w:p>
          <w:p w:rsidR="00000000" w:rsidDel="00000000" w:rsidP="00000000" w:rsidRDefault="00000000" w:rsidRPr="00000000" w14:paraId="0000252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52D">
            <w:pPr>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252E">
            <w:pPr>
              <w:spacing w:after="0" w:line="240" w:lineRule="auto"/>
              <w:rPr/>
            </w:pPr>
            <w:r w:rsidDel="00000000" w:rsidR="00000000" w:rsidRPr="00000000">
              <w:rPr>
                <w:rtl w:val="0"/>
              </w:rPr>
              <w:t xml:space="preserve">Administrador</w:t>
            </w:r>
          </w:p>
          <w:p w:rsidR="00000000" w:rsidDel="00000000" w:rsidP="00000000" w:rsidRDefault="00000000" w:rsidRPr="00000000" w14:paraId="0000252F">
            <w:pPr>
              <w:spacing w:after="0" w:line="240" w:lineRule="auto"/>
              <w:rPr/>
            </w:pPr>
            <w:r w:rsidDel="00000000" w:rsidR="00000000" w:rsidRPr="00000000">
              <w:rPr>
                <w:rtl w:val="0"/>
              </w:rPr>
              <w:t xml:space="preserve">Empleado</w:t>
            </w:r>
          </w:p>
        </w:tc>
      </w:tr>
      <w:tr>
        <w:trPr>
          <w:cantSplit w:val="0"/>
          <w:tblHeader w:val="0"/>
        </w:trPr>
        <w:tc>
          <w:tcPr>
            <w:vMerge w:val="restart"/>
          </w:tcPr>
          <w:p w:rsidR="00000000" w:rsidDel="00000000" w:rsidP="00000000" w:rsidRDefault="00000000" w:rsidRPr="00000000" w14:paraId="00002531">
            <w:pPr>
              <w:spacing w:after="0" w:line="240" w:lineRule="auto"/>
              <w:rPr>
                <w:b w:val="1"/>
              </w:rPr>
            </w:pPr>
            <w:r w:rsidDel="00000000" w:rsidR="00000000" w:rsidRPr="00000000">
              <w:rPr>
                <w:b w:val="1"/>
                <w:rtl w:val="0"/>
              </w:rPr>
              <w:t xml:space="preserve">Secuencia Normal</w:t>
            </w:r>
          </w:p>
        </w:tc>
        <w:tc>
          <w:tcPr/>
          <w:p w:rsidR="00000000" w:rsidDel="00000000" w:rsidP="00000000" w:rsidRDefault="00000000" w:rsidRPr="00000000" w14:paraId="00002532">
            <w:pPr>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2533">
            <w:pPr>
              <w:spacing w:after="0" w:line="240" w:lineRule="auto"/>
              <w:rPr>
                <w:b w:val="1"/>
              </w:rPr>
            </w:pPr>
            <w:r w:rsidDel="00000000" w:rsidR="00000000" w:rsidRPr="00000000">
              <w:rPr>
                <w:b w:val="1"/>
                <w:rtl w:val="0"/>
              </w:rPr>
              <w:t xml:space="preserve">Acción</w:t>
            </w:r>
          </w:p>
        </w:tc>
      </w:tr>
      <w:tr>
        <w:trPr>
          <w:cantSplit w:val="0"/>
          <w:trHeight w:val="244" w:hRule="atLeast"/>
          <w:tblHeader w:val="0"/>
        </w:trPr>
        <w:tc>
          <w:tcPr>
            <w:vMerge w:val="continue"/>
          </w:tcPr>
          <w:p w:rsidR="00000000" w:rsidDel="00000000" w:rsidP="00000000" w:rsidRDefault="00000000" w:rsidRPr="00000000" w14:paraId="00002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2535">
            <w:pPr>
              <w:spacing w:after="0" w:line="240" w:lineRule="auto"/>
              <w:rPr/>
            </w:pPr>
            <w:r w:rsidDel="00000000" w:rsidR="00000000" w:rsidRPr="00000000">
              <w:rPr>
                <w:rtl w:val="0"/>
              </w:rPr>
              <w:t xml:space="preserve">1</w:t>
            </w:r>
          </w:p>
        </w:tc>
        <w:tc>
          <w:tcPr/>
          <w:p w:rsidR="00000000" w:rsidDel="00000000" w:rsidP="00000000" w:rsidRDefault="00000000" w:rsidRPr="00000000" w14:paraId="00002536">
            <w:pPr>
              <w:spacing w:after="0" w:line="240" w:lineRule="auto"/>
              <w:rPr/>
            </w:pPr>
            <w:r w:rsidDel="00000000" w:rsidR="00000000" w:rsidRPr="00000000">
              <w:rPr>
                <w:rtl w:val="0"/>
              </w:rPr>
              <w:t xml:space="preserve">El usuario ingresa a el modulo de ventas</w:t>
            </w:r>
          </w:p>
        </w:tc>
      </w:tr>
      <w:tr>
        <w:trPr>
          <w:cantSplit w:val="0"/>
          <w:tblHeader w:val="0"/>
        </w:trPr>
        <w:tc>
          <w:tcPr>
            <w:vMerge w:val="continue"/>
          </w:tcPr>
          <w:p w:rsidR="00000000" w:rsidDel="00000000" w:rsidP="00000000" w:rsidRDefault="00000000" w:rsidRPr="00000000" w14:paraId="00002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38">
            <w:pPr>
              <w:spacing w:after="0" w:line="240" w:lineRule="auto"/>
              <w:rPr/>
            </w:pPr>
            <w:r w:rsidDel="00000000" w:rsidR="00000000" w:rsidRPr="00000000">
              <w:rPr>
                <w:rtl w:val="0"/>
              </w:rPr>
              <w:t xml:space="preserve">2</w:t>
            </w:r>
          </w:p>
        </w:tc>
        <w:tc>
          <w:tcPr/>
          <w:p w:rsidR="00000000" w:rsidDel="00000000" w:rsidP="00000000" w:rsidRDefault="00000000" w:rsidRPr="00000000" w14:paraId="00002539">
            <w:pPr>
              <w:spacing w:after="0" w:line="240" w:lineRule="auto"/>
              <w:rPr/>
            </w:pPr>
            <w:r w:rsidDel="00000000" w:rsidR="00000000" w:rsidRPr="00000000">
              <w:rPr>
                <w:rtl w:val="0"/>
              </w:rPr>
              <w:t xml:space="preserve">El sistema valida</w:t>
            </w:r>
          </w:p>
        </w:tc>
      </w:tr>
      <w:tr>
        <w:trPr>
          <w:cantSplit w:val="0"/>
          <w:tblHeader w:val="0"/>
        </w:trPr>
        <w:tc>
          <w:tcPr>
            <w:vMerge w:val="continue"/>
          </w:tcPr>
          <w:p w:rsidR="00000000" w:rsidDel="00000000" w:rsidP="00000000" w:rsidRDefault="00000000" w:rsidRPr="00000000" w14:paraId="00002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3B">
            <w:pPr>
              <w:spacing w:after="0" w:line="240" w:lineRule="auto"/>
              <w:rPr/>
            </w:pPr>
            <w:r w:rsidDel="00000000" w:rsidR="00000000" w:rsidRPr="00000000">
              <w:rPr>
                <w:rtl w:val="0"/>
              </w:rPr>
              <w:t xml:space="preserve">3</w:t>
            </w:r>
          </w:p>
        </w:tc>
        <w:tc>
          <w:tcPr/>
          <w:p w:rsidR="00000000" w:rsidDel="00000000" w:rsidP="00000000" w:rsidRDefault="00000000" w:rsidRPr="00000000" w14:paraId="0000253C">
            <w:pPr>
              <w:spacing w:after="0" w:line="240" w:lineRule="auto"/>
              <w:rPr/>
            </w:pPr>
            <w:r w:rsidDel="00000000" w:rsidR="00000000" w:rsidRPr="00000000">
              <w:rPr>
                <w:rtl w:val="0"/>
              </w:rPr>
              <w:t xml:space="preserve">El sistema genera el objeto de la lista de las ventas</w:t>
            </w:r>
          </w:p>
        </w:tc>
      </w:tr>
      <w:tr>
        <w:trPr>
          <w:cantSplit w:val="0"/>
          <w:tblHeader w:val="0"/>
        </w:trPr>
        <w:tc>
          <w:tcPr>
            <w:vMerge w:val="continue"/>
          </w:tcPr>
          <w:p w:rsidR="00000000" w:rsidDel="00000000" w:rsidP="00000000" w:rsidRDefault="00000000" w:rsidRPr="00000000" w14:paraId="00002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3E">
            <w:pPr>
              <w:spacing w:after="0" w:line="240" w:lineRule="auto"/>
              <w:rPr/>
            </w:pPr>
            <w:r w:rsidDel="00000000" w:rsidR="00000000" w:rsidRPr="00000000">
              <w:rPr>
                <w:rtl w:val="0"/>
              </w:rPr>
              <w:t xml:space="preserve">4</w:t>
            </w:r>
          </w:p>
        </w:tc>
        <w:tc>
          <w:tcPr/>
          <w:p w:rsidR="00000000" w:rsidDel="00000000" w:rsidP="00000000" w:rsidRDefault="00000000" w:rsidRPr="00000000" w14:paraId="0000253F">
            <w:pPr>
              <w:spacing w:after="0" w:line="240" w:lineRule="auto"/>
              <w:rPr/>
            </w:pPr>
            <w:r w:rsidDel="00000000" w:rsidR="00000000" w:rsidRPr="00000000">
              <w:rPr>
                <w:rtl w:val="0"/>
              </w:rPr>
              <w:t xml:space="preserve">El sistema  despliega la lista de clientes</w:t>
            </w:r>
          </w:p>
          <w:p w:rsidR="00000000" w:rsidDel="00000000" w:rsidP="00000000" w:rsidRDefault="00000000" w:rsidRPr="00000000" w14:paraId="00002540">
            <w:pPr>
              <w:spacing w:after="0" w:line="240" w:lineRule="auto"/>
              <w:rPr/>
            </w:pPr>
            <w:r w:rsidDel="00000000" w:rsidR="00000000" w:rsidRPr="00000000">
              <w:rPr>
                <w:rtl w:val="0"/>
              </w:rPr>
              <w:t xml:space="preserve">cu 06.4.3 Actualizar ventas</w:t>
            </w:r>
          </w:p>
          <w:p w:rsidR="00000000" w:rsidDel="00000000" w:rsidP="00000000" w:rsidRDefault="00000000" w:rsidRPr="00000000" w14:paraId="00002541">
            <w:pPr>
              <w:spacing w:after="0" w:line="240" w:lineRule="auto"/>
              <w:rPr/>
            </w:pPr>
            <w:r w:rsidDel="00000000" w:rsidR="00000000" w:rsidRPr="00000000">
              <w:rPr>
                <w:rtl w:val="0"/>
              </w:rPr>
              <w:t xml:space="preserve">cu 06.4.4 Cambiar estado</w:t>
            </w:r>
          </w:p>
          <w:p w:rsidR="00000000" w:rsidDel="00000000" w:rsidP="00000000" w:rsidRDefault="00000000" w:rsidRPr="00000000" w14:paraId="0000254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543">
            <w:pPr>
              <w:spacing w:after="0" w:line="240" w:lineRule="auto"/>
              <w:rPr>
                <w:b w:val="1"/>
              </w:rPr>
            </w:pPr>
            <w:r w:rsidDel="00000000" w:rsidR="00000000" w:rsidRPr="00000000">
              <w:rPr>
                <w:b w:val="1"/>
                <w:rtl w:val="0"/>
              </w:rPr>
              <w:t xml:space="preserve">Post - Condición</w:t>
            </w:r>
          </w:p>
        </w:tc>
        <w:tc>
          <w:tcPr>
            <w:gridSpan w:val="2"/>
          </w:tcPr>
          <w:p w:rsidR="00000000" w:rsidDel="00000000" w:rsidP="00000000" w:rsidRDefault="00000000" w:rsidRPr="00000000" w14:paraId="00002544">
            <w:pPr>
              <w:spacing w:after="0" w:line="240" w:lineRule="auto"/>
              <w:rPr/>
            </w:pPr>
            <w:r w:rsidDel="00000000" w:rsidR="00000000" w:rsidRPr="00000000">
              <w:rPr>
                <w:rtl w:val="0"/>
              </w:rPr>
              <w:t xml:space="preserve">El sistema actualiza el cliente.</w:t>
            </w:r>
          </w:p>
        </w:tc>
      </w:tr>
      <w:tr>
        <w:trPr>
          <w:cantSplit w:val="0"/>
          <w:tblHeader w:val="0"/>
        </w:trPr>
        <w:tc>
          <w:tcPr/>
          <w:p w:rsidR="00000000" w:rsidDel="00000000" w:rsidP="00000000" w:rsidRDefault="00000000" w:rsidRPr="00000000" w14:paraId="00002546">
            <w:pPr>
              <w:spacing w:after="0" w:line="240" w:lineRule="auto"/>
              <w:rPr>
                <w:b w:val="1"/>
              </w:rPr>
            </w:pPr>
            <w:r w:rsidDel="00000000" w:rsidR="00000000" w:rsidRPr="00000000">
              <w:rPr>
                <w:b w:val="1"/>
                <w:rtl w:val="0"/>
              </w:rPr>
              <w:t xml:space="preserve">Excepciones</w:t>
            </w:r>
          </w:p>
        </w:tc>
        <w:tc>
          <w:tcPr/>
          <w:p w:rsidR="00000000" w:rsidDel="00000000" w:rsidP="00000000" w:rsidRDefault="00000000" w:rsidRPr="00000000" w14:paraId="00002547">
            <w:pPr>
              <w:spacing w:after="0" w:line="240" w:lineRule="auto"/>
              <w:rPr/>
            </w:pPr>
            <w:r w:rsidDel="00000000" w:rsidR="00000000" w:rsidRPr="00000000">
              <w:rPr>
                <w:rtl w:val="0"/>
              </w:rPr>
              <w:t xml:space="preserve">Paso</w:t>
            </w:r>
          </w:p>
        </w:tc>
        <w:tc>
          <w:tcPr/>
          <w:p w:rsidR="00000000" w:rsidDel="00000000" w:rsidP="00000000" w:rsidRDefault="00000000" w:rsidRPr="00000000" w14:paraId="00002548">
            <w:pPr>
              <w:spacing w:after="0" w:line="240" w:lineRule="auto"/>
              <w:rPr/>
            </w:pPr>
            <w:r w:rsidDel="00000000" w:rsidR="00000000" w:rsidRPr="00000000">
              <w:rPr>
                <w:rtl w:val="0"/>
              </w:rPr>
            </w:r>
          </w:p>
        </w:tc>
      </w:tr>
      <w:tr>
        <w:trPr>
          <w:cantSplit w:val="0"/>
          <w:trHeight w:val="66" w:hRule="atLeast"/>
          <w:tblHeader w:val="0"/>
        </w:trPr>
        <w:tc>
          <w:tcPr>
            <w:vMerge w:val="restart"/>
          </w:tcPr>
          <w:p w:rsidR="00000000" w:rsidDel="00000000" w:rsidP="00000000" w:rsidRDefault="00000000" w:rsidRPr="00000000" w14:paraId="00002549">
            <w:pPr>
              <w:spacing w:after="0" w:line="240" w:lineRule="auto"/>
              <w:rPr>
                <w:b w:val="1"/>
              </w:rPr>
            </w:pPr>
            <w:r w:rsidDel="00000000" w:rsidR="00000000" w:rsidRPr="00000000">
              <w:rPr>
                <w:rtl w:val="0"/>
              </w:rPr>
            </w:r>
          </w:p>
        </w:tc>
        <w:tc>
          <w:tcPr>
            <w:vMerge w:val="restart"/>
          </w:tcPr>
          <w:p w:rsidR="00000000" w:rsidDel="00000000" w:rsidP="00000000" w:rsidRDefault="00000000" w:rsidRPr="00000000" w14:paraId="0000254A">
            <w:pPr>
              <w:spacing w:after="0" w:line="240" w:lineRule="auto"/>
              <w:rPr/>
            </w:pPr>
            <w:r w:rsidDel="00000000" w:rsidR="00000000" w:rsidRPr="00000000">
              <w:rPr>
                <w:rtl w:val="0"/>
              </w:rPr>
            </w:r>
          </w:p>
        </w:tc>
        <w:tc>
          <w:tcPr/>
          <w:p w:rsidR="00000000" w:rsidDel="00000000" w:rsidP="00000000" w:rsidRDefault="00000000" w:rsidRPr="00000000" w14:paraId="0000254B">
            <w:pPr>
              <w:widowControl w:val="0"/>
              <w:spacing w:after="0" w:line="240" w:lineRule="auto"/>
              <w:jc w:val="left"/>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4E">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51">
            <w:pPr>
              <w:spacing w:after="0" w:line="240" w:lineRule="auto"/>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2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54">
            <w:pPr>
              <w:spacing w:after="0" w:line="24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2556">
            <w:pPr>
              <w:spacing w:after="0" w:line="240" w:lineRule="auto"/>
              <w:rPr/>
            </w:pPr>
            <w:r w:rsidDel="00000000" w:rsidR="00000000" w:rsidRPr="00000000">
              <w:rPr>
                <w:rtl w:val="0"/>
              </w:rPr>
            </w:r>
          </w:p>
        </w:tc>
        <w:tc>
          <w:tcPr/>
          <w:p w:rsidR="00000000" w:rsidDel="00000000" w:rsidP="00000000" w:rsidRDefault="00000000" w:rsidRPr="00000000" w14:paraId="00002557">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5A">
            <w:pPr>
              <w:widowControl w:val="0"/>
              <w:spacing w:after="0" w:line="240" w:lineRule="auto"/>
              <w:jc w:val="left"/>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2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2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255D">
            <w:pPr>
              <w:widowControl w:val="0"/>
              <w:spacing w:after="0" w:line="240" w:lineRule="auto"/>
              <w:jc w:val="left"/>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255E">
            <w:pPr>
              <w:spacing w:after="0" w:line="240" w:lineRule="auto"/>
              <w:rPr>
                <w:b w:val="1"/>
              </w:rPr>
            </w:pPr>
            <w:r w:rsidDel="00000000" w:rsidR="00000000" w:rsidRPr="00000000">
              <w:rPr>
                <w:b w:val="1"/>
                <w:rtl w:val="0"/>
              </w:rPr>
              <w:t xml:space="preserve">Documentación</w:t>
            </w:r>
          </w:p>
          <w:p w:rsidR="00000000" w:rsidDel="00000000" w:rsidP="00000000" w:rsidRDefault="00000000" w:rsidRPr="00000000" w14:paraId="0000255F">
            <w:pPr>
              <w:spacing w:after="0" w:line="240" w:lineRule="auto"/>
              <w:rPr>
                <w:b w:val="1"/>
              </w:rPr>
            </w:pPr>
            <w:r w:rsidDel="00000000" w:rsidR="00000000" w:rsidRPr="00000000">
              <w:rPr>
                <w:b w:val="1"/>
                <w:rtl w:val="0"/>
              </w:rPr>
              <w:t xml:space="preserve">Regla de Negocio</w:t>
            </w:r>
          </w:p>
          <w:p w:rsidR="00000000" w:rsidDel="00000000" w:rsidP="00000000" w:rsidRDefault="00000000" w:rsidRPr="00000000" w14:paraId="00002560">
            <w:pPr>
              <w:spacing w:after="0" w:line="240" w:lineRule="auto"/>
              <w:rPr>
                <w:b w:val="1"/>
              </w:rPr>
            </w:pPr>
            <w:r w:rsidDel="00000000" w:rsidR="00000000" w:rsidRPr="00000000">
              <w:rPr>
                <w:b w:val="1"/>
                <w:rtl w:val="0"/>
              </w:rPr>
              <w:t xml:space="preserve">Normatividad</w:t>
            </w:r>
          </w:p>
        </w:tc>
        <w:tc>
          <w:tcPr>
            <w:gridSpan w:val="2"/>
          </w:tcPr>
          <w:p w:rsidR="00000000" w:rsidDel="00000000" w:rsidP="00000000" w:rsidRDefault="00000000" w:rsidRPr="00000000" w14:paraId="00002561">
            <w:pPr>
              <w:spacing w:after="0" w:line="240" w:lineRule="auto"/>
              <w:rPr/>
            </w:pPr>
            <w:r w:rsidDel="00000000" w:rsidR="00000000" w:rsidRPr="00000000">
              <w:rPr>
                <w:highlight w:val="white"/>
                <w:rtl w:val="0"/>
              </w:rPr>
              <w:t xml:space="preserve">cu 06.2.1.8 Se mostrará el registro de las citas.</w:t>
            </w:r>
            <w:r w:rsidDel="00000000" w:rsidR="00000000" w:rsidRPr="00000000">
              <w:rPr>
                <w:rtl w:val="0"/>
              </w:rPr>
            </w:r>
          </w:p>
        </w:tc>
      </w:tr>
      <w:tr>
        <w:trPr>
          <w:cantSplit w:val="0"/>
          <w:trHeight w:val="240" w:hRule="atLeast"/>
          <w:tblHeader w:val="0"/>
        </w:trPr>
        <w:tc>
          <w:tcPr>
            <w:vMerge w:val="continue"/>
          </w:tcPr>
          <w:p w:rsidR="00000000" w:rsidDel="00000000" w:rsidP="00000000" w:rsidRDefault="00000000" w:rsidRPr="00000000" w14:paraId="00002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2564">
            <w:pPr>
              <w:spacing w:after="0" w:line="240" w:lineRule="auto"/>
              <w:rPr>
                <w:highlight w:val="white"/>
              </w:rPr>
            </w:pPr>
            <w:r w:rsidDel="00000000" w:rsidR="00000000" w:rsidRPr="00000000">
              <w:rPr>
                <w:highlight w:val="white"/>
                <w:rtl w:val="0"/>
              </w:rPr>
              <w:t xml:space="preserve">cu 06.2.1.9 Las citas que tengan un campo sin registrar no se mostrarán.</w:t>
            </w:r>
          </w:p>
          <w:p w:rsidR="00000000" w:rsidDel="00000000" w:rsidP="00000000" w:rsidRDefault="00000000" w:rsidRPr="00000000" w14:paraId="00002565">
            <w:pPr>
              <w:spacing w:after="0" w:line="240" w:lineRule="auto"/>
              <w:rPr>
                <w:highlight w:val="white"/>
              </w:rPr>
            </w:pPr>
            <w:r w:rsidDel="00000000" w:rsidR="00000000" w:rsidRPr="00000000">
              <w:rPr>
                <w:highlight w:val="white"/>
                <w:rtl w:val="0"/>
              </w:rPr>
              <w:t xml:space="preserve">cu 06.2.1.9 Se podrá registrar los campos: Producto y  Cantidad.</w:t>
            </w:r>
          </w:p>
          <w:p w:rsidR="00000000" w:rsidDel="00000000" w:rsidP="00000000" w:rsidRDefault="00000000" w:rsidRPr="00000000" w14:paraId="00002566">
            <w:pPr>
              <w:spacing w:after="0" w:line="240" w:lineRule="auto"/>
              <w:rPr>
                <w:highlight w:val="white"/>
              </w:rPr>
            </w:pPr>
            <w:r w:rsidDel="00000000" w:rsidR="00000000" w:rsidRPr="00000000">
              <w:rPr>
                <w:rtl w:val="0"/>
              </w:rPr>
            </w:r>
          </w:p>
          <w:p w:rsidR="00000000" w:rsidDel="00000000" w:rsidP="00000000" w:rsidRDefault="00000000" w:rsidRPr="00000000" w14:paraId="00002567">
            <w:pPr>
              <w:spacing w:after="0" w:line="240"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569">
            <w:pPr>
              <w:spacing w:after="0" w:line="240" w:lineRule="auto"/>
              <w:rPr>
                <w:b w:val="1"/>
              </w:rPr>
            </w:pPr>
            <w:r w:rsidDel="00000000" w:rsidR="00000000" w:rsidRPr="00000000">
              <w:rPr>
                <w:b w:val="1"/>
                <w:rtl w:val="0"/>
              </w:rPr>
              <w:t xml:space="preserve">Comentarios</w:t>
            </w:r>
          </w:p>
        </w:tc>
        <w:tc>
          <w:tcPr>
            <w:gridSpan w:val="2"/>
          </w:tcPr>
          <w:p w:rsidR="00000000" w:rsidDel="00000000" w:rsidP="00000000" w:rsidRDefault="00000000" w:rsidRPr="00000000" w14:paraId="0000256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256C">
            <w:pPr>
              <w:spacing w:after="0" w:line="240" w:lineRule="auto"/>
              <w:rPr>
                <w:b w:val="1"/>
              </w:rPr>
            </w:pPr>
            <w:r w:rsidDel="00000000" w:rsidR="00000000" w:rsidRPr="00000000">
              <w:rPr>
                <w:b w:val="1"/>
                <w:rtl w:val="0"/>
              </w:rPr>
              <w:t xml:space="preserve">Responsables</w:t>
            </w:r>
          </w:p>
        </w:tc>
        <w:tc>
          <w:tcPr>
            <w:gridSpan w:val="2"/>
          </w:tcPr>
          <w:p w:rsidR="00000000" w:rsidDel="00000000" w:rsidP="00000000" w:rsidRDefault="00000000" w:rsidRPr="00000000" w14:paraId="0000256D">
            <w:pPr>
              <w:spacing w:after="0" w:line="240" w:lineRule="auto"/>
              <w:rPr/>
            </w:pPr>
            <w:r w:rsidDel="00000000" w:rsidR="00000000" w:rsidRPr="00000000">
              <w:rPr>
                <w:rtl w:val="0"/>
              </w:rPr>
              <w:t xml:space="preserve">Isaías Ramírez Burgos</w:t>
            </w:r>
          </w:p>
        </w:tc>
      </w:tr>
    </w:tbl>
    <w:p w:rsidR="00000000" w:rsidDel="00000000" w:rsidP="00000000" w:rsidRDefault="00000000" w:rsidRPr="00000000" w14:paraId="0000256F">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0">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1">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2">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3">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4">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5">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6">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7">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8">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9">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A">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257B">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rPr>
        <w:sectPr>
          <w:type w:val="nextPage"/>
          <w:pgSz w:h="15840" w:w="12240"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257C">
      <w:pPr>
        <w:rPr>
          <w:rFonts w:ascii="Arial" w:cs="Arial" w:eastAsia="Arial" w:hAnsi="Arial"/>
          <w:b w:val="1"/>
        </w:rPr>
      </w:pPr>
      <w:r w:rsidDel="00000000" w:rsidR="00000000" w:rsidRPr="00000000">
        <w:rPr>
          <w:rtl w:val="0"/>
        </w:rPr>
      </w:r>
    </w:p>
    <w:p w:rsidR="00000000" w:rsidDel="00000000" w:rsidP="00000000" w:rsidRDefault="00000000" w:rsidRPr="00000000" w14:paraId="0000257D">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3o7alnk" w:id="32"/>
      <w:bookmarkEnd w:id="32"/>
      <w:r w:rsidDel="00000000" w:rsidR="00000000" w:rsidRPr="00000000">
        <w:rPr>
          <w:rFonts w:ascii="Arial" w:cs="Arial" w:eastAsia="Arial" w:hAnsi="Arial"/>
          <w:b w:val="1"/>
          <w:color w:val="000000"/>
          <w:rtl w:val="0"/>
        </w:rPr>
        <w:t xml:space="preserve">Diagrama de Clases</w:t>
      </w:r>
    </w:p>
    <w:p w:rsidR="00000000" w:rsidDel="00000000" w:rsidP="00000000" w:rsidRDefault="00000000" w:rsidRPr="00000000" w14:paraId="0000257E">
      <w:pPr>
        <w:rPr/>
      </w:pPr>
      <w:r w:rsidDel="00000000" w:rsidR="00000000" w:rsidRPr="00000000">
        <w:rPr>
          <w:rtl w:val="0"/>
        </w:rPr>
      </w:r>
    </w:p>
    <w:p w:rsidR="00000000" w:rsidDel="00000000" w:rsidP="00000000" w:rsidRDefault="00000000" w:rsidRPr="00000000" w14:paraId="0000257F">
      <w:pPr>
        <w:rPr/>
      </w:pPr>
      <w:r w:rsidDel="00000000" w:rsidR="00000000" w:rsidRPr="00000000">
        <w:rPr>
          <w:rtl w:val="0"/>
        </w:rPr>
        <w:t xml:space="preserve">(Solo el diagrama y el final que incluye composición, agregación, asociación y herencia) con métodos, atributos y cardinalidad.</w:t>
      </w:r>
    </w:p>
    <w:p w:rsidR="00000000" w:rsidDel="00000000" w:rsidP="00000000" w:rsidRDefault="00000000" w:rsidRPr="00000000" w14:paraId="00002580">
      <w:pPr>
        <w:rPr/>
      </w:pPr>
      <w:r w:rsidDel="00000000" w:rsidR="00000000" w:rsidRPr="00000000">
        <w:rPr>
          <w:rtl w:val="0"/>
        </w:rPr>
      </w:r>
    </w:p>
    <w:p w:rsidR="00000000" w:rsidDel="00000000" w:rsidP="00000000" w:rsidRDefault="00000000" w:rsidRPr="00000000" w14:paraId="00002581">
      <w:pPr>
        <w:rPr/>
      </w:pPr>
      <w:r w:rsidDel="00000000" w:rsidR="00000000" w:rsidRPr="00000000">
        <w:rPr>
          <w:rtl w:val="0"/>
        </w:rPr>
      </w:r>
    </w:p>
    <w:p w:rsidR="00000000" w:rsidDel="00000000" w:rsidP="00000000" w:rsidRDefault="00000000" w:rsidRPr="00000000" w14:paraId="00002582">
      <w:pPr>
        <w:rPr/>
      </w:pPr>
      <w:r w:rsidDel="00000000" w:rsidR="00000000" w:rsidRPr="00000000">
        <w:rPr>
          <w:rtl w:val="0"/>
        </w:rPr>
      </w:r>
    </w:p>
    <w:p w:rsidR="00000000" w:rsidDel="00000000" w:rsidP="00000000" w:rsidRDefault="00000000" w:rsidRPr="00000000" w14:paraId="00002583">
      <w:pPr>
        <w:rPr/>
      </w:pPr>
      <w:r w:rsidDel="00000000" w:rsidR="00000000" w:rsidRPr="00000000">
        <w:rPr>
          <w:rtl w:val="0"/>
        </w:rPr>
      </w:r>
    </w:p>
    <w:p w:rsidR="00000000" w:rsidDel="00000000" w:rsidP="00000000" w:rsidRDefault="00000000" w:rsidRPr="00000000" w14:paraId="00002584">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23ckvvd" w:id="33"/>
      <w:bookmarkEnd w:id="33"/>
      <w:r w:rsidDel="00000000" w:rsidR="00000000" w:rsidRPr="00000000">
        <w:rPr>
          <w:rFonts w:ascii="Arial" w:cs="Arial" w:eastAsia="Arial" w:hAnsi="Arial"/>
          <w:b w:val="1"/>
          <w:color w:val="000000"/>
          <w:rtl w:val="0"/>
        </w:rPr>
        <w:t xml:space="preserve">Diagrama de Componentes</w:t>
      </w:r>
    </w:p>
    <w:sdt>
      <w:sdtPr>
        <w:tag w:val="goog_rdk_1"/>
      </w:sdtPr>
      <w:sdtContent>
        <w:p w:rsidR="00000000" w:rsidDel="00000000" w:rsidP="00000000" w:rsidRDefault="00000000" w:rsidRPr="00000000" w14:paraId="00002585">
          <w:pPr>
            <w:rPr>
              <w:ins w:author="joel tuiran" w:id="0" w:date="2024-03-18T13:08:38Z"/>
            </w:rPr>
          </w:pPr>
          <w:r w:rsidDel="00000000" w:rsidR="00000000" w:rsidRPr="00000000">
            <w:rPr/>
            <w:drawing>
              <wp:inline distB="114300" distT="114300" distL="114300" distR="114300">
                <wp:extent cx="4019867" cy="4733925"/>
                <wp:effectExtent b="0" l="0" r="0" t="0"/>
                <wp:docPr id="77"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4019867" cy="4733925"/>
                        </a:xfrm>
                        <a:prstGeom prst="rect"/>
                        <a:ln/>
                      </pic:spPr>
                    </pic:pic>
                  </a:graphicData>
                </a:graphic>
              </wp:inline>
            </w:drawing>
          </w:r>
          <w:sdt>
            <w:sdtPr>
              <w:tag w:val="goog_rdk_0"/>
            </w:sdtPr>
            <w:sdtContent>
              <w:ins w:author="joel tuiran" w:id="0" w:date="2024-03-18T13:08:38Z">
                <w:r w:rsidDel="00000000" w:rsidR="00000000" w:rsidRPr="00000000">
                  <w:rPr>
                    <w:rtl w:val="0"/>
                  </w:rPr>
                </w:r>
              </w:ins>
            </w:sdtContent>
          </w:sdt>
        </w:p>
      </w:sdtContent>
    </w:sdt>
    <w:p w:rsidR="00000000" w:rsidDel="00000000" w:rsidP="00000000" w:rsidRDefault="00000000" w:rsidRPr="00000000" w14:paraId="00002586">
      <w:pPr>
        <w:rPr/>
      </w:pPr>
      <w:r w:rsidDel="00000000" w:rsidR="00000000" w:rsidRPr="00000000">
        <w:rPr>
          <w:rtl w:val="0"/>
        </w:rPr>
      </w:r>
    </w:p>
    <w:p w:rsidR="00000000" w:rsidDel="00000000" w:rsidP="00000000" w:rsidRDefault="00000000" w:rsidRPr="00000000" w14:paraId="00002587">
      <w:pPr>
        <w:rPr/>
      </w:pPr>
      <w:r w:rsidDel="00000000" w:rsidR="00000000" w:rsidRPr="00000000">
        <w:rPr>
          <w:rtl w:val="0"/>
        </w:rPr>
      </w:r>
    </w:p>
    <w:sdt>
      <w:sdtPr>
        <w:tag w:val="goog_rdk_5"/>
      </w:sdtPr>
      <w:sdtContent>
        <w:p w:rsidR="00000000" w:rsidDel="00000000" w:rsidP="00000000" w:rsidRDefault="00000000" w:rsidRPr="00000000" w14:paraId="00002588">
          <w:pPr>
            <w:keepNext w:val="1"/>
            <w:keepLines w:val="1"/>
            <w:pBdr>
              <w:top w:space="0" w:sz="0" w:val="nil"/>
              <w:left w:space="0" w:sz="0" w:val="nil"/>
              <w:bottom w:space="0" w:sz="0" w:val="nil"/>
              <w:right w:space="0" w:sz="0" w:val="nil"/>
              <w:between w:space="0" w:sz="0" w:val="nil"/>
            </w:pBdr>
            <w:spacing w:after="0" w:before="40" w:line="276" w:lineRule="auto"/>
            <w:rPr>
              <w:ins w:author="joel tuiran" w:id="1" w:date="2024-03-18T13:09:27Z"/>
              <w:del w:author="joel tuiran" w:id="1" w:date="2024-03-18T13:09:27Z"/>
              <w:rFonts w:ascii="Arial" w:cs="Arial" w:eastAsia="Arial" w:hAnsi="Arial"/>
              <w:b w:val="1"/>
              <w:color w:val="000000"/>
            </w:rPr>
          </w:pPr>
          <w:r w:rsidDel="00000000" w:rsidR="00000000" w:rsidRPr="00000000">
            <w:rPr>
              <w:rFonts w:ascii="Arial" w:cs="Arial" w:eastAsia="Arial" w:hAnsi="Arial"/>
              <w:b w:val="1"/>
              <w:color w:val="000000"/>
              <w:rtl w:val="0"/>
            </w:rPr>
            <w:t xml:space="preserve">Diagrama de Despliegu</w:t>
          </w:r>
          <w:sdt>
            <w:sdtPr>
              <w:tag w:val="goog_rdk_2"/>
            </w:sdtPr>
            <w:sdtContent>
              <w:del w:author="joel tuiran" w:id="1" w:date="2024-03-18T13:09:27Z">
                <w:r w:rsidDel="00000000" w:rsidR="00000000" w:rsidRPr="00000000">
                  <w:rPr>
                    <w:rFonts w:ascii="Arial" w:cs="Arial" w:eastAsia="Arial" w:hAnsi="Arial"/>
                    <w:b w:val="1"/>
                    <w:color w:val="000000"/>
                    <w:rtl w:val="0"/>
                  </w:rPr>
                  <w:delText xml:space="preserve">e</w:delText>
                </w:r>
              </w:del>
            </w:sdtContent>
          </w:sdt>
          <w:sdt>
            <w:sdtPr>
              <w:tag w:val="goog_rdk_3"/>
            </w:sdtPr>
            <w:sdtContent>
              <w:ins w:author="joel tuiran" w:id="1" w:date="2024-03-18T13:09:27Z">
                <w:sdt>
                  <w:sdtPr>
                    <w:tag w:val="goog_rdk_4"/>
                  </w:sdtPr>
                  <w:sdtContent>
                    <w:del w:author="joel tuiran" w:id="1" w:date="2024-03-18T13:09:27Z">
                      <w:bookmarkStart w:colFirst="0" w:colLast="0" w:name="_heading=h.ihv636" w:id="34"/>
                      <w:bookmarkEnd w:id="34"/>
                      <w:r w:rsidDel="00000000" w:rsidR="00000000" w:rsidRPr="00000000">
                        <w:rPr>
                          <w:rtl w:val="0"/>
                        </w:rPr>
                      </w:r>
                    </w:del>
                  </w:sdtContent>
                </w:sdt>
              </w:ins>
            </w:sdtContent>
          </w:sdt>
        </w:p>
      </w:sdtContent>
    </w:sdt>
    <w:sdt>
      <w:sdtPr>
        <w:tag w:val="goog_rdk_9"/>
      </w:sdtPr>
      <w:sdtContent>
        <w:p w:rsidR="00000000" w:rsidDel="00000000" w:rsidP="00000000" w:rsidRDefault="00000000" w:rsidRPr="00000000" w14:paraId="00002589">
          <w:pPr>
            <w:rPr>
              <w:del w:author="joel tuiran" w:id="1" w:date="2024-03-18T13:09:27Z"/>
              <w:rFonts w:ascii="Arial" w:cs="Arial" w:eastAsia="Arial" w:hAnsi="Arial"/>
              <w:b w:val="1"/>
              <w:color w:val="000000"/>
            </w:rPr>
            <w:pPrChange w:author="joel tuiran" w:id="0" w:date="2024-03-18T13:09:27Z">
              <w:pPr>
                <w:keepNext w:val="1"/>
                <w:keepLines w:val="1"/>
                <w:pBdr>
                  <w:top w:space="0" w:sz="0" w:val="nil"/>
                  <w:left w:space="0" w:sz="0" w:val="nil"/>
                  <w:bottom w:space="0" w:sz="0" w:val="nil"/>
                  <w:right w:space="0" w:sz="0" w:val="nil"/>
                  <w:between w:space="0" w:sz="0" w:val="nil"/>
                </w:pBdr>
                <w:spacing w:after="0" w:before="40" w:line="276" w:lineRule="auto"/>
              </w:pPr>
            </w:pPrChange>
          </w:pPr>
          <w:sdt>
            <w:sdtPr>
              <w:tag w:val="goog_rdk_6"/>
            </w:sdtPr>
            <w:sdtContent>
              <w:ins w:author="joel tuiran" w:id="1" w:date="2024-03-18T13:09:27Z">
                <w:sdt>
                  <w:sdtPr>
                    <w:tag w:val="goog_rdk_7"/>
                  </w:sdtPr>
                  <w:sdtContent>
                    <w:del w:author="joel tuiran" w:id="1" w:date="2024-03-18T13:09:27Z">
                      <w:r w:rsidDel="00000000" w:rsidR="00000000" w:rsidRPr="00000000">
                        <w:rPr>
                          <w:rFonts w:ascii="Arial" w:cs="Arial" w:eastAsia="Arial" w:hAnsi="Arial"/>
                          <w:b w:val="1"/>
                          <w:color w:val="000000"/>
                        </w:rPr>
                        <w:drawing>
                          <wp:inline distB="114300" distT="114300" distL="114300" distR="114300">
                            <wp:extent cx="8115300" cy="4820603"/>
                            <wp:effectExtent b="0" l="0" r="0" t="0"/>
                            <wp:docPr id="7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8115300" cy="4820603"/>
                                    </a:xfrm>
                                    <a:prstGeom prst="rect"/>
                                    <a:ln/>
                                  </pic:spPr>
                                </pic:pic>
                              </a:graphicData>
                            </a:graphic>
                          </wp:inline>
                        </w:drawing>
                      </w:r>
                    </w:del>
                  </w:sdtContent>
                </w:sdt>
              </w:ins>
            </w:sdtContent>
          </w:sdt>
          <w:sdt>
            <w:sdtPr>
              <w:tag w:val="goog_rdk_8"/>
            </w:sdtPr>
            <w:sdtContent>
              <w:del w:author="joel tuiran" w:id="1" w:date="2024-03-18T13:09:27Z">
                <w:bookmarkStart w:colFirst="0" w:colLast="0" w:name="_heading=h.ihv636" w:id="34"/>
                <w:bookmarkEnd w:id="34"/>
                <w:r w:rsidDel="00000000" w:rsidR="00000000" w:rsidRPr="00000000">
                  <w:rPr>
                    <w:rtl w:val="0"/>
                  </w:rPr>
                </w:r>
              </w:del>
            </w:sdtContent>
          </w:sdt>
        </w:p>
      </w:sdtContent>
    </w:sdt>
    <w:sdt>
      <w:sdtPr>
        <w:tag w:val="goog_rdk_10"/>
      </w:sdtPr>
      <w:sdtContent>
        <w:p w:rsidR="00000000" w:rsidDel="00000000" w:rsidP="00000000" w:rsidRDefault="00000000" w:rsidRPr="00000000" w14:paraId="0000258A">
          <w:pPr>
            <w:keepNext w:val="1"/>
            <w:keepLines w:val="1"/>
            <w:pBdr>
              <w:top w:space="0" w:sz="0" w:val="nil"/>
              <w:left w:space="0" w:sz="0" w:val="nil"/>
              <w:bottom w:space="0" w:sz="0" w:val="nil"/>
              <w:right w:space="0" w:sz="0" w:val="nil"/>
              <w:between w:space="0" w:sz="0" w:val="nil"/>
            </w:pBdr>
            <w:spacing w:after="0" w:before="40" w:line="276" w:lineRule="auto"/>
            <w:rPr/>
            <w:pPrChange w:author="joel tuiran" w:id="0" w:date="2024-03-18T13:09:27Z">
              <w:pPr/>
            </w:pPrChange>
          </w:pPr>
          <w:r w:rsidDel="00000000" w:rsidR="00000000" w:rsidRPr="00000000">
            <w:rPr>
              <w:rtl w:val="0"/>
            </w:rPr>
          </w:r>
        </w:p>
      </w:sdtContent>
    </w:sdt>
    <w:p w:rsidR="00000000" w:rsidDel="00000000" w:rsidP="00000000" w:rsidRDefault="00000000" w:rsidRPr="00000000" w14:paraId="0000258B">
      <w:pPr>
        <w:rPr/>
      </w:pPr>
      <w:r w:rsidDel="00000000" w:rsidR="00000000" w:rsidRPr="00000000">
        <w:rPr>
          <w:rtl w:val="0"/>
        </w:rPr>
      </w:r>
    </w:p>
    <w:p w:rsidR="00000000" w:rsidDel="00000000" w:rsidP="00000000" w:rsidRDefault="00000000" w:rsidRPr="00000000" w14:paraId="0000258C">
      <w:pPr>
        <w:rPr/>
      </w:pPr>
      <w:r w:rsidDel="00000000" w:rsidR="00000000" w:rsidRPr="00000000">
        <w:br w:type="page"/>
      </w:r>
      <w:r w:rsidDel="00000000" w:rsidR="00000000" w:rsidRPr="00000000">
        <w:rPr>
          <w:rtl w:val="0"/>
        </w:rPr>
      </w:r>
    </w:p>
    <w:p w:rsidR="00000000" w:rsidDel="00000000" w:rsidP="00000000" w:rsidRDefault="00000000" w:rsidRPr="00000000" w14:paraId="0000258D">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32hioqz" w:id="35"/>
      <w:bookmarkEnd w:id="35"/>
      <w:r w:rsidDel="00000000" w:rsidR="00000000" w:rsidRPr="00000000">
        <w:rPr>
          <w:rFonts w:ascii="Arial" w:cs="Arial" w:eastAsia="Arial" w:hAnsi="Arial"/>
          <w:b w:val="1"/>
          <w:color w:val="33cc33"/>
          <w:rtl w:val="0"/>
        </w:rPr>
        <w:t xml:space="preserve">Prototipo</w:t>
      </w:r>
    </w:p>
    <w:p w:rsidR="00000000" w:rsidDel="00000000" w:rsidP="00000000" w:rsidRDefault="00000000" w:rsidRPr="00000000" w14:paraId="0000258E">
      <w:pPr>
        <w:rPr/>
      </w:pPr>
      <w:r w:rsidDel="00000000" w:rsidR="00000000" w:rsidRPr="00000000">
        <w:rPr>
          <w:rtl w:val="0"/>
        </w:rPr>
      </w:r>
    </w:p>
    <w:p w:rsidR="00000000" w:rsidDel="00000000" w:rsidP="00000000" w:rsidRDefault="00000000" w:rsidRPr="00000000" w14:paraId="0000258F">
      <w:pPr>
        <w:rPr/>
      </w:pPr>
      <w:r w:rsidDel="00000000" w:rsidR="00000000" w:rsidRPr="00000000">
        <w:rPr>
          <w:rtl w:val="0"/>
        </w:rPr>
      </w:r>
    </w:p>
    <w:p w:rsidR="00000000" w:rsidDel="00000000" w:rsidP="00000000" w:rsidRDefault="00000000" w:rsidRPr="00000000" w14:paraId="00002590">
      <w:pPr>
        <w:rPr>
          <w:rFonts w:ascii="Arial" w:cs="Arial" w:eastAsia="Arial" w:hAnsi="Arial"/>
          <w:i w:val="1"/>
        </w:rPr>
      </w:pPr>
      <w:r w:rsidDel="00000000" w:rsidR="00000000" w:rsidRPr="00000000">
        <w:rPr>
          <w:rFonts w:ascii="Arial" w:cs="Arial" w:eastAsia="Arial" w:hAnsi="Arial"/>
          <w:i w:val="1"/>
          <w:highlight w:val="yellow"/>
          <w:rtl w:val="0"/>
        </w:rPr>
        <w:t xml:space="preserve">Aquí deben ir los pantallazos principales o el link del prototipo y la página de aterrizaje (si se tiene). </w:t>
      </w:r>
      <w:r w:rsidDel="00000000" w:rsidR="00000000" w:rsidRPr="00000000">
        <w:rPr>
          <w:rtl w:val="0"/>
        </w:rPr>
      </w:r>
    </w:p>
    <w:p w:rsidR="00000000" w:rsidDel="00000000" w:rsidP="00000000" w:rsidRDefault="00000000" w:rsidRPr="00000000" w14:paraId="00002591">
      <w:pPr>
        <w:rPr/>
      </w:pPr>
      <w:r w:rsidDel="00000000" w:rsidR="00000000" w:rsidRPr="00000000">
        <w:rPr>
          <w:rtl w:val="0"/>
        </w:rPr>
      </w:r>
    </w:p>
    <w:p w:rsidR="00000000" w:rsidDel="00000000" w:rsidP="00000000" w:rsidRDefault="00000000" w:rsidRPr="00000000" w14:paraId="00002592">
      <w:pPr>
        <w:rPr/>
      </w:pPr>
      <w:r w:rsidDel="00000000" w:rsidR="00000000" w:rsidRPr="00000000">
        <w:rPr>
          <w:rtl w:val="0"/>
        </w:rPr>
      </w:r>
    </w:p>
    <w:p w:rsidR="00000000" w:rsidDel="00000000" w:rsidP="00000000" w:rsidRDefault="00000000" w:rsidRPr="00000000" w14:paraId="00002593">
      <w:pPr>
        <w:rPr/>
        <w:sectPr>
          <w:type w:val="nextPage"/>
          <w:pgSz w:h="12240" w:w="15840" w:orient="landscape"/>
          <w:pgMar w:bottom="1701" w:top="1701" w:left="1417" w:right="1417" w:header="708" w:footer="708"/>
          <w:titlePg w:val="1"/>
        </w:sectPr>
      </w:pPr>
      <w:r w:rsidDel="00000000" w:rsidR="00000000" w:rsidRPr="00000000">
        <w:br w:type="page"/>
      </w:r>
      <w:r w:rsidDel="00000000" w:rsidR="00000000" w:rsidRPr="00000000">
        <w:rPr>
          <w:rtl w:val="0"/>
        </w:rPr>
      </w:r>
    </w:p>
    <w:p w:rsidR="00000000" w:rsidDel="00000000" w:rsidP="00000000" w:rsidRDefault="00000000" w:rsidRPr="00000000" w14:paraId="00002594">
      <w:pPr>
        <w:rPr/>
      </w:pPr>
      <w:r w:rsidDel="00000000" w:rsidR="00000000" w:rsidRPr="00000000">
        <w:rPr>
          <w:rtl w:val="0"/>
        </w:rPr>
      </w:r>
    </w:p>
    <w:p w:rsidR="00000000" w:rsidDel="00000000" w:rsidP="00000000" w:rsidRDefault="00000000" w:rsidRPr="00000000" w14:paraId="00002595">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1hmsyys" w:id="36"/>
      <w:bookmarkEnd w:id="36"/>
      <w:r w:rsidDel="00000000" w:rsidR="00000000" w:rsidRPr="00000000">
        <w:rPr>
          <w:rFonts w:ascii="Arial" w:cs="Arial" w:eastAsia="Arial" w:hAnsi="Arial"/>
          <w:b w:val="1"/>
          <w:color w:val="33cc33"/>
          <w:rtl w:val="0"/>
        </w:rPr>
        <w:t xml:space="preserve">Modelo de Base de Datos </w:t>
      </w:r>
    </w:p>
    <w:p w:rsidR="00000000" w:rsidDel="00000000" w:rsidP="00000000" w:rsidRDefault="00000000" w:rsidRPr="00000000" w14:paraId="00002596">
      <w:pPr>
        <w:rPr>
          <w:rFonts w:ascii="Arial" w:cs="Arial" w:eastAsia="Arial" w:hAnsi="Arial"/>
        </w:rPr>
      </w:pPr>
      <w:r w:rsidDel="00000000" w:rsidR="00000000" w:rsidRPr="00000000">
        <w:rPr>
          <w:rtl w:val="0"/>
        </w:rPr>
      </w:r>
    </w:p>
    <w:p w:rsidR="00000000" w:rsidDel="00000000" w:rsidP="00000000" w:rsidRDefault="00000000" w:rsidRPr="00000000" w14:paraId="00002597">
      <w:pPr>
        <w:rPr>
          <w:rFonts w:ascii="Arial" w:cs="Arial" w:eastAsia="Arial" w:hAnsi="Arial"/>
        </w:rPr>
      </w:pPr>
      <w:r w:rsidDel="00000000" w:rsidR="00000000" w:rsidRPr="00000000">
        <w:rPr>
          <w:rtl w:val="0"/>
        </w:rPr>
      </w:r>
    </w:p>
    <w:p w:rsidR="00000000" w:rsidDel="00000000" w:rsidP="00000000" w:rsidRDefault="00000000" w:rsidRPr="00000000" w14:paraId="00002598">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41mghml" w:id="37"/>
      <w:bookmarkEnd w:id="37"/>
      <w:r w:rsidDel="00000000" w:rsidR="00000000" w:rsidRPr="00000000">
        <w:rPr>
          <w:rFonts w:ascii="Arial" w:cs="Arial" w:eastAsia="Arial" w:hAnsi="Arial"/>
          <w:b w:val="1"/>
          <w:color w:val="000000"/>
          <w:rtl w:val="0"/>
        </w:rPr>
        <w:t xml:space="preserve">Modelo Relacional</w:t>
      </w:r>
    </w:p>
    <w:p w:rsidR="00000000" w:rsidDel="00000000" w:rsidP="00000000" w:rsidRDefault="00000000" w:rsidRPr="00000000" w14:paraId="00002599">
      <w:pPr>
        <w:rPr/>
      </w:pPr>
      <w:r w:rsidDel="00000000" w:rsidR="00000000" w:rsidRPr="00000000">
        <w:rPr>
          <w:rtl w:val="0"/>
        </w:rPr>
      </w:r>
    </w:p>
    <w:p w:rsidR="00000000" w:rsidDel="00000000" w:rsidP="00000000" w:rsidRDefault="00000000" w:rsidRPr="00000000" w14:paraId="0000259A">
      <w:pPr>
        <w:rPr/>
      </w:pPr>
      <w:r w:rsidDel="00000000" w:rsidR="00000000" w:rsidRPr="00000000">
        <w:rPr>
          <w:rtl w:val="0"/>
        </w:rPr>
      </w:r>
    </w:p>
    <w:p w:rsidR="00000000" w:rsidDel="00000000" w:rsidP="00000000" w:rsidRDefault="00000000" w:rsidRPr="00000000" w14:paraId="0000259B">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2grqrue" w:id="38"/>
      <w:bookmarkEnd w:id="38"/>
      <w:r w:rsidDel="00000000" w:rsidR="00000000" w:rsidRPr="00000000">
        <w:rPr>
          <w:rFonts w:ascii="Arial" w:cs="Arial" w:eastAsia="Arial" w:hAnsi="Arial"/>
          <w:b w:val="1"/>
          <w:color w:val="000000"/>
          <w:rtl w:val="0"/>
        </w:rPr>
        <w:t xml:space="preserve">Modelo Físico (Script)</w:t>
      </w:r>
    </w:p>
    <w:p w:rsidR="00000000" w:rsidDel="00000000" w:rsidP="00000000" w:rsidRDefault="00000000" w:rsidRPr="00000000" w14:paraId="0000259C">
      <w:pPr>
        <w:rPr/>
      </w:pPr>
      <w:r w:rsidDel="00000000" w:rsidR="00000000" w:rsidRPr="00000000">
        <w:rPr>
          <w:rtl w:val="0"/>
        </w:rPr>
      </w:r>
    </w:p>
    <w:p w:rsidR="00000000" w:rsidDel="00000000" w:rsidP="00000000" w:rsidRDefault="00000000" w:rsidRPr="00000000" w14:paraId="0000259D">
      <w:pPr>
        <w:rPr>
          <w:highlight w:val="cyan"/>
        </w:rPr>
      </w:pPr>
      <w:r w:rsidDel="00000000" w:rsidR="00000000" w:rsidRPr="00000000">
        <w:rPr>
          <w:highlight w:val="cyan"/>
          <w:rtl w:val="0"/>
        </w:rPr>
        <w:t xml:space="preserve">(Se trabaja el modelo relacional, se diseña el esquema físico de la base de datos utilizando una herramienta y se genera el script o el backup de la base de datos)</w:t>
      </w:r>
    </w:p>
    <w:p w:rsidR="00000000" w:rsidDel="00000000" w:rsidP="00000000" w:rsidRDefault="00000000" w:rsidRPr="00000000" w14:paraId="0000259E">
      <w:pPr>
        <w:rPr/>
      </w:pPr>
      <w:r w:rsidDel="00000000" w:rsidR="00000000" w:rsidRPr="00000000">
        <w:rPr>
          <w:highlight w:val="cyan"/>
          <w:rtl w:val="0"/>
        </w:rPr>
        <w:t xml:space="preserve">Ejemplo:</w:t>
      </w:r>
      <w:r w:rsidDel="00000000" w:rsidR="00000000" w:rsidRPr="00000000">
        <w:rPr>
          <w:rtl w:val="0"/>
        </w:rPr>
      </w:r>
    </w:p>
    <w:p w:rsidR="00000000" w:rsidDel="00000000" w:rsidP="00000000" w:rsidRDefault="00000000" w:rsidRPr="00000000" w14:paraId="0000259F">
      <w:pPr>
        <w:rPr/>
      </w:pPr>
      <w:r w:rsidDel="00000000" w:rsidR="00000000" w:rsidRPr="00000000">
        <w:rPr/>
        <w:drawing>
          <wp:inline distB="0" distT="0" distL="0" distR="0">
            <wp:extent cx="5612130" cy="3660775"/>
            <wp:effectExtent b="0" l="0" r="0" t="0"/>
            <wp:docPr descr="Diagrama&#10;&#10;Descripción generada automáticamente" id="86" name="image17.png"/>
            <a:graphic>
              <a:graphicData uri="http://schemas.openxmlformats.org/drawingml/2006/picture">
                <pic:pic>
                  <pic:nvPicPr>
                    <pic:cNvPr descr="Diagrama&#10;&#10;Descripción generada automáticamente" id="0" name="image17.png"/>
                    <pic:cNvPicPr preferRelativeResize="0"/>
                  </pic:nvPicPr>
                  <pic:blipFill>
                    <a:blip r:embed="rId30"/>
                    <a:srcRect b="0" l="0" r="0" t="0"/>
                    <a:stretch>
                      <a:fillRect/>
                    </a:stretch>
                  </pic:blipFill>
                  <pic:spPr>
                    <a:xfrm>
                      <a:off x="0" y="0"/>
                      <a:ext cx="5612130" cy="3660775"/>
                    </a:xfrm>
                    <a:prstGeom prst="rect"/>
                    <a:ln/>
                  </pic:spPr>
                </pic:pic>
              </a:graphicData>
            </a:graphic>
          </wp:inline>
        </w:drawing>
      </w:r>
      <w:r w:rsidDel="00000000" w:rsidR="00000000" w:rsidRPr="00000000">
        <w:rPr>
          <w:rtl w:val="0"/>
        </w:rPr>
      </w:r>
    </w:p>
    <w:p w:rsidR="00000000" w:rsidDel="00000000" w:rsidP="00000000" w:rsidRDefault="00000000" w:rsidRPr="00000000" w14:paraId="000025A0">
      <w:pPr>
        <w:rPr>
          <w:i w:val="1"/>
          <w:sz w:val="20"/>
          <w:szCs w:val="20"/>
        </w:rPr>
      </w:pPr>
      <w:r w:rsidDel="00000000" w:rsidR="00000000" w:rsidRPr="00000000">
        <w:rPr>
          <w:i w:val="1"/>
          <w:sz w:val="20"/>
          <w:szCs w:val="20"/>
          <w:rtl w:val="0"/>
        </w:rPr>
        <w:t xml:space="preserve">Fuente: </w:t>
      </w:r>
      <w:hyperlink r:id="rId31">
        <w:r w:rsidDel="00000000" w:rsidR="00000000" w:rsidRPr="00000000">
          <w:rPr>
            <w:i w:val="1"/>
            <w:color w:val="0563c1"/>
            <w:sz w:val="20"/>
            <w:szCs w:val="20"/>
            <w:u w:val="single"/>
            <w:rtl w:val="0"/>
          </w:rPr>
          <w:t xml:space="preserve">http://katyygaby.blogspot.com/p/modelo-relacional.html</w:t>
        </w:r>
      </w:hyperlink>
      <w:r w:rsidDel="00000000" w:rsidR="00000000" w:rsidRPr="00000000">
        <w:rPr>
          <w:rtl w:val="0"/>
        </w:rPr>
      </w:r>
    </w:p>
    <w:p w:rsidR="00000000" w:rsidDel="00000000" w:rsidP="00000000" w:rsidRDefault="00000000" w:rsidRPr="00000000" w14:paraId="000025A1">
      <w:pPr>
        <w:keepNext w:val="1"/>
        <w:keepLines w:val="1"/>
        <w:pBdr>
          <w:top w:space="0" w:sz="0" w:val="nil"/>
          <w:left w:space="0" w:sz="0" w:val="nil"/>
          <w:bottom w:space="0" w:sz="0" w:val="nil"/>
          <w:right w:space="0" w:sz="0" w:val="nil"/>
          <w:between w:space="0" w:sz="0" w:val="nil"/>
        </w:pBdr>
        <w:spacing w:after="0" w:before="40" w:line="276" w:lineRule="auto"/>
        <w:rPr>
          <w:rFonts w:ascii="Arial" w:cs="Arial" w:eastAsia="Arial" w:hAnsi="Arial"/>
          <w:b w:val="1"/>
          <w:color w:val="000000"/>
        </w:rPr>
      </w:pPr>
      <w:bookmarkStart w:colFirst="0" w:colLast="0" w:name="_heading=h.vx1227" w:id="39"/>
      <w:bookmarkEnd w:id="39"/>
      <w:r w:rsidDel="00000000" w:rsidR="00000000" w:rsidRPr="00000000">
        <w:rPr>
          <w:rFonts w:ascii="Arial" w:cs="Arial" w:eastAsia="Arial" w:hAnsi="Arial"/>
          <w:b w:val="1"/>
          <w:color w:val="000000"/>
          <w:rtl w:val="0"/>
        </w:rPr>
        <w:t xml:space="preserve">Diccionario de Datos</w:t>
      </w:r>
    </w:p>
    <w:p w:rsidR="00000000" w:rsidDel="00000000" w:rsidP="00000000" w:rsidRDefault="00000000" w:rsidRPr="00000000" w14:paraId="000025A2">
      <w:pPr>
        <w:rPr/>
      </w:pPr>
      <w:r w:rsidDel="00000000" w:rsidR="00000000" w:rsidRPr="00000000">
        <w:rPr>
          <w:rtl w:val="0"/>
        </w:rPr>
      </w:r>
    </w:p>
    <w:p w:rsidR="00000000" w:rsidDel="00000000" w:rsidP="00000000" w:rsidRDefault="00000000" w:rsidRPr="00000000" w14:paraId="000025A3">
      <w:pPr>
        <w:rPr/>
      </w:pPr>
      <w:r w:rsidDel="00000000" w:rsidR="00000000" w:rsidRPr="00000000">
        <w:rPr>
          <w:rtl w:val="0"/>
        </w:rPr>
      </w:r>
    </w:p>
    <w:tbl>
      <w:tblPr>
        <w:tblStyle w:val="Table94"/>
        <w:tblW w:w="10820.0" w:type="dxa"/>
        <w:jc w:val="left"/>
        <w:tblInd w:w="-108.0" w:type="dxa"/>
        <w:tblLayout w:type="fixed"/>
        <w:tblLook w:val="0400"/>
      </w:tblPr>
      <w:tblGrid>
        <w:gridCol w:w="1314"/>
        <w:gridCol w:w="1090"/>
        <w:gridCol w:w="940"/>
        <w:gridCol w:w="1040"/>
        <w:gridCol w:w="2685"/>
        <w:gridCol w:w="3108"/>
        <w:gridCol w:w="143"/>
        <w:gridCol w:w="92"/>
        <w:gridCol w:w="11"/>
        <w:gridCol w:w="147"/>
        <w:gridCol w:w="250"/>
        <w:tblGridChange w:id="0">
          <w:tblGrid>
            <w:gridCol w:w="1314"/>
            <w:gridCol w:w="1090"/>
            <w:gridCol w:w="940"/>
            <w:gridCol w:w="1040"/>
            <w:gridCol w:w="2685"/>
            <w:gridCol w:w="3108"/>
            <w:gridCol w:w="143"/>
            <w:gridCol w:w="92"/>
            <w:gridCol w:w="11"/>
            <w:gridCol w:w="147"/>
            <w:gridCol w:w="25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A4">
            <w:pPr>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A5">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A6">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A7">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A8">
            <w:pPr>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A9">
            <w:pPr>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AB">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AE">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2"/>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25A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Entidad / Tabla:</w:t>
            </w:r>
          </w:p>
        </w:tc>
        <w:tc>
          <w:tcPr>
            <w:gridSpan w:val="4"/>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25B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B5">
            <w:pPr>
              <w:jc w:val="cente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B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gridSpan w:val="5"/>
            <w:vMerge w:val="restart"/>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25B9">
            <w:pPr>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BE">
            <w:pPr>
              <w:jc w:val="center"/>
              <w:rPr>
                <w:rFonts w:ascii="Calibri" w:cs="Calibri" w:eastAsia="Calibri" w:hAnsi="Calibri"/>
                <w:color w:val="000000"/>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C1">
            <w:pPr>
              <w:jc w:val="left"/>
              <w:rPr>
                <w:rFonts w:ascii="Times New Roman" w:cs="Times New Roman" w:eastAsia="Times New Roman" w:hAnsi="Times New Roman"/>
                <w:sz w:val="20"/>
                <w:szCs w:val="20"/>
              </w:rPr>
            </w:pPr>
            <w:r w:rsidDel="00000000" w:rsidR="00000000" w:rsidRPr="00000000">
              <w:rPr>
                <w:rtl w:val="0"/>
              </w:rPr>
            </w:r>
          </w:p>
        </w:tc>
        <w:tc>
          <w:tcPr>
            <w:gridSpan w:val="5"/>
            <w:vMerge w:val="continue"/>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2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C7">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CA">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CB">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CC">
            <w:pPr>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CD">
            <w:pPr>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CE">
            <w:pPr>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CF">
            <w:pPr>
              <w:jc w:val="center"/>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D1">
            <w:pPr>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D4">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D5">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D6">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D7">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shd w:fill="auto" w:val="clear"/>
            <w:vAlign w:val="bottom"/>
          </w:tcPr>
          <w:p w:rsidR="00000000" w:rsidDel="00000000" w:rsidP="00000000" w:rsidRDefault="00000000" w:rsidRPr="00000000" w14:paraId="000025D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Clave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D9">
            <w:pPr>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DA">
            <w:pPr>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DC">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DF">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5E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Atributo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E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E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Tamaño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5E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Primaria</w:t>
            </w:r>
          </w:p>
        </w:tc>
        <w:tc>
          <w:tcPr>
            <w:tcBorders>
              <w:top w:color="000000" w:space="0" w:sz="8"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25E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Restricciones</w:t>
            </w:r>
          </w:p>
        </w:tc>
        <w:tc>
          <w:tcPr>
            <w:gridSpan w:val="3"/>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5E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5E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IdVenta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E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Integer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E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E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E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5E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Univoca de cada venta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5F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FechaVenta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F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DateTime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F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F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F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Solo fecha (AAAA-MM-DD)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5F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Feha de realización de la venta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5F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IdVendedor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F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Integer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FA">
            <w:pPr>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F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5F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 Null</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5F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del Vendedor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60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FormaPago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0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Tinyint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0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0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0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 Null</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60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Forma de pago (1 = Contado 2 = Credito)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60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0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0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0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0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60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61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1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1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1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1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61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61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1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1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1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1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61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262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62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62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62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62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262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28">
            <w:pPr>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29">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2A">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2B">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2C">
            <w:pPr>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2D">
            <w:pPr>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2F">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32">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6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Relación</w:t>
            </w:r>
          </w:p>
        </w:tc>
        <w:tc>
          <w:tcPr>
            <w:gridSpan w:val="2"/>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3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 la Tabla</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63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Cardinalidad</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38">
            <w:pPr>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3A">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3D">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63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4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64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43">
            <w:pPr>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45">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48">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64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4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64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4E">
            <w:pPr>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50">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53">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65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65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65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59">
            <w:pPr>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5B">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5E">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2"/>
            <w:tcBorders>
              <w:top w:color="000000" w:space="0" w:sz="4"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265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66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266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64">
            <w:pPr>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66">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69">
            <w:pPr>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266A">
      <w:pPr>
        <w:rPr/>
      </w:pPr>
      <w:r w:rsidDel="00000000" w:rsidR="00000000" w:rsidRPr="00000000">
        <w:br w:type="page"/>
      </w:r>
      <w:r w:rsidDel="00000000" w:rsidR="00000000" w:rsidRPr="00000000">
        <w:rPr>
          <w:rtl w:val="0"/>
        </w:rPr>
      </w:r>
    </w:p>
    <w:p w:rsidR="00000000" w:rsidDel="00000000" w:rsidP="00000000" w:rsidRDefault="00000000" w:rsidRPr="00000000" w14:paraId="0000266B">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ed7d31"/>
        </w:rPr>
      </w:pPr>
      <w:bookmarkStart w:colFirst="0" w:colLast="0" w:name="_heading=h.3fwokq0" w:id="40"/>
      <w:bookmarkEnd w:id="40"/>
      <w:r w:rsidDel="00000000" w:rsidR="00000000" w:rsidRPr="00000000">
        <w:rPr>
          <w:rFonts w:ascii="Arial" w:cs="Arial" w:eastAsia="Arial" w:hAnsi="Arial"/>
          <w:b w:val="1"/>
          <w:color w:val="33cc33"/>
          <w:rtl w:val="0"/>
        </w:rPr>
        <w:t xml:space="preserve">Seguridad </w:t>
      </w:r>
      <w:r w:rsidDel="00000000" w:rsidR="00000000" w:rsidRPr="00000000">
        <w:rPr>
          <w:rtl w:val="0"/>
        </w:rPr>
      </w:r>
    </w:p>
    <w:p w:rsidR="00000000" w:rsidDel="00000000" w:rsidP="00000000" w:rsidRDefault="00000000" w:rsidRPr="00000000" w14:paraId="0000266C">
      <w:pPr>
        <w:rPr/>
      </w:pPr>
      <w:r w:rsidDel="00000000" w:rsidR="00000000" w:rsidRPr="00000000">
        <w:rPr>
          <w:rtl w:val="0"/>
        </w:rPr>
      </w:r>
    </w:p>
    <w:p w:rsidR="00000000" w:rsidDel="00000000" w:rsidP="00000000" w:rsidRDefault="00000000" w:rsidRPr="00000000" w14:paraId="0000266D">
      <w:pPr>
        <w:rPr/>
      </w:pPr>
      <w:r w:rsidDel="00000000" w:rsidR="00000000" w:rsidRPr="00000000">
        <w:rPr>
          <w:rtl w:val="0"/>
        </w:rPr>
      </w:r>
    </w:p>
    <w:p w:rsidR="00000000" w:rsidDel="00000000" w:rsidP="00000000" w:rsidRDefault="00000000" w:rsidRPr="00000000" w14:paraId="0000266E">
      <w:pPr>
        <w:rPr>
          <w:highlight w:val="cyan"/>
        </w:rPr>
      </w:pPr>
      <w:r w:rsidDel="00000000" w:rsidR="00000000" w:rsidRPr="00000000">
        <w:rPr>
          <w:highlight w:val="cyan"/>
          <w:rtl w:val="0"/>
        </w:rPr>
        <w:t xml:space="preserve">Algoritmo de encriptación </w:t>
      </w:r>
    </w:p>
    <w:p w:rsidR="00000000" w:rsidDel="00000000" w:rsidP="00000000" w:rsidRDefault="00000000" w:rsidRPr="00000000" w14:paraId="0000266F">
      <w:pPr>
        <w:rPr>
          <w:highlight w:val="cyan"/>
        </w:rPr>
      </w:pPr>
      <w:r w:rsidDel="00000000" w:rsidR="00000000" w:rsidRPr="00000000">
        <w:rPr>
          <w:highlight w:val="cyan"/>
          <w:rtl w:val="0"/>
        </w:rPr>
        <w:t xml:space="preserve">Manejo de tokens</w:t>
      </w:r>
    </w:p>
    <w:p w:rsidR="00000000" w:rsidDel="00000000" w:rsidP="00000000" w:rsidRDefault="00000000" w:rsidRPr="00000000" w14:paraId="00002670">
      <w:pPr>
        <w:rPr>
          <w:highlight w:val="cyan"/>
        </w:rPr>
      </w:pPr>
      <w:r w:rsidDel="00000000" w:rsidR="00000000" w:rsidRPr="00000000">
        <w:rPr>
          <w:highlight w:val="cyan"/>
          <w:rtl w:val="0"/>
        </w:rPr>
        <w:t xml:space="preserve">Inicio de sesión a través del protocolo OAuth 2</w:t>
      </w:r>
    </w:p>
    <w:p w:rsidR="00000000" w:rsidDel="00000000" w:rsidP="00000000" w:rsidRDefault="00000000" w:rsidRPr="00000000" w14:paraId="00002671">
      <w:pPr>
        <w:rPr>
          <w:highlight w:val="cyan"/>
        </w:rPr>
      </w:pPr>
      <w:r w:rsidDel="00000000" w:rsidR="00000000" w:rsidRPr="00000000">
        <w:rPr>
          <w:highlight w:val="cyan"/>
          <w:rtl w:val="0"/>
        </w:rPr>
        <w:t xml:space="preserve">CSP (Cryptographic Service Provider), política del mismo origen, etcétera para evitar el Cross-site scripting</w:t>
      </w:r>
    </w:p>
    <w:p w:rsidR="00000000" w:rsidDel="00000000" w:rsidP="00000000" w:rsidRDefault="00000000" w:rsidRPr="00000000" w14:paraId="00002672">
      <w:pPr>
        <w:rPr/>
      </w:pPr>
      <w:r w:rsidDel="00000000" w:rsidR="00000000" w:rsidRPr="00000000">
        <w:rPr>
          <w:highlight w:val="cyan"/>
          <w:rtl w:val="0"/>
        </w:rPr>
        <w:t xml:space="preserve">Evitar la inyección de código (SQL Injection, Inyección de fichero, inyección de instrucciones)</w:t>
      </w:r>
      <w:r w:rsidDel="00000000" w:rsidR="00000000" w:rsidRPr="00000000">
        <w:rPr>
          <w:rtl w:val="0"/>
        </w:rPr>
      </w:r>
    </w:p>
    <w:p w:rsidR="00000000" w:rsidDel="00000000" w:rsidP="00000000" w:rsidRDefault="00000000" w:rsidRPr="00000000" w14:paraId="00002673">
      <w:pPr>
        <w:rPr/>
      </w:pPr>
      <w:r w:rsidDel="00000000" w:rsidR="00000000" w:rsidRPr="00000000">
        <w:br w:type="page"/>
      </w:r>
      <w:r w:rsidDel="00000000" w:rsidR="00000000" w:rsidRPr="00000000">
        <w:rPr>
          <w:rtl w:val="0"/>
        </w:rPr>
      </w:r>
    </w:p>
    <w:p w:rsidR="00000000" w:rsidDel="00000000" w:rsidP="00000000" w:rsidRDefault="00000000" w:rsidRPr="00000000" w14:paraId="00002674">
      <w:pPr>
        <w:keepNext w:val="1"/>
        <w:keepLines w:val="1"/>
        <w:pBdr>
          <w:top w:space="0" w:sz="0" w:val="nil"/>
          <w:left w:space="0" w:sz="0" w:val="nil"/>
          <w:bottom w:space="0" w:sz="0" w:val="nil"/>
          <w:right w:space="0" w:sz="0" w:val="nil"/>
          <w:between w:space="0" w:sz="0" w:val="nil"/>
        </w:pBdr>
        <w:spacing w:after="0" w:before="40" w:line="276" w:lineRule="auto"/>
        <w:jc w:val="center"/>
        <w:rPr>
          <w:rFonts w:ascii="Arial" w:cs="Arial" w:eastAsia="Arial" w:hAnsi="Arial"/>
          <w:color w:val="33cc33"/>
        </w:rPr>
      </w:pPr>
      <w:r w:rsidDel="00000000" w:rsidR="00000000" w:rsidRPr="00000000">
        <w:rPr>
          <w:rtl w:val="0"/>
        </w:rPr>
      </w:r>
    </w:p>
    <w:p w:rsidR="00000000" w:rsidDel="00000000" w:rsidP="00000000" w:rsidRDefault="00000000" w:rsidRPr="00000000" w14:paraId="00002675">
      <w:pPr>
        <w:keepNext w:val="1"/>
        <w:keepLines w:val="1"/>
        <w:pBdr>
          <w:top w:space="0" w:sz="0" w:val="nil"/>
          <w:left w:space="0" w:sz="0" w:val="nil"/>
          <w:bottom w:space="0" w:sz="0" w:val="nil"/>
          <w:right w:space="0" w:sz="0" w:val="nil"/>
          <w:between w:space="0" w:sz="0" w:val="nil"/>
        </w:pBdr>
        <w:spacing w:after="0" w:before="240" w:lineRule="auto"/>
        <w:jc w:val="center"/>
        <w:rPr>
          <w:rFonts w:ascii="Arial Black" w:cs="Arial Black" w:eastAsia="Arial Black" w:hAnsi="Arial Black"/>
          <w:b w:val="1"/>
          <w:color w:val="33cc33"/>
          <w:sz w:val="32"/>
          <w:szCs w:val="32"/>
        </w:rPr>
      </w:pPr>
      <w:bookmarkStart w:colFirst="0" w:colLast="0" w:name="_heading=h.1v1yuxt" w:id="41"/>
      <w:bookmarkEnd w:id="41"/>
      <w:r w:rsidDel="00000000" w:rsidR="00000000" w:rsidRPr="00000000">
        <w:rPr>
          <w:rFonts w:ascii="Arial" w:cs="Arial" w:eastAsia="Arial" w:hAnsi="Arial"/>
          <w:b w:val="1"/>
          <w:color w:val="33cc33"/>
          <w:rtl w:val="0"/>
        </w:rPr>
        <w:t xml:space="preserve">Consideraciones Especiales para la Configuración</w:t>
      </w:r>
      <w:r w:rsidDel="00000000" w:rsidR="00000000" w:rsidRPr="00000000">
        <w:rPr>
          <w:rtl w:val="0"/>
        </w:rPr>
      </w:r>
    </w:p>
    <w:p w:rsidR="00000000" w:rsidDel="00000000" w:rsidP="00000000" w:rsidRDefault="00000000" w:rsidRPr="00000000" w14:paraId="00002676">
      <w:pPr>
        <w:rPr>
          <w:color w:val="ed7d31"/>
        </w:rPr>
      </w:pPr>
      <w:r w:rsidDel="00000000" w:rsidR="00000000" w:rsidRPr="00000000">
        <w:rPr>
          <w:rtl w:val="0"/>
        </w:rPr>
      </w:r>
    </w:p>
    <w:p w:rsidR="00000000" w:rsidDel="00000000" w:rsidP="00000000" w:rsidRDefault="00000000" w:rsidRPr="00000000" w14:paraId="00002677">
      <w:pPr>
        <w:rPr>
          <w:color w:val="ed7d31"/>
        </w:rPr>
      </w:pPr>
      <w:r w:rsidDel="00000000" w:rsidR="00000000" w:rsidRPr="00000000">
        <w:rPr>
          <w:rtl w:val="0"/>
        </w:rPr>
      </w:r>
    </w:p>
    <w:p w:rsidR="00000000" w:rsidDel="00000000" w:rsidP="00000000" w:rsidRDefault="00000000" w:rsidRPr="00000000" w14:paraId="00002678">
      <w:pPr>
        <w:rPr/>
      </w:pPr>
      <w:r w:rsidDel="00000000" w:rsidR="00000000" w:rsidRPr="00000000">
        <w:rPr>
          <w:highlight w:val="cyan"/>
          <w:rtl w:val="0"/>
        </w:rPr>
        <w:t xml:space="preserve">Para pasarelas de pago el certificado SSL</w:t>
      </w:r>
      <w:r w:rsidDel="00000000" w:rsidR="00000000" w:rsidRPr="00000000">
        <w:rPr>
          <w:rtl w:val="0"/>
        </w:rPr>
      </w:r>
    </w:p>
    <w:p w:rsidR="00000000" w:rsidDel="00000000" w:rsidP="00000000" w:rsidRDefault="00000000" w:rsidRPr="00000000" w14:paraId="00002679">
      <w:pPr>
        <w:rPr>
          <w:highlight w:val="cyan"/>
        </w:rPr>
      </w:pPr>
      <w:r w:rsidDel="00000000" w:rsidR="00000000" w:rsidRPr="00000000">
        <w:rPr>
          <w:highlight w:val="cyan"/>
          <w:rtl w:val="0"/>
        </w:rPr>
        <w:t xml:space="preserve">Configuración de recordatorio de contraseñas</w:t>
      </w:r>
    </w:p>
    <w:p w:rsidR="00000000" w:rsidDel="00000000" w:rsidP="00000000" w:rsidRDefault="00000000" w:rsidRPr="00000000" w14:paraId="0000267A">
      <w:pPr>
        <w:rPr>
          <w:highlight w:val="cyan"/>
        </w:rPr>
      </w:pPr>
      <w:r w:rsidDel="00000000" w:rsidR="00000000" w:rsidRPr="00000000">
        <w:rPr>
          <w:highlight w:val="cyan"/>
          <w:rtl w:val="0"/>
        </w:rPr>
        <w:t xml:space="preserve">Lectores de códigos de barras</w:t>
      </w:r>
    </w:p>
    <w:p w:rsidR="00000000" w:rsidDel="00000000" w:rsidP="00000000" w:rsidRDefault="00000000" w:rsidRPr="00000000" w14:paraId="0000267B">
      <w:pPr>
        <w:rPr/>
      </w:pPr>
      <w:r w:rsidDel="00000000" w:rsidR="00000000" w:rsidRPr="00000000">
        <w:rPr>
          <w:highlight w:val="cyan"/>
          <w:rtl w:val="0"/>
        </w:rPr>
        <w:t xml:space="preserve">Manejo de Puertos</w:t>
      </w:r>
      <w:r w:rsidDel="00000000" w:rsidR="00000000" w:rsidRPr="00000000">
        <w:rPr>
          <w:rtl w:val="0"/>
        </w:rPr>
      </w:r>
    </w:p>
    <w:p w:rsidR="00000000" w:rsidDel="00000000" w:rsidP="00000000" w:rsidRDefault="00000000" w:rsidRPr="00000000" w14:paraId="0000267C">
      <w:pPr>
        <w:rPr/>
      </w:pPr>
      <w:r w:rsidDel="00000000" w:rsidR="00000000" w:rsidRPr="00000000">
        <w:br w:type="page"/>
      </w:r>
      <w:r w:rsidDel="00000000" w:rsidR="00000000" w:rsidRPr="00000000">
        <w:rPr>
          <w:rtl w:val="0"/>
        </w:rPr>
      </w:r>
    </w:p>
    <w:p w:rsidR="00000000" w:rsidDel="00000000" w:rsidP="00000000" w:rsidRDefault="00000000" w:rsidRPr="00000000" w14:paraId="0000267D">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4f1mdlm" w:id="42"/>
      <w:bookmarkEnd w:id="42"/>
      <w:r w:rsidDel="00000000" w:rsidR="00000000" w:rsidRPr="00000000">
        <w:rPr>
          <w:rFonts w:ascii="Arial" w:cs="Arial" w:eastAsia="Arial" w:hAnsi="Arial"/>
          <w:b w:val="1"/>
          <w:color w:val="33cc33"/>
          <w:rtl w:val="0"/>
        </w:rPr>
        <w:t xml:space="preserve">Migraciones </w:t>
      </w:r>
    </w:p>
    <w:p w:rsidR="00000000" w:rsidDel="00000000" w:rsidP="00000000" w:rsidRDefault="00000000" w:rsidRPr="00000000" w14:paraId="0000267E">
      <w:pPr>
        <w:rPr>
          <w:color w:val="ed7d31"/>
        </w:rPr>
      </w:pPr>
      <w:r w:rsidDel="00000000" w:rsidR="00000000" w:rsidRPr="00000000">
        <w:rPr>
          <w:rtl w:val="0"/>
        </w:rPr>
      </w:r>
    </w:p>
    <w:p w:rsidR="00000000" w:rsidDel="00000000" w:rsidP="00000000" w:rsidRDefault="00000000" w:rsidRPr="00000000" w14:paraId="0000267F">
      <w:pPr>
        <w:rPr>
          <w:i w:val="1"/>
          <w:highlight w:val="cyan"/>
        </w:rPr>
      </w:pPr>
      <w:r w:rsidDel="00000000" w:rsidR="00000000" w:rsidRPr="00000000">
        <w:rPr>
          <w:rtl w:val="0"/>
        </w:rPr>
      </w:r>
    </w:p>
    <w:p w:rsidR="00000000" w:rsidDel="00000000" w:rsidP="00000000" w:rsidRDefault="00000000" w:rsidRPr="00000000" w14:paraId="00002680">
      <w:pPr>
        <w:rPr>
          <w:i w:val="1"/>
        </w:rPr>
      </w:pPr>
      <w:r w:rsidDel="00000000" w:rsidR="00000000" w:rsidRPr="00000000">
        <w:rPr>
          <w:i w:val="1"/>
          <w:highlight w:val="cyan"/>
          <w:rtl w:val="0"/>
        </w:rPr>
        <w:t xml:space="preserve">Migración de archivos planos </w:t>
      </w:r>
      <w:r w:rsidDel="00000000" w:rsidR="00000000" w:rsidRPr="00000000">
        <w:rPr>
          <w:rtl w:val="0"/>
        </w:rPr>
      </w:r>
    </w:p>
    <w:p w:rsidR="00000000" w:rsidDel="00000000" w:rsidP="00000000" w:rsidRDefault="00000000" w:rsidRPr="00000000" w14:paraId="00002681">
      <w:pPr>
        <w:rPr/>
      </w:pPr>
      <w:r w:rsidDel="00000000" w:rsidR="00000000" w:rsidRPr="00000000">
        <w:rPr>
          <w:i w:val="1"/>
          <w:highlight w:val="cyan"/>
          <w:rtl w:val="0"/>
        </w:rPr>
        <w:t xml:space="preserve">Migración de base de datos</w:t>
      </w:r>
      <w:r w:rsidDel="00000000" w:rsidR="00000000" w:rsidRPr="00000000">
        <w:rPr>
          <w:rtl w:val="0"/>
        </w:rPr>
      </w:r>
    </w:p>
    <w:p w:rsidR="00000000" w:rsidDel="00000000" w:rsidP="00000000" w:rsidRDefault="00000000" w:rsidRPr="00000000" w14:paraId="00002682">
      <w:pPr>
        <w:rPr/>
      </w:pPr>
      <w:r w:rsidDel="00000000" w:rsidR="00000000" w:rsidRPr="00000000">
        <w:br w:type="page"/>
      </w:r>
      <w:r w:rsidDel="00000000" w:rsidR="00000000" w:rsidRPr="00000000">
        <w:rPr>
          <w:rtl w:val="0"/>
        </w:rPr>
      </w:r>
    </w:p>
    <w:p w:rsidR="00000000" w:rsidDel="00000000" w:rsidP="00000000" w:rsidRDefault="00000000" w:rsidRPr="00000000" w14:paraId="00002683">
      <w:pPr>
        <w:keepNext w:val="1"/>
        <w:keepLines w:val="1"/>
        <w:pBdr>
          <w:top w:space="0" w:sz="0" w:val="nil"/>
          <w:left w:space="0" w:sz="0" w:val="nil"/>
          <w:bottom w:space="0" w:sz="0" w:val="nil"/>
          <w:right w:space="0" w:sz="0" w:val="nil"/>
          <w:between w:space="0" w:sz="0" w:val="nil"/>
        </w:pBdr>
        <w:spacing w:after="0" w:before="240" w:lineRule="auto"/>
        <w:jc w:val="center"/>
        <w:rPr>
          <w:rFonts w:ascii="Arial Black" w:cs="Arial Black" w:eastAsia="Arial Black" w:hAnsi="Arial Black"/>
          <w:color w:val="33cc33"/>
          <w:sz w:val="32"/>
          <w:szCs w:val="32"/>
        </w:rPr>
      </w:pPr>
      <w:r w:rsidDel="00000000" w:rsidR="00000000" w:rsidRPr="00000000">
        <w:rPr>
          <w:rtl w:val="0"/>
        </w:rPr>
      </w:r>
    </w:p>
    <w:p w:rsidR="00000000" w:rsidDel="00000000" w:rsidP="00000000" w:rsidRDefault="00000000" w:rsidRPr="00000000" w14:paraId="00002684">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2u6wntf" w:id="43"/>
      <w:bookmarkEnd w:id="43"/>
      <w:r w:rsidDel="00000000" w:rsidR="00000000" w:rsidRPr="00000000">
        <w:rPr>
          <w:rFonts w:ascii="Arial" w:cs="Arial" w:eastAsia="Arial" w:hAnsi="Arial"/>
          <w:b w:val="1"/>
          <w:color w:val="33cc33"/>
          <w:rtl w:val="0"/>
        </w:rPr>
        <w:t xml:space="preserve">Backups </w:t>
      </w:r>
    </w:p>
    <w:p w:rsidR="00000000" w:rsidDel="00000000" w:rsidP="00000000" w:rsidRDefault="00000000" w:rsidRPr="00000000" w14:paraId="00002685">
      <w:pPr>
        <w:rPr>
          <w:color w:val="ed7d31"/>
        </w:rPr>
      </w:pPr>
      <w:r w:rsidDel="00000000" w:rsidR="00000000" w:rsidRPr="00000000">
        <w:rPr>
          <w:rtl w:val="0"/>
        </w:rPr>
      </w:r>
    </w:p>
    <w:p w:rsidR="00000000" w:rsidDel="00000000" w:rsidP="00000000" w:rsidRDefault="00000000" w:rsidRPr="00000000" w14:paraId="00002686">
      <w:pPr>
        <w:rPr>
          <w:color w:val="ed7d31"/>
        </w:rPr>
      </w:pPr>
      <w:r w:rsidDel="00000000" w:rsidR="00000000" w:rsidRPr="00000000">
        <w:rPr>
          <w:rtl w:val="0"/>
        </w:rPr>
      </w:r>
    </w:p>
    <w:p w:rsidR="00000000" w:rsidDel="00000000" w:rsidP="00000000" w:rsidRDefault="00000000" w:rsidRPr="00000000" w14:paraId="00002687">
      <w:pPr>
        <w:rPr>
          <w:i w:val="1"/>
        </w:rPr>
      </w:pPr>
      <w:r w:rsidDel="00000000" w:rsidR="00000000" w:rsidRPr="00000000">
        <w:rPr>
          <w:i w:val="1"/>
          <w:highlight w:val="cyan"/>
          <w:rtl w:val="0"/>
        </w:rPr>
        <w:t xml:space="preserve">Como se hace los procesos de backups:</w:t>
      </w:r>
      <w:r w:rsidDel="00000000" w:rsidR="00000000" w:rsidRPr="00000000">
        <w:rPr>
          <w:rtl w:val="0"/>
        </w:rPr>
      </w:r>
    </w:p>
    <w:p w:rsidR="00000000" w:rsidDel="00000000" w:rsidP="00000000" w:rsidRDefault="00000000" w:rsidRPr="00000000" w14:paraId="00002688">
      <w:pPr>
        <w:rPr>
          <w:i w:val="1"/>
          <w:highlight w:val="cyan"/>
        </w:rPr>
      </w:pPr>
      <w:r w:rsidDel="00000000" w:rsidR="00000000" w:rsidRPr="00000000">
        <w:rPr>
          <w:i w:val="1"/>
          <w:highlight w:val="cyan"/>
          <w:rtl w:val="0"/>
        </w:rPr>
        <w:t xml:space="preserve">Backup de la base de datos (Estructura de la base de datos y requistros)</w:t>
      </w:r>
    </w:p>
    <w:p w:rsidR="00000000" w:rsidDel="00000000" w:rsidP="00000000" w:rsidRDefault="00000000" w:rsidRPr="00000000" w14:paraId="00002689">
      <w:pPr>
        <w:rPr>
          <w:i w:val="1"/>
          <w:highlight w:val="cyan"/>
        </w:rPr>
      </w:pPr>
      <w:r w:rsidDel="00000000" w:rsidR="00000000" w:rsidRPr="00000000">
        <w:rPr>
          <w:i w:val="1"/>
          <w:highlight w:val="cyan"/>
          <w:rtl w:val="0"/>
        </w:rPr>
        <w:t xml:space="preserve">Backcup configuración del aplicativo </w:t>
      </w:r>
    </w:p>
    <w:p w:rsidR="00000000" w:rsidDel="00000000" w:rsidP="00000000" w:rsidRDefault="00000000" w:rsidRPr="00000000" w14:paraId="0000268A">
      <w:pPr>
        <w:rPr>
          <w:i w:val="1"/>
        </w:rPr>
      </w:pPr>
      <w:r w:rsidDel="00000000" w:rsidR="00000000" w:rsidRPr="00000000">
        <w:rPr>
          <w:i w:val="1"/>
          <w:highlight w:val="cyan"/>
          <w:rtl w:val="0"/>
        </w:rPr>
        <w:t xml:space="preserve">Backup del aplicativo completo</w:t>
      </w:r>
      <w:r w:rsidDel="00000000" w:rsidR="00000000" w:rsidRPr="00000000">
        <w:rPr>
          <w:rtl w:val="0"/>
        </w:rPr>
      </w:r>
    </w:p>
    <w:p w:rsidR="00000000" w:rsidDel="00000000" w:rsidP="00000000" w:rsidRDefault="00000000" w:rsidRPr="00000000" w14:paraId="0000268B">
      <w:pPr>
        <w:rPr/>
      </w:pPr>
      <w:r w:rsidDel="00000000" w:rsidR="00000000" w:rsidRPr="00000000">
        <w:rPr>
          <w:rtl w:val="0"/>
        </w:rPr>
      </w:r>
    </w:p>
    <w:p w:rsidR="00000000" w:rsidDel="00000000" w:rsidP="00000000" w:rsidRDefault="00000000" w:rsidRPr="00000000" w14:paraId="0000268C">
      <w:pPr>
        <w:rPr/>
      </w:pPr>
      <w:r w:rsidDel="00000000" w:rsidR="00000000" w:rsidRPr="00000000">
        <w:rPr>
          <w:rtl w:val="0"/>
        </w:rPr>
      </w:r>
    </w:p>
    <w:p w:rsidR="00000000" w:rsidDel="00000000" w:rsidP="00000000" w:rsidRDefault="00000000" w:rsidRPr="00000000" w14:paraId="0000268D">
      <w:pPr>
        <w:rPr/>
      </w:pPr>
      <w:r w:rsidDel="00000000" w:rsidR="00000000" w:rsidRPr="00000000">
        <w:br w:type="page"/>
      </w:r>
      <w:r w:rsidDel="00000000" w:rsidR="00000000" w:rsidRPr="00000000">
        <w:rPr>
          <w:rtl w:val="0"/>
        </w:rPr>
      </w:r>
    </w:p>
    <w:p w:rsidR="00000000" w:rsidDel="00000000" w:rsidP="00000000" w:rsidRDefault="00000000" w:rsidRPr="00000000" w14:paraId="0000268E">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33cc33"/>
        </w:rPr>
      </w:pPr>
      <w:bookmarkStart w:colFirst="0" w:colLast="0" w:name="_heading=h.19c6y18" w:id="44"/>
      <w:bookmarkEnd w:id="44"/>
      <w:r w:rsidDel="00000000" w:rsidR="00000000" w:rsidRPr="00000000">
        <w:rPr>
          <w:rFonts w:ascii="Arial" w:cs="Arial" w:eastAsia="Arial" w:hAnsi="Arial"/>
          <w:b w:val="1"/>
          <w:color w:val="33cc33"/>
          <w:rtl w:val="0"/>
        </w:rPr>
        <w:t xml:space="preserve">Bibliografía</w:t>
      </w:r>
    </w:p>
    <w:p w:rsidR="00000000" w:rsidDel="00000000" w:rsidP="00000000" w:rsidRDefault="00000000" w:rsidRPr="00000000" w14:paraId="0000268F">
      <w:pPr>
        <w:jc w:val="center"/>
        <w:rPr>
          <w:color w:val="ed7d31"/>
        </w:rPr>
      </w:pPr>
      <w:r w:rsidDel="00000000" w:rsidR="00000000" w:rsidRPr="00000000">
        <w:rPr>
          <w:rtl w:val="0"/>
        </w:rPr>
      </w:r>
    </w:p>
    <w:p w:rsidR="00000000" w:rsidDel="00000000" w:rsidP="00000000" w:rsidRDefault="00000000" w:rsidRPr="00000000" w14:paraId="00002690">
      <w:pPr>
        <w:jc w:val="center"/>
        <w:rPr>
          <w:color w:val="ed7d31"/>
        </w:rPr>
      </w:pPr>
      <w:r w:rsidDel="00000000" w:rsidR="00000000" w:rsidRPr="00000000">
        <w:rPr>
          <w:rtl w:val="0"/>
        </w:rPr>
      </w:r>
    </w:p>
    <w:p w:rsidR="00000000" w:rsidDel="00000000" w:rsidP="00000000" w:rsidRDefault="00000000" w:rsidRPr="00000000" w14:paraId="00002691">
      <w:pPr>
        <w:rPr>
          <w:rFonts w:ascii="Arial" w:cs="Arial" w:eastAsia="Arial" w:hAnsi="Arial"/>
          <w:b w:val="1"/>
          <w:color w:val="ff0000"/>
          <w:highlight w:val="cyan"/>
        </w:rPr>
      </w:pPr>
      <w:r w:rsidDel="00000000" w:rsidR="00000000" w:rsidRPr="00000000">
        <w:rPr>
          <w:highlight w:val="cyan"/>
          <w:rtl w:val="0"/>
        </w:rPr>
        <w:t xml:space="preserve">&lt;Colocar la referencia bibliográfica o cibergráfica empleada durante el desarrollo del informe.&gt;</w:t>
      </w:r>
      <w:r w:rsidDel="00000000" w:rsidR="00000000" w:rsidRPr="00000000">
        <w:rPr>
          <w:rtl w:val="0"/>
        </w:rPr>
      </w:r>
    </w:p>
    <w:p w:rsidR="00000000" w:rsidDel="00000000" w:rsidP="00000000" w:rsidRDefault="00000000" w:rsidRPr="00000000" w14:paraId="00002692">
      <w:pPr>
        <w:rPr>
          <w:highlight w:val="cyan"/>
        </w:rPr>
      </w:pPr>
      <w:r w:rsidDel="00000000" w:rsidR="00000000" w:rsidRPr="00000000">
        <w:rPr>
          <w:highlight w:val="cyan"/>
          <w:rtl w:val="0"/>
        </w:rPr>
        <w:t xml:space="preserve">Aplicar norma APA, se genera en word</w:t>
      </w:r>
    </w:p>
    <w:p w:rsidR="00000000" w:rsidDel="00000000" w:rsidP="00000000" w:rsidRDefault="00000000" w:rsidRPr="00000000" w14:paraId="00002693">
      <w:pPr>
        <w:rPr>
          <w:color w:val="ff6600"/>
        </w:rPr>
      </w:pPr>
      <w:r w:rsidDel="00000000" w:rsidR="00000000" w:rsidRPr="00000000">
        <w:rPr>
          <w:rtl w:val="0"/>
        </w:rPr>
      </w:r>
    </w:p>
    <w:p w:rsidR="00000000" w:rsidDel="00000000" w:rsidP="00000000" w:rsidRDefault="00000000" w:rsidRPr="00000000" w14:paraId="00002694">
      <w:pPr>
        <w:rPr/>
      </w:pPr>
      <w:r w:rsidDel="00000000" w:rsidR="00000000" w:rsidRPr="00000000">
        <w:br w:type="page"/>
      </w:r>
      <w:r w:rsidDel="00000000" w:rsidR="00000000" w:rsidRPr="00000000">
        <w:rPr>
          <w:rtl w:val="0"/>
        </w:rPr>
      </w:r>
    </w:p>
    <w:p w:rsidR="00000000" w:rsidDel="00000000" w:rsidP="00000000" w:rsidRDefault="00000000" w:rsidRPr="00000000" w14:paraId="00002695">
      <w:pPr>
        <w:rPr>
          <w:highlight w:val="cyan"/>
        </w:rPr>
      </w:pPr>
      <w:r w:rsidDel="00000000" w:rsidR="00000000" w:rsidRPr="00000000">
        <w:rPr>
          <w:rtl w:val="0"/>
        </w:rPr>
      </w:r>
    </w:p>
    <w:p w:rsidR="00000000" w:rsidDel="00000000" w:rsidP="00000000" w:rsidRDefault="00000000" w:rsidRPr="00000000" w14:paraId="00002696">
      <w:pPr>
        <w:jc w:val="center"/>
        <w:rPr>
          <w:rFonts w:ascii="Arial" w:cs="Arial" w:eastAsia="Arial" w:hAnsi="Arial"/>
          <w:b w:val="1"/>
          <w:color w:val="33cc33"/>
        </w:rPr>
      </w:pPr>
      <w:r w:rsidDel="00000000" w:rsidR="00000000" w:rsidRPr="00000000">
        <w:rPr>
          <w:rFonts w:ascii="Arial" w:cs="Arial" w:eastAsia="Arial" w:hAnsi="Arial"/>
          <w:b w:val="1"/>
          <w:color w:val="33cc33"/>
          <w:rtl w:val="0"/>
        </w:rPr>
        <w:t xml:space="preserve">Anexo Entregables por Fase</w:t>
      </w:r>
    </w:p>
    <w:p w:rsidR="00000000" w:rsidDel="00000000" w:rsidP="00000000" w:rsidRDefault="00000000" w:rsidRPr="00000000" w14:paraId="00002697">
      <w:pPr>
        <w:rPr>
          <w:rFonts w:ascii="Arial" w:cs="Arial" w:eastAsia="Arial" w:hAnsi="Arial"/>
          <w:b w:val="1"/>
        </w:rPr>
      </w:pPr>
      <w:r w:rsidDel="00000000" w:rsidR="00000000" w:rsidRPr="00000000">
        <w:rPr>
          <w:rtl w:val="0"/>
        </w:rPr>
      </w:r>
    </w:p>
    <w:p w:rsidR="00000000" w:rsidDel="00000000" w:rsidP="00000000" w:rsidRDefault="00000000" w:rsidRPr="00000000" w14:paraId="00002698">
      <w:pPr>
        <w:rPr>
          <w:rFonts w:ascii="Arial" w:cs="Arial" w:eastAsia="Arial" w:hAnsi="Arial"/>
          <w:b w:val="1"/>
        </w:rPr>
      </w:pPr>
      <w:r w:rsidDel="00000000" w:rsidR="00000000" w:rsidRPr="00000000">
        <w:rPr>
          <w:rFonts w:ascii="Arial" w:cs="Arial" w:eastAsia="Arial" w:hAnsi="Arial"/>
          <w:b w:val="1"/>
          <w:rtl w:val="0"/>
        </w:rPr>
        <w:t xml:space="preserve">Trimestre 2 - Requisitos</w:t>
      </w:r>
    </w:p>
    <w:p w:rsidR="00000000" w:rsidDel="00000000" w:rsidP="00000000" w:rsidRDefault="00000000" w:rsidRPr="00000000" w14:paraId="00002699">
      <w:pPr>
        <w:rPr>
          <w:rFonts w:ascii="Arial" w:cs="Arial" w:eastAsia="Arial" w:hAnsi="Arial"/>
        </w:rPr>
      </w:pPr>
      <w:r w:rsidDel="00000000" w:rsidR="00000000" w:rsidRPr="00000000">
        <w:rPr>
          <w:rFonts w:ascii="Arial" w:cs="Arial" w:eastAsia="Arial" w:hAnsi="Arial"/>
          <w:rtl w:val="0"/>
        </w:rPr>
        <w:t xml:space="preserve">Introducción</w:t>
      </w:r>
    </w:p>
    <w:p w:rsidR="00000000" w:rsidDel="00000000" w:rsidP="00000000" w:rsidRDefault="00000000" w:rsidRPr="00000000" w14:paraId="0000269A">
      <w:pPr>
        <w:rPr>
          <w:rFonts w:ascii="Arial" w:cs="Arial" w:eastAsia="Arial" w:hAnsi="Arial"/>
        </w:rPr>
      </w:pPr>
      <w:r w:rsidDel="00000000" w:rsidR="00000000" w:rsidRPr="00000000">
        <w:rPr>
          <w:rFonts w:ascii="Arial" w:cs="Arial" w:eastAsia="Arial" w:hAnsi="Arial"/>
          <w:rtl w:val="0"/>
        </w:rPr>
        <w:t xml:space="preserve">Técnicas de recolección aplicadas</w:t>
      </w:r>
    </w:p>
    <w:p w:rsidR="00000000" w:rsidDel="00000000" w:rsidP="00000000" w:rsidRDefault="00000000" w:rsidRPr="00000000" w14:paraId="0000269B">
      <w:pPr>
        <w:ind w:firstLine="720"/>
        <w:rPr>
          <w:rFonts w:ascii="Arial" w:cs="Arial" w:eastAsia="Arial" w:hAnsi="Arial"/>
        </w:rPr>
      </w:pPr>
      <w:r w:rsidDel="00000000" w:rsidR="00000000" w:rsidRPr="00000000">
        <w:rPr>
          <w:rFonts w:ascii="Arial" w:cs="Arial" w:eastAsia="Arial" w:hAnsi="Arial"/>
          <w:rtl w:val="0"/>
        </w:rPr>
        <w:t xml:space="preserve">Técnica zzz</w:t>
        <w:tab/>
      </w:r>
    </w:p>
    <w:p w:rsidR="00000000" w:rsidDel="00000000" w:rsidP="00000000" w:rsidRDefault="00000000" w:rsidRPr="00000000" w14:paraId="0000269C">
      <w:pPr>
        <w:rPr>
          <w:rFonts w:ascii="Arial" w:cs="Arial" w:eastAsia="Arial" w:hAnsi="Arial"/>
        </w:rPr>
      </w:pPr>
      <w:r w:rsidDel="00000000" w:rsidR="00000000" w:rsidRPr="00000000">
        <w:rPr>
          <w:rFonts w:ascii="Arial" w:cs="Arial" w:eastAsia="Arial" w:hAnsi="Arial"/>
          <w:rtl w:val="0"/>
        </w:rPr>
        <w:t xml:space="preserve">Ficha de proyecto</w:t>
      </w:r>
    </w:p>
    <w:p w:rsidR="00000000" w:rsidDel="00000000" w:rsidP="00000000" w:rsidRDefault="00000000" w:rsidRPr="00000000" w14:paraId="0000269D">
      <w:pPr>
        <w:ind w:firstLine="720"/>
        <w:rPr>
          <w:rFonts w:ascii="Arial" w:cs="Arial" w:eastAsia="Arial" w:hAnsi="Arial"/>
        </w:rPr>
      </w:pPr>
      <w:r w:rsidDel="00000000" w:rsidR="00000000" w:rsidRPr="00000000">
        <w:rPr>
          <w:rFonts w:ascii="Arial" w:cs="Arial" w:eastAsia="Arial" w:hAnsi="Arial"/>
          <w:rtl w:val="0"/>
        </w:rPr>
        <w:t xml:space="preserve">Planteamiento del problema</w:t>
      </w:r>
    </w:p>
    <w:p w:rsidR="00000000" w:rsidDel="00000000" w:rsidP="00000000" w:rsidRDefault="00000000" w:rsidRPr="00000000" w14:paraId="0000269E">
      <w:pPr>
        <w:ind w:firstLine="720"/>
        <w:rPr>
          <w:rFonts w:ascii="Arial" w:cs="Arial" w:eastAsia="Arial" w:hAnsi="Arial"/>
        </w:rPr>
      </w:pPr>
      <w:r w:rsidDel="00000000" w:rsidR="00000000" w:rsidRPr="00000000">
        <w:rPr>
          <w:rFonts w:ascii="Arial" w:cs="Arial" w:eastAsia="Arial" w:hAnsi="Arial"/>
          <w:rtl w:val="0"/>
        </w:rPr>
        <w:t xml:space="preserve">Justificación</w:t>
      </w:r>
    </w:p>
    <w:p w:rsidR="00000000" w:rsidDel="00000000" w:rsidP="00000000" w:rsidRDefault="00000000" w:rsidRPr="00000000" w14:paraId="0000269F">
      <w:pPr>
        <w:ind w:firstLine="720"/>
        <w:rPr>
          <w:rFonts w:ascii="Arial" w:cs="Arial" w:eastAsia="Arial" w:hAnsi="Arial"/>
        </w:rPr>
      </w:pPr>
      <w:r w:rsidDel="00000000" w:rsidR="00000000" w:rsidRPr="00000000">
        <w:rPr>
          <w:rFonts w:ascii="Arial" w:cs="Arial" w:eastAsia="Arial" w:hAnsi="Arial"/>
          <w:rtl w:val="0"/>
        </w:rPr>
        <w:t xml:space="preserve">Objetivo general</w:t>
        <w:tab/>
      </w:r>
    </w:p>
    <w:p w:rsidR="00000000" w:rsidDel="00000000" w:rsidP="00000000" w:rsidRDefault="00000000" w:rsidRPr="00000000" w14:paraId="000026A0">
      <w:pPr>
        <w:ind w:firstLine="720"/>
        <w:rPr>
          <w:rFonts w:ascii="Arial" w:cs="Arial" w:eastAsia="Arial" w:hAnsi="Arial"/>
        </w:rPr>
      </w:pPr>
      <w:r w:rsidDel="00000000" w:rsidR="00000000" w:rsidRPr="00000000">
        <w:rPr>
          <w:rFonts w:ascii="Arial" w:cs="Arial" w:eastAsia="Arial" w:hAnsi="Arial"/>
          <w:rtl w:val="0"/>
        </w:rPr>
        <w:t xml:space="preserve">Objetivos específicos</w:t>
        <w:tab/>
      </w:r>
    </w:p>
    <w:p w:rsidR="00000000" w:rsidDel="00000000" w:rsidP="00000000" w:rsidRDefault="00000000" w:rsidRPr="00000000" w14:paraId="000026A1">
      <w:pPr>
        <w:ind w:firstLine="720"/>
        <w:rPr>
          <w:rFonts w:ascii="Arial" w:cs="Arial" w:eastAsia="Arial" w:hAnsi="Arial"/>
        </w:rPr>
      </w:pPr>
      <w:r w:rsidDel="00000000" w:rsidR="00000000" w:rsidRPr="00000000">
        <w:rPr>
          <w:rFonts w:ascii="Arial" w:cs="Arial" w:eastAsia="Arial" w:hAnsi="Arial"/>
          <w:rtl w:val="0"/>
        </w:rPr>
        <w:t xml:space="preserve">Alcance del proyecto</w:t>
        <w:tab/>
      </w:r>
    </w:p>
    <w:p w:rsidR="00000000" w:rsidDel="00000000" w:rsidP="00000000" w:rsidRDefault="00000000" w:rsidRPr="00000000" w14:paraId="000026A2">
      <w:pPr>
        <w:rPr>
          <w:rFonts w:ascii="Arial" w:cs="Arial" w:eastAsia="Arial" w:hAnsi="Arial"/>
        </w:rPr>
      </w:pPr>
      <w:r w:rsidDel="00000000" w:rsidR="00000000" w:rsidRPr="00000000">
        <w:rPr>
          <w:rFonts w:ascii="Arial" w:cs="Arial" w:eastAsia="Arial" w:hAnsi="Arial"/>
          <w:rtl w:val="0"/>
        </w:rPr>
        <w:t xml:space="preserve">Mapa de procesos</w:t>
        <w:tab/>
      </w:r>
    </w:p>
    <w:p w:rsidR="00000000" w:rsidDel="00000000" w:rsidP="00000000" w:rsidRDefault="00000000" w:rsidRPr="00000000" w14:paraId="000026A3">
      <w:pPr>
        <w:rPr>
          <w:rFonts w:ascii="Arial" w:cs="Arial" w:eastAsia="Arial" w:hAnsi="Arial"/>
        </w:rPr>
      </w:pPr>
      <w:r w:rsidDel="00000000" w:rsidR="00000000" w:rsidRPr="00000000">
        <w:rPr>
          <w:rFonts w:ascii="Arial" w:cs="Arial" w:eastAsia="Arial" w:hAnsi="Arial"/>
          <w:rtl w:val="0"/>
        </w:rPr>
        <w:t xml:space="preserve">Facilitación gráfica</w:t>
        <w:tab/>
      </w:r>
    </w:p>
    <w:p w:rsidR="00000000" w:rsidDel="00000000" w:rsidP="00000000" w:rsidRDefault="00000000" w:rsidRPr="00000000" w14:paraId="000026A4">
      <w:pPr>
        <w:rPr>
          <w:rFonts w:ascii="Arial" w:cs="Arial" w:eastAsia="Arial" w:hAnsi="Arial"/>
        </w:rPr>
      </w:pPr>
      <w:r w:rsidDel="00000000" w:rsidR="00000000" w:rsidRPr="00000000">
        <w:rPr>
          <w:rFonts w:ascii="Arial" w:cs="Arial" w:eastAsia="Arial" w:hAnsi="Arial"/>
          <w:rtl w:val="0"/>
        </w:rPr>
        <w:t xml:space="preserve">Matriz historias de usuario, épicas y criterios de aceptación</w:t>
      </w:r>
    </w:p>
    <w:p w:rsidR="00000000" w:rsidDel="00000000" w:rsidP="00000000" w:rsidRDefault="00000000" w:rsidRPr="00000000" w14:paraId="000026A5">
      <w:pPr>
        <w:rPr>
          <w:rFonts w:ascii="Arial" w:cs="Arial" w:eastAsia="Arial" w:hAnsi="Arial"/>
          <w:b w:val="1"/>
        </w:rPr>
      </w:pPr>
      <w:r w:rsidDel="00000000" w:rsidR="00000000" w:rsidRPr="00000000">
        <w:rPr>
          <w:rtl w:val="0"/>
        </w:rPr>
      </w:r>
    </w:p>
    <w:p w:rsidR="00000000" w:rsidDel="00000000" w:rsidP="00000000" w:rsidRDefault="00000000" w:rsidRPr="00000000" w14:paraId="000026A6">
      <w:pPr>
        <w:rPr>
          <w:rFonts w:ascii="Arial" w:cs="Arial" w:eastAsia="Arial" w:hAnsi="Arial"/>
          <w:b w:val="1"/>
        </w:rPr>
      </w:pPr>
      <w:r w:rsidDel="00000000" w:rsidR="00000000" w:rsidRPr="00000000">
        <w:rPr>
          <w:rFonts w:ascii="Arial" w:cs="Arial" w:eastAsia="Arial" w:hAnsi="Arial"/>
          <w:b w:val="1"/>
          <w:rtl w:val="0"/>
        </w:rPr>
        <w:t xml:space="preserve">Trimestre 3 - Análisis</w:t>
      </w:r>
    </w:p>
    <w:p w:rsidR="00000000" w:rsidDel="00000000" w:rsidP="00000000" w:rsidRDefault="00000000" w:rsidRPr="00000000" w14:paraId="000026A7">
      <w:pPr>
        <w:rPr>
          <w:rFonts w:ascii="Arial" w:cs="Arial" w:eastAsia="Arial" w:hAnsi="Arial"/>
        </w:rPr>
      </w:pPr>
      <w:r w:rsidDel="00000000" w:rsidR="00000000" w:rsidRPr="00000000">
        <w:rPr>
          <w:rFonts w:ascii="Arial" w:cs="Arial" w:eastAsia="Arial" w:hAnsi="Arial"/>
          <w:rtl w:val="0"/>
        </w:rPr>
        <w:t xml:space="preserve">Story mapping</w:t>
      </w:r>
    </w:p>
    <w:p w:rsidR="00000000" w:rsidDel="00000000" w:rsidP="00000000" w:rsidRDefault="00000000" w:rsidRPr="00000000" w14:paraId="000026A8">
      <w:pPr>
        <w:rPr>
          <w:rFonts w:ascii="Arial" w:cs="Arial" w:eastAsia="Arial" w:hAnsi="Arial"/>
        </w:rPr>
      </w:pPr>
      <w:r w:rsidDel="00000000" w:rsidR="00000000" w:rsidRPr="00000000">
        <w:rPr>
          <w:rFonts w:ascii="Arial" w:cs="Arial" w:eastAsia="Arial" w:hAnsi="Arial"/>
          <w:rtl w:val="0"/>
        </w:rPr>
        <w:t xml:space="preserve">Wireframe (Balsamiq)</w:t>
      </w:r>
    </w:p>
    <w:p w:rsidR="00000000" w:rsidDel="00000000" w:rsidP="00000000" w:rsidRDefault="00000000" w:rsidRPr="00000000" w14:paraId="000026A9">
      <w:pPr>
        <w:rPr>
          <w:rFonts w:ascii="Arial" w:cs="Arial" w:eastAsia="Arial" w:hAnsi="Arial"/>
        </w:rPr>
      </w:pPr>
      <w:r w:rsidDel="00000000" w:rsidR="00000000" w:rsidRPr="00000000">
        <w:rPr>
          <w:rFonts w:ascii="Arial" w:cs="Arial" w:eastAsia="Arial" w:hAnsi="Arial"/>
          <w:rtl w:val="0"/>
        </w:rPr>
        <w:t xml:space="preserve">Product backlog priorizado</w:t>
      </w:r>
    </w:p>
    <w:p w:rsidR="00000000" w:rsidDel="00000000" w:rsidP="00000000" w:rsidRDefault="00000000" w:rsidRPr="00000000" w14:paraId="000026AA">
      <w:pPr>
        <w:rPr>
          <w:rFonts w:ascii="Arial" w:cs="Arial" w:eastAsia="Arial" w:hAnsi="Arial"/>
        </w:rPr>
      </w:pPr>
      <w:r w:rsidDel="00000000" w:rsidR="00000000" w:rsidRPr="00000000">
        <w:rPr>
          <w:rFonts w:ascii="Arial" w:cs="Arial" w:eastAsia="Arial" w:hAnsi="Arial"/>
          <w:rtl w:val="0"/>
        </w:rPr>
        <w:t xml:space="preserve">Diagrama de casos de uso</w:t>
      </w:r>
    </w:p>
    <w:p w:rsidR="00000000" w:rsidDel="00000000" w:rsidP="00000000" w:rsidRDefault="00000000" w:rsidRPr="00000000" w14:paraId="000026AB">
      <w:pPr>
        <w:rPr>
          <w:rFonts w:ascii="Arial" w:cs="Arial" w:eastAsia="Arial" w:hAnsi="Arial"/>
        </w:rPr>
      </w:pPr>
      <w:r w:rsidDel="00000000" w:rsidR="00000000" w:rsidRPr="00000000">
        <w:rPr>
          <w:rFonts w:ascii="Arial" w:cs="Arial" w:eastAsia="Arial" w:hAnsi="Arial"/>
          <w:rtl w:val="0"/>
        </w:rPr>
        <w:t xml:space="preserve">Documentación de casos de uso</w:t>
      </w:r>
    </w:p>
    <w:p w:rsidR="00000000" w:rsidDel="00000000" w:rsidP="00000000" w:rsidRDefault="00000000" w:rsidRPr="00000000" w14:paraId="000026AC">
      <w:pPr>
        <w:rPr>
          <w:rFonts w:ascii="Arial" w:cs="Arial" w:eastAsia="Arial" w:hAnsi="Arial"/>
        </w:rPr>
      </w:pPr>
      <w:r w:rsidDel="00000000" w:rsidR="00000000" w:rsidRPr="00000000">
        <w:rPr>
          <w:rFonts w:ascii="Arial" w:cs="Arial" w:eastAsia="Arial" w:hAnsi="Arial"/>
          <w:rtl w:val="0"/>
        </w:rPr>
        <w:t xml:space="preserve">Modelo Lógico de la base de datos</w:t>
      </w:r>
    </w:p>
    <w:p w:rsidR="00000000" w:rsidDel="00000000" w:rsidP="00000000" w:rsidRDefault="00000000" w:rsidRPr="00000000" w14:paraId="000026AD">
      <w:pPr>
        <w:rPr>
          <w:rFonts w:ascii="Arial" w:cs="Arial" w:eastAsia="Arial" w:hAnsi="Arial"/>
        </w:rPr>
      </w:pPr>
      <w:r w:rsidDel="00000000" w:rsidR="00000000" w:rsidRPr="00000000">
        <w:rPr>
          <w:rFonts w:ascii="Arial" w:cs="Arial" w:eastAsia="Arial" w:hAnsi="Arial"/>
          <w:rtl w:val="0"/>
        </w:rPr>
        <w:t xml:space="preserve">Diagrama de clases</w:t>
        <w:tab/>
      </w:r>
    </w:p>
    <w:p w:rsidR="00000000" w:rsidDel="00000000" w:rsidP="00000000" w:rsidRDefault="00000000" w:rsidRPr="00000000" w14:paraId="000026AE">
      <w:pPr>
        <w:rPr>
          <w:rFonts w:ascii="Arial" w:cs="Arial" w:eastAsia="Arial" w:hAnsi="Arial"/>
        </w:rPr>
      </w:pPr>
      <w:r w:rsidDel="00000000" w:rsidR="00000000" w:rsidRPr="00000000">
        <w:rPr>
          <w:rtl w:val="0"/>
        </w:rPr>
      </w:r>
    </w:p>
    <w:p w:rsidR="00000000" w:rsidDel="00000000" w:rsidP="00000000" w:rsidRDefault="00000000" w:rsidRPr="00000000" w14:paraId="000026AF">
      <w:pPr>
        <w:rPr>
          <w:rFonts w:ascii="Arial" w:cs="Arial" w:eastAsia="Arial" w:hAnsi="Arial"/>
        </w:rPr>
      </w:pPr>
      <w:r w:rsidDel="00000000" w:rsidR="00000000" w:rsidRPr="00000000">
        <w:rPr>
          <w:rtl w:val="0"/>
        </w:rPr>
      </w:r>
    </w:p>
    <w:p w:rsidR="00000000" w:rsidDel="00000000" w:rsidP="00000000" w:rsidRDefault="00000000" w:rsidRPr="00000000" w14:paraId="000026B0">
      <w:pPr>
        <w:rPr>
          <w:rFonts w:ascii="Arial" w:cs="Arial" w:eastAsia="Arial" w:hAnsi="Arial"/>
          <w:b w:val="1"/>
        </w:rPr>
      </w:pPr>
      <w:r w:rsidDel="00000000" w:rsidR="00000000" w:rsidRPr="00000000">
        <w:rPr>
          <w:rFonts w:ascii="Arial" w:cs="Arial" w:eastAsia="Arial" w:hAnsi="Arial"/>
          <w:b w:val="1"/>
          <w:rtl w:val="0"/>
        </w:rPr>
        <w:t xml:space="preserve">Trimestre 4 - Modelado</w:t>
      </w:r>
    </w:p>
    <w:p w:rsidR="00000000" w:rsidDel="00000000" w:rsidP="00000000" w:rsidRDefault="00000000" w:rsidRPr="00000000" w14:paraId="000026B1">
      <w:pPr>
        <w:rPr>
          <w:rFonts w:ascii="Arial" w:cs="Arial" w:eastAsia="Arial" w:hAnsi="Arial"/>
        </w:rPr>
      </w:pPr>
      <w:r w:rsidDel="00000000" w:rsidR="00000000" w:rsidRPr="00000000">
        <w:rPr>
          <w:rFonts w:ascii="Arial" w:cs="Arial" w:eastAsia="Arial" w:hAnsi="Arial"/>
          <w:rtl w:val="0"/>
        </w:rPr>
        <w:t xml:space="preserve">Prototipo figma </w:t>
      </w:r>
    </w:p>
    <w:p w:rsidR="00000000" w:rsidDel="00000000" w:rsidP="00000000" w:rsidRDefault="00000000" w:rsidRPr="00000000" w14:paraId="000026B2">
      <w:pPr>
        <w:rPr>
          <w:rFonts w:ascii="Arial" w:cs="Arial" w:eastAsia="Arial" w:hAnsi="Arial"/>
        </w:rPr>
      </w:pPr>
      <w:r w:rsidDel="00000000" w:rsidR="00000000" w:rsidRPr="00000000">
        <w:rPr>
          <w:rFonts w:ascii="Arial" w:cs="Arial" w:eastAsia="Arial" w:hAnsi="Arial"/>
          <w:rtl w:val="0"/>
        </w:rPr>
        <w:t xml:space="preserve">Prototipo frontend</w:t>
      </w:r>
    </w:p>
    <w:p w:rsidR="00000000" w:rsidDel="00000000" w:rsidP="00000000" w:rsidRDefault="00000000" w:rsidRPr="00000000" w14:paraId="000026B3">
      <w:pPr>
        <w:rPr>
          <w:rFonts w:ascii="Arial" w:cs="Arial" w:eastAsia="Arial" w:hAnsi="Arial"/>
        </w:rPr>
      </w:pPr>
      <w:r w:rsidDel="00000000" w:rsidR="00000000" w:rsidRPr="00000000">
        <w:rPr>
          <w:rFonts w:ascii="Arial" w:cs="Arial" w:eastAsia="Arial" w:hAnsi="Arial"/>
          <w:rtl w:val="0"/>
        </w:rPr>
        <w:t xml:space="preserve">Modelo físico de base de datos</w:t>
      </w:r>
    </w:p>
    <w:p w:rsidR="00000000" w:rsidDel="00000000" w:rsidP="00000000" w:rsidRDefault="00000000" w:rsidRPr="00000000" w14:paraId="000026B4">
      <w:pPr>
        <w:rPr>
          <w:rFonts w:ascii="Arial" w:cs="Arial" w:eastAsia="Arial" w:hAnsi="Arial"/>
        </w:rPr>
      </w:pPr>
      <w:r w:rsidDel="00000000" w:rsidR="00000000" w:rsidRPr="00000000">
        <w:rPr>
          <w:rFonts w:ascii="Arial" w:cs="Arial" w:eastAsia="Arial" w:hAnsi="Arial"/>
          <w:rtl w:val="0"/>
        </w:rPr>
        <w:tab/>
        <w:t xml:space="preserve">Script</w:t>
      </w:r>
    </w:p>
    <w:p w:rsidR="00000000" w:rsidDel="00000000" w:rsidP="00000000" w:rsidRDefault="00000000" w:rsidRPr="00000000" w14:paraId="000026B5">
      <w:pPr>
        <w:rPr>
          <w:rFonts w:ascii="Arial" w:cs="Arial" w:eastAsia="Arial" w:hAnsi="Arial"/>
        </w:rPr>
      </w:pPr>
      <w:r w:rsidDel="00000000" w:rsidR="00000000" w:rsidRPr="00000000">
        <w:rPr>
          <w:rFonts w:ascii="Arial" w:cs="Arial" w:eastAsia="Arial" w:hAnsi="Arial"/>
          <w:rtl w:val="0"/>
        </w:rPr>
        <w:tab/>
        <w:t xml:space="preserve">Diccionario de base de datos</w:t>
      </w:r>
    </w:p>
    <w:p w:rsidR="00000000" w:rsidDel="00000000" w:rsidP="00000000" w:rsidRDefault="00000000" w:rsidRPr="00000000" w14:paraId="000026B6">
      <w:pPr>
        <w:rPr>
          <w:rFonts w:ascii="Arial" w:cs="Arial" w:eastAsia="Arial" w:hAnsi="Arial"/>
        </w:rPr>
      </w:pPr>
      <w:r w:rsidDel="00000000" w:rsidR="00000000" w:rsidRPr="00000000">
        <w:rPr>
          <w:rFonts w:ascii="Arial" w:cs="Arial" w:eastAsia="Arial" w:hAnsi="Arial"/>
          <w:rtl w:val="0"/>
        </w:rPr>
        <w:t xml:space="preserve">Refinamiento diagrama de clases</w:t>
      </w:r>
    </w:p>
    <w:p w:rsidR="00000000" w:rsidDel="00000000" w:rsidP="00000000" w:rsidRDefault="00000000" w:rsidRPr="00000000" w14:paraId="000026B7">
      <w:pPr>
        <w:rPr>
          <w:rFonts w:ascii="Arial" w:cs="Arial" w:eastAsia="Arial" w:hAnsi="Arial"/>
        </w:rPr>
      </w:pPr>
      <w:r w:rsidDel="00000000" w:rsidR="00000000" w:rsidRPr="00000000">
        <w:rPr>
          <w:rFonts w:ascii="Arial" w:cs="Arial" w:eastAsia="Arial" w:hAnsi="Arial"/>
          <w:rtl w:val="0"/>
        </w:rPr>
        <w:t xml:space="preserve">Diagrama de componentes</w:t>
        <w:tab/>
      </w:r>
    </w:p>
    <w:p w:rsidR="00000000" w:rsidDel="00000000" w:rsidP="00000000" w:rsidRDefault="00000000" w:rsidRPr="00000000" w14:paraId="000026B8">
      <w:pPr>
        <w:rPr>
          <w:rFonts w:ascii="Arial" w:cs="Arial" w:eastAsia="Arial" w:hAnsi="Arial"/>
        </w:rPr>
      </w:pPr>
      <w:r w:rsidDel="00000000" w:rsidR="00000000" w:rsidRPr="00000000">
        <w:rPr>
          <w:rFonts w:ascii="Arial" w:cs="Arial" w:eastAsia="Arial" w:hAnsi="Arial"/>
          <w:rtl w:val="0"/>
        </w:rPr>
        <w:t xml:space="preserve">Diagrama de despliegue</w:t>
        <w:tab/>
      </w:r>
    </w:p>
    <w:p w:rsidR="00000000" w:rsidDel="00000000" w:rsidP="00000000" w:rsidRDefault="00000000" w:rsidRPr="00000000" w14:paraId="000026B9">
      <w:pPr>
        <w:rPr>
          <w:rFonts w:ascii="Arial" w:cs="Arial" w:eastAsia="Arial" w:hAnsi="Arial"/>
          <w:b w:val="1"/>
        </w:rPr>
      </w:pPr>
      <w:r w:rsidDel="00000000" w:rsidR="00000000" w:rsidRPr="00000000">
        <w:rPr>
          <w:rtl w:val="0"/>
        </w:rPr>
      </w:r>
    </w:p>
    <w:p w:rsidR="00000000" w:rsidDel="00000000" w:rsidP="00000000" w:rsidRDefault="00000000" w:rsidRPr="00000000" w14:paraId="000026BA">
      <w:pPr>
        <w:rPr>
          <w:rFonts w:ascii="Arial" w:cs="Arial" w:eastAsia="Arial" w:hAnsi="Arial"/>
          <w:b w:val="1"/>
        </w:rPr>
      </w:pPr>
      <w:r w:rsidDel="00000000" w:rsidR="00000000" w:rsidRPr="00000000">
        <w:rPr>
          <w:rFonts w:ascii="Arial" w:cs="Arial" w:eastAsia="Arial" w:hAnsi="Arial"/>
          <w:b w:val="1"/>
          <w:rtl w:val="0"/>
        </w:rPr>
        <w:t xml:space="preserve">Trimestre 5  – Construcción </w:t>
      </w:r>
    </w:p>
    <w:p w:rsidR="00000000" w:rsidDel="00000000" w:rsidP="00000000" w:rsidRDefault="00000000" w:rsidRPr="00000000" w14:paraId="000026BB">
      <w:pPr>
        <w:rPr>
          <w:rFonts w:ascii="Arial" w:cs="Arial" w:eastAsia="Arial" w:hAnsi="Arial"/>
        </w:rPr>
      </w:pPr>
      <w:r w:rsidDel="00000000" w:rsidR="00000000" w:rsidRPr="00000000">
        <w:rPr>
          <w:rFonts w:ascii="Arial" w:cs="Arial" w:eastAsia="Arial" w:hAnsi="Arial"/>
          <w:rtl w:val="0"/>
        </w:rPr>
        <w:t xml:space="preserve">Plataforma de desarrollo para móviles</w:t>
      </w:r>
    </w:p>
    <w:p w:rsidR="00000000" w:rsidDel="00000000" w:rsidP="00000000" w:rsidRDefault="00000000" w:rsidRPr="00000000" w14:paraId="000026BC">
      <w:pPr>
        <w:rPr>
          <w:rFonts w:ascii="Arial" w:cs="Arial" w:eastAsia="Arial" w:hAnsi="Arial"/>
        </w:rPr>
      </w:pPr>
      <w:r w:rsidDel="00000000" w:rsidR="00000000" w:rsidRPr="00000000">
        <w:rPr>
          <w:rFonts w:ascii="Arial" w:cs="Arial" w:eastAsia="Arial" w:hAnsi="Arial"/>
          <w:rtl w:val="0"/>
        </w:rPr>
        <w:t xml:space="preserve">Plataforma de desarrollo para web</w:t>
      </w:r>
    </w:p>
    <w:p w:rsidR="00000000" w:rsidDel="00000000" w:rsidP="00000000" w:rsidRDefault="00000000" w:rsidRPr="00000000" w14:paraId="000026BD">
      <w:pPr>
        <w:rPr>
          <w:rFonts w:ascii="Arial" w:cs="Arial" w:eastAsia="Arial" w:hAnsi="Arial"/>
        </w:rPr>
      </w:pPr>
      <w:r w:rsidDel="00000000" w:rsidR="00000000" w:rsidRPr="00000000">
        <w:rPr>
          <w:rFonts w:ascii="Arial" w:cs="Arial" w:eastAsia="Arial" w:hAnsi="Arial"/>
          <w:rtl w:val="0"/>
        </w:rPr>
        <w:t xml:space="preserve">Sistema operativo</w:t>
      </w:r>
    </w:p>
    <w:p w:rsidR="00000000" w:rsidDel="00000000" w:rsidP="00000000" w:rsidRDefault="00000000" w:rsidRPr="00000000" w14:paraId="000026BE">
      <w:pPr>
        <w:rPr>
          <w:rFonts w:ascii="Arial" w:cs="Arial" w:eastAsia="Arial" w:hAnsi="Arial"/>
        </w:rPr>
      </w:pPr>
      <w:r w:rsidDel="00000000" w:rsidR="00000000" w:rsidRPr="00000000">
        <w:rPr>
          <w:rFonts w:ascii="Arial" w:cs="Arial" w:eastAsia="Arial" w:hAnsi="Arial"/>
          <w:rtl w:val="0"/>
        </w:rPr>
        <w:t xml:space="preserve">Motor de base de datos</w:t>
        <w:tab/>
      </w:r>
    </w:p>
    <w:p w:rsidR="00000000" w:rsidDel="00000000" w:rsidP="00000000" w:rsidRDefault="00000000" w:rsidRPr="00000000" w14:paraId="000026BF">
      <w:pPr>
        <w:rPr>
          <w:rFonts w:ascii="Arial" w:cs="Arial" w:eastAsia="Arial" w:hAnsi="Arial"/>
        </w:rPr>
      </w:pPr>
      <w:r w:rsidDel="00000000" w:rsidR="00000000" w:rsidRPr="00000000">
        <w:rPr>
          <w:rtl w:val="0"/>
        </w:rPr>
      </w:r>
    </w:p>
    <w:p w:rsidR="00000000" w:rsidDel="00000000" w:rsidP="00000000" w:rsidRDefault="00000000" w:rsidRPr="00000000" w14:paraId="000026C0">
      <w:pPr>
        <w:rPr>
          <w:rFonts w:ascii="Arial" w:cs="Arial" w:eastAsia="Arial" w:hAnsi="Arial"/>
          <w:b w:val="1"/>
        </w:rPr>
      </w:pPr>
      <w:r w:rsidDel="00000000" w:rsidR="00000000" w:rsidRPr="00000000">
        <w:rPr>
          <w:rFonts w:ascii="Arial" w:cs="Arial" w:eastAsia="Arial" w:hAnsi="Arial"/>
          <w:b w:val="1"/>
          <w:rtl w:val="0"/>
        </w:rPr>
        <w:t xml:space="preserve">Trimestre 6</w:t>
      </w:r>
    </w:p>
    <w:p w:rsidR="00000000" w:rsidDel="00000000" w:rsidP="00000000" w:rsidRDefault="00000000" w:rsidRPr="00000000" w14:paraId="000026C1">
      <w:pPr>
        <w:rPr>
          <w:rFonts w:ascii="Arial" w:cs="Arial" w:eastAsia="Arial" w:hAnsi="Arial"/>
        </w:rPr>
      </w:pPr>
      <w:r w:rsidDel="00000000" w:rsidR="00000000" w:rsidRPr="00000000">
        <w:rPr>
          <w:rFonts w:ascii="Arial" w:cs="Arial" w:eastAsia="Arial" w:hAnsi="Arial"/>
          <w:rtl w:val="0"/>
        </w:rPr>
        <w:t xml:space="preserve">Requerimientos del sistema</w:t>
      </w:r>
    </w:p>
    <w:p w:rsidR="00000000" w:rsidDel="00000000" w:rsidP="00000000" w:rsidRDefault="00000000" w:rsidRPr="00000000" w14:paraId="000026C2">
      <w:pPr>
        <w:ind w:firstLine="720"/>
        <w:rPr>
          <w:rFonts w:ascii="Arial" w:cs="Arial" w:eastAsia="Arial" w:hAnsi="Arial"/>
        </w:rPr>
      </w:pPr>
      <w:r w:rsidDel="00000000" w:rsidR="00000000" w:rsidRPr="00000000">
        <w:rPr>
          <w:rFonts w:ascii="Arial" w:cs="Arial" w:eastAsia="Arial" w:hAnsi="Arial"/>
          <w:rtl w:val="0"/>
        </w:rPr>
        <w:t xml:space="preserve">Requerimientos de hardware</w:t>
      </w:r>
    </w:p>
    <w:p w:rsidR="00000000" w:rsidDel="00000000" w:rsidP="00000000" w:rsidRDefault="00000000" w:rsidRPr="00000000" w14:paraId="000026C3">
      <w:pPr>
        <w:ind w:firstLine="720"/>
        <w:rPr>
          <w:rFonts w:ascii="Arial" w:cs="Arial" w:eastAsia="Arial" w:hAnsi="Arial"/>
        </w:rPr>
      </w:pPr>
      <w:r w:rsidDel="00000000" w:rsidR="00000000" w:rsidRPr="00000000">
        <w:rPr>
          <w:rFonts w:ascii="Arial" w:cs="Arial" w:eastAsia="Arial" w:hAnsi="Arial"/>
          <w:rtl w:val="0"/>
        </w:rPr>
        <w:t xml:space="preserve">Requerimientos de software</w:t>
      </w:r>
    </w:p>
    <w:p w:rsidR="00000000" w:rsidDel="00000000" w:rsidP="00000000" w:rsidRDefault="00000000" w:rsidRPr="00000000" w14:paraId="000026C4">
      <w:pPr>
        <w:rPr>
          <w:rFonts w:ascii="Arial" w:cs="Arial" w:eastAsia="Arial" w:hAnsi="Arial"/>
        </w:rPr>
      </w:pPr>
      <w:r w:rsidDel="00000000" w:rsidR="00000000" w:rsidRPr="00000000">
        <w:rPr>
          <w:rFonts w:ascii="Arial" w:cs="Arial" w:eastAsia="Arial" w:hAnsi="Arial"/>
          <w:rtl w:val="0"/>
        </w:rPr>
        <w:t xml:space="preserve">Ayudas en línea (Herramienta tecnológica o microvideos de cada módulo)</w:t>
      </w:r>
    </w:p>
    <w:p w:rsidR="00000000" w:rsidDel="00000000" w:rsidP="00000000" w:rsidRDefault="00000000" w:rsidRPr="00000000" w14:paraId="000026C5">
      <w:pPr>
        <w:rPr>
          <w:rFonts w:ascii="Arial" w:cs="Arial" w:eastAsia="Arial" w:hAnsi="Arial"/>
        </w:rPr>
      </w:pPr>
      <w:r w:rsidDel="00000000" w:rsidR="00000000" w:rsidRPr="00000000">
        <w:rPr>
          <w:rtl w:val="0"/>
        </w:rPr>
      </w:r>
    </w:p>
    <w:p w:rsidR="00000000" w:rsidDel="00000000" w:rsidP="00000000" w:rsidRDefault="00000000" w:rsidRPr="00000000" w14:paraId="000026C6">
      <w:pPr>
        <w:rPr>
          <w:rFonts w:ascii="Arial" w:cs="Arial" w:eastAsia="Arial" w:hAnsi="Arial"/>
          <w:b w:val="1"/>
        </w:rPr>
      </w:pPr>
      <w:r w:rsidDel="00000000" w:rsidR="00000000" w:rsidRPr="00000000">
        <w:rPr>
          <w:rFonts w:ascii="Arial" w:cs="Arial" w:eastAsia="Arial" w:hAnsi="Arial"/>
          <w:b w:val="1"/>
          <w:rtl w:val="0"/>
        </w:rPr>
        <w:t xml:space="preserve">Trimestre 7</w:t>
      </w:r>
    </w:p>
    <w:p w:rsidR="00000000" w:rsidDel="00000000" w:rsidP="00000000" w:rsidRDefault="00000000" w:rsidRPr="00000000" w14:paraId="000026C7">
      <w:pPr>
        <w:rPr>
          <w:rFonts w:ascii="Arial" w:cs="Arial" w:eastAsia="Arial" w:hAnsi="Arial"/>
        </w:rPr>
      </w:pPr>
      <w:r w:rsidDel="00000000" w:rsidR="00000000" w:rsidRPr="00000000">
        <w:rPr>
          <w:rFonts w:ascii="Arial" w:cs="Arial" w:eastAsia="Arial" w:hAnsi="Arial"/>
          <w:rtl w:val="0"/>
        </w:rPr>
        <w:t xml:space="preserve">Políticas de seguridad </w:t>
      </w:r>
    </w:p>
    <w:p w:rsidR="00000000" w:rsidDel="00000000" w:rsidP="00000000" w:rsidRDefault="00000000" w:rsidRPr="00000000" w14:paraId="000026C8">
      <w:pPr>
        <w:rPr>
          <w:rFonts w:ascii="Arial" w:cs="Arial" w:eastAsia="Arial" w:hAnsi="Arial"/>
        </w:rPr>
      </w:pPr>
      <w:r w:rsidDel="00000000" w:rsidR="00000000" w:rsidRPr="00000000">
        <w:rPr>
          <w:rFonts w:ascii="Arial" w:cs="Arial" w:eastAsia="Arial" w:hAnsi="Arial"/>
          <w:rtl w:val="0"/>
        </w:rPr>
        <w:t xml:space="preserve">Migraciones</w:t>
      </w:r>
    </w:p>
    <w:p w:rsidR="00000000" w:rsidDel="00000000" w:rsidP="00000000" w:rsidRDefault="00000000" w:rsidRPr="00000000" w14:paraId="000026C9">
      <w:pPr>
        <w:rPr>
          <w:rFonts w:ascii="Arial" w:cs="Arial" w:eastAsia="Arial" w:hAnsi="Arial"/>
        </w:rPr>
      </w:pPr>
      <w:r w:rsidDel="00000000" w:rsidR="00000000" w:rsidRPr="00000000">
        <w:rPr>
          <w:rFonts w:ascii="Arial" w:cs="Arial" w:eastAsia="Arial" w:hAnsi="Arial"/>
          <w:rtl w:val="0"/>
        </w:rPr>
        <w:t xml:space="preserve">Backups</w:t>
      </w:r>
    </w:p>
    <w:p w:rsidR="00000000" w:rsidDel="00000000" w:rsidP="00000000" w:rsidRDefault="00000000" w:rsidRPr="00000000" w14:paraId="000026CA">
      <w:pPr>
        <w:rPr>
          <w:rFonts w:ascii="Arial" w:cs="Arial" w:eastAsia="Arial" w:hAnsi="Arial"/>
        </w:rPr>
      </w:pPr>
      <w:r w:rsidDel="00000000" w:rsidR="00000000" w:rsidRPr="00000000">
        <w:rPr>
          <w:rFonts w:ascii="Arial" w:cs="Arial" w:eastAsia="Arial" w:hAnsi="Arial"/>
          <w:rtl w:val="0"/>
        </w:rPr>
        <w:t xml:space="preserve">Capacitación usuario</w:t>
      </w:r>
    </w:p>
    <w:p w:rsidR="00000000" w:rsidDel="00000000" w:rsidP="00000000" w:rsidRDefault="00000000" w:rsidRPr="00000000" w14:paraId="000026CB">
      <w:pPr>
        <w:rPr>
          <w:rFonts w:ascii="Arial" w:cs="Arial" w:eastAsia="Arial" w:hAnsi="Arial"/>
        </w:rPr>
      </w:pPr>
      <w:r w:rsidDel="00000000" w:rsidR="00000000" w:rsidRPr="00000000">
        <w:rPr>
          <w:rFonts w:ascii="Arial" w:cs="Arial" w:eastAsia="Arial" w:hAnsi="Arial"/>
          <w:rtl w:val="0"/>
        </w:rPr>
        <w:t xml:space="preserve">Bibliografía</w:t>
      </w:r>
    </w:p>
    <w:p w:rsidR="00000000" w:rsidDel="00000000" w:rsidP="00000000" w:rsidRDefault="00000000" w:rsidRPr="00000000" w14:paraId="000026CC">
      <w:pPr>
        <w:rPr/>
      </w:pPr>
      <w:r w:rsidDel="00000000" w:rsidR="00000000" w:rsidRPr="00000000">
        <w:rPr>
          <w:rtl w:val="0"/>
        </w:rPr>
      </w:r>
    </w:p>
    <w:p w:rsidR="00000000" w:rsidDel="00000000" w:rsidP="00000000" w:rsidRDefault="00000000" w:rsidRPr="00000000" w14:paraId="000026CD">
      <w:pPr>
        <w:rPr/>
      </w:pPr>
      <w:r w:rsidDel="00000000" w:rsidR="00000000" w:rsidRPr="00000000">
        <w:rPr>
          <w:rtl w:val="0"/>
        </w:rPr>
      </w:r>
    </w:p>
    <w:p w:rsidR="00000000" w:rsidDel="00000000" w:rsidP="00000000" w:rsidRDefault="00000000" w:rsidRPr="00000000" w14:paraId="000026CE">
      <w:pPr>
        <w:rPr/>
      </w:pPr>
      <w:r w:rsidDel="00000000" w:rsidR="00000000" w:rsidRPr="00000000">
        <w:rPr>
          <w:rtl w:val="0"/>
        </w:rPr>
      </w:r>
    </w:p>
    <w:p w:rsidR="00000000" w:rsidDel="00000000" w:rsidP="00000000" w:rsidRDefault="00000000" w:rsidRPr="00000000" w14:paraId="000026CF">
      <w:pPr>
        <w:rPr/>
      </w:pPr>
      <w:r w:rsidDel="00000000" w:rsidR="00000000" w:rsidRPr="00000000">
        <w:rPr>
          <w:rtl w:val="0"/>
        </w:rPr>
      </w:r>
    </w:p>
    <w:p w:rsidR="00000000" w:rsidDel="00000000" w:rsidP="00000000" w:rsidRDefault="00000000" w:rsidRPr="00000000" w14:paraId="000026D0">
      <w:pPr>
        <w:rPr/>
      </w:pPr>
      <w:r w:rsidDel="00000000" w:rsidR="00000000" w:rsidRPr="00000000">
        <w:rPr>
          <w:rtl w:val="0"/>
        </w:rPr>
      </w:r>
    </w:p>
    <w:p w:rsidR="00000000" w:rsidDel="00000000" w:rsidP="00000000" w:rsidRDefault="00000000" w:rsidRPr="00000000" w14:paraId="000026D1">
      <w:pPr>
        <w:rPr/>
      </w:pPr>
      <w:r w:rsidDel="00000000" w:rsidR="00000000" w:rsidRPr="00000000">
        <w:rPr>
          <w:rtl w:val="0"/>
        </w:rPr>
      </w:r>
    </w:p>
    <w:p w:rsidR="00000000" w:rsidDel="00000000" w:rsidP="00000000" w:rsidRDefault="00000000" w:rsidRPr="00000000" w14:paraId="000026D2">
      <w:pPr>
        <w:rPr/>
      </w:pPr>
      <w:r w:rsidDel="00000000" w:rsidR="00000000" w:rsidRPr="00000000">
        <w:rPr>
          <w:rtl w:val="0"/>
        </w:rPr>
      </w:r>
    </w:p>
    <w:p w:rsidR="00000000" w:rsidDel="00000000" w:rsidP="00000000" w:rsidRDefault="00000000" w:rsidRPr="00000000" w14:paraId="000026D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26D4">
      <w:pPr>
        <w:jc w:val="center"/>
        <w:rPr>
          <w:rFonts w:ascii="Calibri" w:cs="Calibri" w:eastAsia="Calibri" w:hAnsi="Calibri"/>
          <w:b w:val="1"/>
          <w:color w:val="33cc33"/>
          <w:sz w:val="22"/>
          <w:szCs w:val="22"/>
        </w:rPr>
      </w:pPr>
      <w:r w:rsidDel="00000000" w:rsidR="00000000" w:rsidRPr="00000000">
        <w:rPr>
          <w:rFonts w:ascii="Calibri" w:cs="Calibri" w:eastAsia="Calibri" w:hAnsi="Calibri"/>
          <w:b w:val="1"/>
          <w:color w:val="33cc33"/>
          <w:sz w:val="22"/>
          <w:szCs w:val="22"/>
          <w:rtl w:val="0"/>
        </w:rPr>
        <w:t xml:space="preserve">CONTROL DEL DOCUMENTO</w:t>
      </w:r>
    </w:p>
    <w:p w:rsidR="00000000" w:rsidDel="00000000" w:rsidP="00000000" w:rsidRDefault="00000000" w:rsidRPr="00000000" w14:paraId="000026D5">
      <w:pPr>
        <w:jc w:val="center"/>
        <w:rPr>
          <w:rFonts w:ascii="Calibri" w:cs="Calibri" w:eastAsia="Calibri" w:hAnsi="Calibri"/>
          <w:b w:val="1"/>
          <w:sz w:val="22"/>
          <w:szCs w:val="22"/>
        </w:rPr>
      </w:pPr>
      <w:r w:rsidDel="00000000" w:rsidR="00000000" w:rsidRPr="00000000">
        <w:rPr>
          <w:rtl w:val="0"/>
        </w:rPr>
      </w:r>
    </w:p>
    <w:tbl>
      <w:tblPr>
        <w:tblStyle w:val="Table95"/>
        <w:tblW w:w="971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13"/>
        <w:gridCol w:w="2910"/>
        <w:gridCol w:w="2126"/>
        <w:gridCol w:w="1701"/>
        <w:gridCol w:w="1569"/>
        <w:tblGridChange w:id="0">
          <w:tblGrid>
            <w:gridCol w:w="1413"/>
            <w:gridCol w:w="2910"/>
            <w:gridCol w:w="2126"/>
            <w:gridCol w:w="1701"/>
            <w:gridCol w:w="1569"/>
          </w:tblGrid>
        </w:tblGridChange>
      </w:tblGrid>
      <w:tr>
        <w:trPr>
          <w:cantSplit w:val="0"/>
          <w:tblHeader w:val="0"/>
        </w:trPr>
        <w:tc>
          <w:tcPr/>
          <w:p w:rsidR="00000000" w:rsidDel="00000000" w:rsidP="00000000" w:rsidRDefault="00000000" w:rsidRPr="00000000" w14:paraId="000026D6">
            <w:pPr>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26D7">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w:t>
            </w:r>
          </w:p>
        </w:tc>
        <w:tc>
          <w:tcPr/>
          <w:p w:rsidR="00000000" w:rsidDel="00000000" w:rsidP="00000000" w:rsidRDefault="00000000" w:rsidRPr="00000000" w14:paraId="000026D8">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Cargo</w:t>
            </w:r>
          </w:p>
        </w:tc>
        <w:tc>
          <w:tcPr/>
          <w:p w:rsidR="00000000" w:rsidDel="00000000" w:rsidP="00000000" w:rsidRDefault="00000000" w:rsidRPr="00000000" w14:paraId="000026D9">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Área</w:t>
            </w:r>
          </w:p>
        </w:tc>
        <w:tc>
          <w:tcPr/>
          <w:p w:rsidR="00000000" w:rsidDel="00000000" w:rsidP="00000000" w:rsidRDefault="00000000" w:rsidRPr="00000000" w14:paraId="000026DA">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26DB">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Autores</w:t>
            </w:r>
          </w:p>
        </w:tc>
        <w:tc>
          <w:tcPr>
            <w:vAlign w:val="center"/>
          </w:tcPr>
          <w:p w:rsidR="00000000" w:rsidDel="00000000" w:rsidP="00000000" w:rsidRDefault="00000000" w:rsidRPr="00000000" w14:paraId="000026D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Magnolia Barajas Giraldo</w:t>
            </w:r>
          </w:p>
        </w:tc>
        <w:tc>
          <w:tcPr>
            <w:vAlign w:val="center"/>
          </w:tcPr>
          <w:p w:rsidR="00000000" w:rsidDel="00000000" w:rsidP="00000000" w:rsidRDefault="00000000" w:rsidRPr="00000000" w14:paraId="000026D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restart"/>
            <w:vAlign w:val="center"/>
          </w:tcPr>
          <w:p w:rsidR="00000000" w:rsidDel="00000000" w:rsidP="00000000" w:rsidRDefault="00000000" w:rsidRPr="00000000" w14:paraId="000026DE">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Tecnólogo en Análisis y Desarrollo de Sistemas - ADSI</w:t>
            </w:r>
          </w:p>
        </w:tc>
        <w:tc>
          <w:tcPr>
            <w:vMerge w:val="restart"/>
            <w:vAlign w:val="center"/>
          </w:tcPr>
          <w:p w:rsidR="00000000" w:rsidDel="00000000" w:rsidP="00000000" w:rsidRDefault="00000000" w:rsidRPr="00000000" w14:paraId="000026DF">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Abril 2021</w:t>
            </w:r>
          </w:p>
        </w:tc>
      </w:tr>
      <w:tr>
        <w:trPr>
          <w:cantSplit w:val="0"/>
          <w:tblHeader w:val="0"/>
        </w:trPr>
        <w:tc>
          <w:tcPr>
            <w:vMerge w:val="continue"/>
            <w:vAlign w:val="center"/>
          </w:tcPr>
          <w:p w:rsidR="00000000" w:rsidDel="00000000" w:rsidP="00000000" w:rsidRDefault="00000000" w:rsidRPr="00000000" w14:paraId="00002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E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Héctor Darío Maya Álvarez</w:t>
            </w:r>
          </w:p>
        </w:tc>
        <w:tc>
          <w:tcPr>
            <w:vAlign w:val="center"/>
          </w:tcPr>
          <w:p w:rsidR="00000000" w:rsidDel="00000000" w:rsidP="00000000" w:rsidRDefault="00000000" w:rsidRPr="00000000" w14:paraId="000026E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w:t>
            </w:r>
          </w:p>
        </w:tc>
        <w:tc>
          <w:tcPr>
            <w:vMerge w:val="continue"/>
            <w:vAlign w:val="center"/>
          </w:tcPr>
          <w:p w:rsidR="00000000" w:rsidDel="00000000" w:rsidP="00000000" w:rsidRDefault="00000000" w:rsidRPr="00000000" w14:paraId="00002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2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2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E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Donny Darío Cárdenas Arrieta</w:t>
            </w:r>
          </w:p>
        </w:tc>
        <w:tc>
          <w:tcPr>
            <w:vAlign w:val="center"/>
          </w:tcPr>
          <w:p w:rsidR="00000000" w:rsidDel="00000000" w:rsidP="00000000" w:rsidRDefault="00000000" w:rsidRPr="00000000" w14:paraId="000026E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w:t>
            </w:r>
          </w:p>
        </w:tc>
        <w:tc>
          <w:tcPr>
            <w:vMerge w:val="continue"/>
            <w:vAlign w:val="center"/>
          </w:tcPr>
          <w:p w:rsidR="00000000" w:rsidDel="00000000" w:rsidP="00000000" w:rsidRDefault="00000000" w:rsidRPr="00000000" w14:paraId="00002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2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2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E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Marta Ester Gómez Adasme</w:t>
            </w:r>
          </w:p>
        </w:tc>
        <w:tc>
          <w:tcPr>
            <w:vAlign w:val="center"/>
          </w:tcPr>
          <w:p w:rsidR="00000000" w:rsidDel="00000000" w:rsidP="00000000" w:rsidRDefault="00000000" w:rsidRPr="00000000" w14:paraId="000026E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continue"/>
            <w:vAlign w:val="center"/>
          </w:tcPr>
          <w:p w:rsidR="00000000" w:rsidDel="00000000" w:rsidP="00000000" w:rsidRDefault="00000000" w:rsidRPr="00000000" w14:paraId="00002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2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2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F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Doris Elena Monsalve Sossa</w:t>
            </w:r>
          </w:p>
        </w:tc>
        <w:tc>
          <w:tcPr>
            <w:vAlign w:val="center"/>
          </w:tcPr>
          <w:p w:rsidR="00000000" w:rsidDel="00000000" w:rsidP="00000000" w:rsidRDefault="00000000" w:rsidRPr="00000000" w14:paraId="000026F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continue"/>
            <w:vAlign w:val="center"/>
          </w:tcPr>
          <w:p w:rsidR="00000000" w:rsidDel="00000000" w:rsidP="00000000" w:rsidRDefault="00000000" w:rsidRPr="00000000" w14:paraId="00002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2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26F4">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Revisión </w:t>
            </w:r>
          </w:p>
        </w:tc>
        <w:tc>
          <w:tcPr>
            <w:vAlign w:val="center"/>
          </w:tcPr>
          <w:p w:rsidR="00000000" w:rsidDel="00000000" w:rsidP="00000000" w:rsidRDefault="00000000" w:rsidRPr="00000000" w14:paraId="000026F5">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F6">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F7">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F8">
            <w:pPr>
              <w:jc w:val="center"/>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26F9">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Aprobación</w:t>
            </w:r>
          </w:p>
        </w:tc>
        <w:tc>
          <w:tcPr>
            <w:vAlign w:val="center"/>
          </w:tcPr>
          <w:p w:rsidR="00000000" w:rsidDel="00000000" w:rsidP="00000000" w:rsidRDefault="00000000" w:rsidRPr="00000000" w14:paraId="000026FA">
            <w:pPr>
              <w:tabs>
                <w:tab w:val="left" w:leader="none" w:pos="426"/>
              </w:tabs>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FB">
            <w:pPr>
              <w:tabs>
                <w:tab w:val="left" w:leader="none" w:pos="426"/>
              </w:tabs>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FC">
            <w:pPr>
              <w:tabs>
                <w:tab w:val="left" w:leader="none" w:pos="426"/>
              </w:tabs>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6FD">
            <w:pPr>
              <w:jc w:val="center"/>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26F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6FF">
      <w:pPr>
        <w:pBdr>
          <w:top w:space="0" w:sz="0" w:val="nil"/>
          <w:left w:space="0" w:sz="0" w:val="nil"/>
          <w:bottom w:space="0" w:sz="0" w:val="nil"/>
          <w:right w:space="0" w:sz="0" w:val="nil"/>
          <w:between w:space="0" w:sz="0" w:val="nil"/>
        </w:pBdr>
        <w:spacing w:after="60" w:before="240" w:lineRule="auto"/>
        <w:jc w:val="center"/>
        <w:rPr>
          <w:rFonts w:ascii="Calibri" w:cs="Calibri" w:eastAsia="Calibri" w:hAnsi="Calibri"/>
          <w:b w:val="1"/>
          <w:color w:val="33cc33"/>
          <w:sz w:val="22"/>
          <w:szCs w:val="22"/>
        </w:rPr>
      </w:pPr>
      <w:r w:rsidDel="00000000" w:rsidR="00000000" w:rsidRPr="00000000">
        <w:rPr>
          <w:rFonts w:ascii="Calibri" w:cs="Calibri" w:eastAsia="Calibri" w:hAnsi="Calibri"/>
          <w:b w:val="1"/>
          <w:color w:val="33cc33"/>
          <w:sz w:val="22"/>
          <w:szCs w:val="22"/>
          <w:rtl w:val="0"/>
        </w:rPr>
        <w:t xml:space="preserve">CONTROL DE CAMBIOS</w:t>
      </w:r>
    </w:p>
    <w:p w:rsidR="00000000" w:rsidDel="00000000" w:rsidP="00000000" w:rsidRDefault="00000000" w:rsidRPr="00000000" w14:paraId="00002700">
      <w:pPr>
        <w:rPr>
          <w:rFonts w:ascii="Calibri" w:cs="Calibri" w:eastAsia="Calibri" w:hAnsi="Calibri"/>
          <w:sz w:val="22"/>
          <w:szCs w:val="22"/>
        </w:rPr>
      </w:pPr>
      <w:r w:rsidDel="00000000" w:rsidR="00000000" w:rsidRPr="00000000">
        <w:rPr>
          <w:rtl w:val="0"/>
        </w:rPr>
      </w:r>
    </w:p>
    <w:tbl>
      <w:tblPr>
        <w:tblStyle w:val="Table96"/>
        <w:tblW w:w="956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26"/>
        <w:gridCol w:w="2335"/>
        <w:gridCol w:w="1562"/>
        <w:gridCol w:w="2646"/>
        <w:tblGridChange w:id="0">
          <w:tblGrid>
            <w:gridCol w:w="3026"/>
            <w:gridCol w:w="2335"/>
            <w:gridCol w:w="1562"/>
            <w:gridCol w:w="2646"/>
          </w:tblGrid>
        </w:tblGridChange>
      </w:tblGrid>
      <w:tr>
        <w:trPr>
          <w:cantSplit w:val="0"/>
          <w:tblHeader w:val="0"/>
        </w:trPr>
        <w:tc>
          <w:tcPr>
            <w:vAlign w:val="center"/>
          </w:tcPr>
          <w:p w:rsidR="00000000" w:rsidDel="00000000" w:rsidP="00000000" w:rsidRDefault="00000000" w:rsidRPr="00000000" w14:paraId="00002701">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Descripción del cambio </w:t>
            </w:r>
          </w:p>
        </w:tc>
        <w:tc>
          <w:tcPr>
            <w:vAlign w:val="center"/>
          </w:tcPr>
          <w:p w:rsidR="00000000" w:rsidDel="00000000" w:rsidP="00000000" w:rsidRDefault="00000000" w:rsidRPr="00000000" w14:paraId="00002702">
            <w:pPr>
              <w:ind w:left="-35" w:right="-7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Razón del cambio  </w:t>
            </w:r>
          </w:p>
        </w:tc>
        <w:tc>
          <w:tcPr>
            <w:vAlign w:val="center"/>
          </w:tcPr>
          <w:p w:rsidR="00000000" w:rsidDel="00000000" w:rsidP="00000000" w:rsidRDefault="00000000" w:rsidRPr="00000000" w14:paraId="00002703">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w:t>
            </w:r>
          </w:p>
        </w:tc>
        <w:tc>
          <w:tcPr>
            <w:vAlign w:val="center"/>
          </w:tcPr>
          <w:p w:rsidR="00000000" w:rsidDel="00000000" w:rsidP="00000000" w:rsidRDefault="00000000" w:rsidRPr="00000000" w14:paraId="00002704">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Responsable (cargo)</w:t>
            </w:r>
          </w:p>
        </w:tc>
      </w:tr>
      <w:tr>
        <w:trPr>
          <w:cantSplit w:val="0"/>
          <w:tblHeader w:val="0"/>
        </w:trPr>
        <w:tc>
          <w:tcPr>
            <w:vAlign w:val="center"/>
          </w:tcPr>
          <w:p w:rsidR="00000000" w:rsidDel="00000000" w:rsidP="00000000" w:rsidRDefault="00000000" w:rsidRPr="00000000" w14:paraId="00002705">
            <w:pPr>
              <w:rPr>
                <w:rFonts w:ascii="Calibri" w:cs="Calibri" w:eastAsia="Calibri" w:hAnsi="Calibri"/>
              </w:rPr>
            </w:pPr>
            <w:r w:rsidDel="00000000" w:rsidR="00000000" w:rsidRPr="00000000">
              <w:rPr>
                <w:rFonts w:ascii="Calibri" w:cs="Calibri" w:eastAsia="Calibri" w:hAnsi="Calibri"/>
                <w:rtl w:val="0"/>
              </w:rPr>
              <w:t xml:space="preserve">Actualización logo y colores corporativos.</w:t>
            </w:r>
          </w:p>
          <w:p w:rsidR="00000000" w:rsidDel="00000000" w:rsidP="00000000" w:rsidRDefault="00000000" w:rsidRPr="00000000" w14:paraId="00002706">
            <w:pPr>
              <w:rPr>
                <w:rFonts w:ascii="Calibri" w:cs="Calibri" w:eastAsia="Calibri" w:hAnsi="Calibri"/>
              </w:rPr>
            </w:pPr>
            <w:r w:rsidDel="00000000" w:rsidR="00000000" w:rsidRPr="00000000">
              <w:rPr>
                <w:rFonts w:ascii="Calibri" w:cs="Calibri" w:eastAsia="Calibri" w:hAnsi="Calibri"/>
                <w:rtl w:val="0"/>
              </w:rPr>
              <w:t xml:space="preserve">Corrección en el nombre de una de las fases de entregables.</w:t>
            </w:r>
          </w:p>
          <w:p w:rsidR="00000000" w:rsidDel="00000000" w:rsidP="00000000" w:rsidRDefault="00000000" w:rsidRPr="00000000" w14:paraId="00002707">
            <w:pPr>
              <w:rPr>
                <w:rFonts w:ascii="Calibri" w:cs="Calibri" w:eastAsia="Calibri" w:hAnsi="Calibri"/>
              </w:rPr>
            </w:pPr>
            <w:r w:rsidDel="00000000" w:rsidR="00000000" w:rsidRPr="00000000">
              <w:rPr>
                <w:rFonts w:ascii="Calibri" w:cs="Calibri" w:eastAsia="Calibri" w:hAnsi="Calibri"/>
                <w:rtl w:val="0"/>
              </w:rPr>
              <w:t xml:space="preserve">Actualización de acuerdo con Normas APA 7 Ed.</w:t>
            </w:r>
          </w:p>
        </w:tc>
        <w:tc>
          <w:tcPr>
            <w:vAlign w:val="center"/>
          </w:tcPr>
          <w:p w:rsidR="00000000" w:rsidDel="00000000" w:rsidP="00000000" w:rsidRDefault="00000000" w:rsidRPr="00000000" w14:paraId="00002708">
            <w:pPr>
              <w:rPr>
                <w:rFonts w:ascii="Calibri" w:cs="Calibri" w:eastAsia="Calibri" w:hAnsi="Calibri"/>
              </w:rPr>
            </w:pPr>
            <w:r w:rsidDel="00000000" w:rsidR="00000000" w:rsidRPr="00000000">
              <w:rPr>
                <w:rFonts w:ascii="Calibri" w:cs="Calibri" w:eastAsia="Calibri" w:hAnsi="Calibri"/>
                <w:rtl w:val="0"/>
              </w:rPr>
              <w:t xml:space="preserve">Organización del manual técnico de acuerdo con normatividad.</w:t>
            </w:r>
          </w:p>
        </w:tc>
        <w:tc>
          <w:tcPr>
            <w:vAlign w:val="center"/>
          </w:tcPr>
          <w:p w:rsidR="00000000" w:rsidDel="00000000" w:rsidP="00000000" w:rsidRDefault="00000000" w:rsidRPr="00000000" w14:paraId="00002709">
            <w:pPr>
              <w:rPr>
                <w:rFonts w:ascii="Calibri" w:cs="Calibri" w:eastAsia="Calibri" w:hAnsi="Calibri"/>
                <w:color w:val="000000"/>
              </w:rPr>
            </w:pPr>
            <w:r w:rsidDel="00000000" w:rsidR="00000000" w:rsidRPr="00000000">
              <w:rPr>
                <w:rFonts w:ascii="Calibri" w:cs="Calibri" w:eastAsia="Calibri" w:hAnsi="Calibri"/>
                <w:color w:val="000000"/>
                <w:rtl w:val="0"/>
              </w:rPr>
              <w:t xml:space="preserve">Marzo 14 de 2023</w:t>
            </w:r>
          </w:p>
        </w:tc>
        <w:tc>
          <w:tcPr>
            <w:vAlign w:val="center"/>
          </w:tcPr>
          <w:p w:rsidR="00000000" w:rsidDel="00000000" w:rsidP="00000000" w:rsidRDefault="00000000" w:rsidRPr="00000000" w14:paraId="0000270A">
            <w:pPr>
              <w:rPr>
                <w:rFonts w:ascii="Calibri" w:cs="Calibri" w:eastAsia="Calibri" w:hAnsi="Calibri"/>
              </w:rPr>
            </w:pPr>
            <w:r w:rsidDel="00000000" w:rsidR="00000000" w:rsidRPr="00000000">
              <w:rPr>
                <w:rFonts w:ascii="Calibri" w:cs="Calibri" w:eastAsia="Calibri" w:hAnsi="Calibri"/>
                <w:rtl w:val="0"/>
              </w:rPr>
              <w:t xml:space="preserve">Liliana Ma. Galeano Zea - Instructora</w:t>
            </w:r>
          </w:p>
        </w:tc>
      </w:tr>
      <w:tr>
        <w:trPr>
          <w:cantSplit w:val="0"/>
          <w:tblHeader w:val="0"/>
        </w:trPr>
        <w:tc>
          <w:tcPr>
            <w:vAlign w:val="center"/>
          </w:tcPr>
          <w:p w:rsidR="00000000" w:rsidDel="00000000" w:rsidP="00000000" w:rsidRDefault="00000000" w:rsidRPr="00000000" w14:paraId="0000270B">
            <w:pPr>
              <w:rPr>
                <w:rFonts w:ascii="Calibri" w:cs="Calibri" w:eastAsia="Calibri" w:hAnsi="Calibri"/>
              </w:rPr>
            </w:pPr>
            <w:r w:rsidDel="00000000" w:rsidR="00000000" w:rsidRPr="00000000">
              <w:rPr>
                <w:rFonts w:ascii="Calibri" w:cs="Calibri" w:eastAsia="Calibri" w:hAnsi="Calibri"/>
                <w:rtl w:val="0"/>
              </w:rPr>
              <w:t xml:space="preserve">Ajustes a partir de la socialización al equipo ejecutor de ADSI</w:t>
            </w:r>
          </w:p>
        </w:tc>
        <w:tc>
          <w:tcPr>
            <w:vAlign w:val="center"/>
          </w:tcPr>
          <w:p w:rsidR="00000000" w:rsidDel="00000000" w:rsidP="00000000" w:rsidRDefault="00000000" w:rsidRPr="00000000" w14:paraId="0000270C">
            <w:pPr>
              <w:rPr>
                <w:rFonts w:ascii="Calibri" w:cs="Calibri" w:eastAsia="Calibri" w:hAnsi="Calibri"/>
              </w:rPr>
            </w:pPr>
            <w:r w:rsidDel="00000000" w:rsidR="00000000" w:rsidRPr="00000000">
              <w:rPr>
                <w:rFonts w:ascii="Calibri" w:cs="Calibri" w:eastAsia="Calibri" w:hAnsi="Calibri"/>
                <w:rtl w:val="0"/>
              </w:rPr>
              <w:t xml:space="preserve">Aportes del equipo ejecutor ADSI</w:t>
            </w:r>
          </w:p>
        </w:tc>
        <w:tc>
          <w:tcPr>
            <w:vAlign w:val="center"/>
          </w:tcPr>
          <w:p w:rsidR="00000000" w:rsidDel="00000000" w:rsidP="00000000" w:rsidRDefault="00000000" w:rsidRPr="00000000" w14:paraId="0000270D">
            <w:pPr>
              <w:rPr>
                <w:rFonts w:ascii="Calibri" w:cs="Calibri" w:eastAsia="Calibri" w:hAnsi="Calibri"/>
                <w:color w:val="000000"/>
              </w:rPr>
            </w:pPr>
            <w:bookmarkStart w:colFirst="0" w:colLast="0" w:name="_heading=h.319y80a" w:id="45"/>
            <w:bookmarkEnd w:id="45"/>
            <w:r w:rsidDel="00000000" w:rsidR="00000000" w:rsidRPr="00000000">
              <w:rPr>
                <w:rFonts w:ascii="Calibri" w:cs="Calibri" w:eastAsia="Calibri" w:hAnsi="Calibri"/>
                <w:color w:val="000000"/>
                <w:rtl w:val="0"/>
              </w:rPr>
              <w:t xml:space="preserve">Octubre 1 de 2021</w:t>
            </w:r>
          </w:p>
        </w:tc>
        <w:tc>
          <w:tcPr>
            <w:vAlign w:val="center"/>
          </w:tcPr>
          <w:p w:rsidR="00000000" w:rsidDel="00000000" w:rsidP="00000000" w:rsidRDefault="00000000" w:rsidRPr="00000000" w14:paraId="0000270E">
            <w:pPr>
              <w:rPr>
                <w:rFonts w:ascii="Calibri" w:cs="Calibri" w:eastAsia="Calibri" w:hAnsi="Calibri"/>
              </w:rPr>
            </w:pPr>
            <w:r w:rsidDel="00000000" w:rsidR="00000000" w:rsidRPr="00000000">
              <w:rPr>
                <w:rFonts w:ascii="Calibri" w:cs="Calibri" w:eastAsia="Calibri" w:hAnsi="Calibri"/>
                <w:rtl w:val="0"/>
              </w:rPr>
              <w:t xml:space="preserve">Doris Elena Monsalve Sossa - Instructora</w:t>
            </w:r>
          </w:p>
        </w:tc>
      </w:tr>
    </w:tbl>
    <w:p w:rsidR="00000000" w:rsidDel="00000000" w:rsidP="00000000" w:rsidRDefault="00000000" w:rsidRPr="00000000" w14:paraId="0000270F">
      <w:pPr>
        <w:rPr/>
      </w:pPr>
      <w:r w:rsidDel="00000000" w:rsidR="00000000" w:rsidRPr="00000000">
        <w:rPr>
          <w:rtl w:val="0"/>
        </w:rPr>
      </w:r>
    </w:p>
    <w:p w:rsidR="00000000" w:rsidDel="00000000" w:rsidP="00000000" w:rsidRDefault="00000000" w:rsidRPr="00000000" w14:paraId="00002710">
      <w:pPr>
        <w:rPr/>
      </w:pPr>
      <w:r w:rsidDel="00000000" w:rsidR="00000000" w:rsidRPr="00000000">
        <w:rPr>
          <w:rtl w:val="0"/>
        </w:rPr>
      </w:r>
    </w:p>
    <w:p w:rsidR="00000000" w:rsidDel="00000000" w:rsidP="00000000" w:rsidRDefault="00000000" w:rsidRPr="00000000" w14:paraId="00002711">
      <w:pPr>
        <w:spacing w:after="60" w:before="240" w:lineRule="auto"/>
        <w:jc w:val="center"/>
        <w:rPr>
          <w:rFonts w:ascii="Calibri" w:cs="Calibri" w:eastAsia="Calibri" w:hAnsi="Calibri"/>
          <w:color w:val="33cc33"/>
          <w:sz w:val="22"/>
          <w:szCs w:val="22"/>
        </w:rPr>
      </w:pPr>
      <w:r w:rsidDel="00000000" w:rsidR="00000000" w:rsidRPr="00000000">
        <w:rPr>
          <w:rFonts w:ascii="Calibri" w:cs="Calibri" w:eastAsia="Calibri" w:hAnsi="Calibri"/>
          <w:b w:val="1"/>
          <w:color w:val="33cc33"/>
          <w:sz w:val="22"/>
          <w:szCs w:val="22"/>
          <w:rtl w:val="0"/>
        </w:rPr>
        <w:t xml:space="preserve">APROBACIÓN DEL MANUAL</w:t>
      </w:r>
      <w:r w:rsidDel="00000000" w:rsidR="00000000" w:rsidRPr="00000000">
        <w:rPr>
          <w:rtl w:val="0"/>
        </w:rPr>
      </w:r>
    </w:p>
    <w:tbl>
      <w:tblPr>
        <w:tblStyle w:val="Table97"/>
        <w:tblW w:w="956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26"/>
        <w:gridCol w:w="2335"/>
        <w:gridCol w:w="1562"/>
        <w:gridCol w:w="2646"/>
        <w:tblGridChange w:id="0">
          <w:tblGrid>
            <w:gridCol w:w="3026"/>
            <w:gridCol w:w="2335"/>
            <w:gridCol w:w="1562"/>
            <w:gridCol w:w="2646"/>
          </w:tblGrid>
        </w:tblGridChange>
      </w:tblGrid>
      <w:tr>
        <w:trPr>
          <w:cantSplit w:val="0"/>
          <w:tblHeader w:val="0"/>
        </w:trPr>
        <w:tc>
          <w:tcPr>
            <w:vAlign w:val="center"/>
          </w:tcPr>
          <w:p w:rsidR="00000000" w:rsidDel="00000000" w:rsidP="00000000" w:rsidRDefault="00000000" w:rsidRPr="00000000" w14:paraId="00002712">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 del instructor </w:t>
            </w:r>
          </w:p>
        </w:tc>
        <w:tc>
          <w:tcPr>
            <w:vAlign w:val="center"/>
          </w:tcPr>
          <w:p w:rsidR="00000000" w:rsidDel="00000000" w:rsidP="00000000" w:rsidRDefault="00000000" w:rsidRPr="00000000" w14:paraId="00002713">
            <w:pPr>
              <w:ind w:left="-35" w:right="-7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  </w:t>
            </w:r>
          </w:p>
        </w:tc>
        <w:tc>
          <w:tcPr>
            <w:vAlign w:val="center"/>
          </w:tcPr>
          <w:p w:rsidR="00000000" w:rsidDel="00000000" w:rsidP="00000000" w:rsidRDefault="00000000" w:rsidRPr="00000000" w14:paraId="00002714">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Trimestre</w:t>
            </w:r>
          </w:p>
        </w:tc>
        <w:tc>
          <w:tcPr>
            <w:vAlign w:val="center"/>
          </w:tcPr>
          <w:p w:rsidR="00000000" w:rsidDel="00000000" w:rsidP="00000000" w:rsidRDefault="00000000" w:rsidRPr="00000000" w14:paraId="00002715">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Observaciones</w:t>
            </w:r>
          </w:p>
        </w:tc>
      </w:tr>
      <w:tr>
        <w:trPr>
          <w:cantSplit w:val="0"/>
          <w:tblHeader w:val="0"/>
        </w:trPr>
        <w:tc>
          <w:tcPr>
            <w:vAlign w:val="center"/>
          </w:tcPr>
          <w:p w:rsidR="00000000" w:rsidDel="00000000" w:rsidP="00000000" w:rsidRDefault="00000000" w:rsidRPr="00000000" w14:paraId="00002716">
            <w:pP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2717">
            <w:pPr>
              <w:rPr/>
            </w:pPr>
            <w:r w:rsidDel="00000000" w:rsidR="00000000" w:rsidRPr="00000000">
              <w:rPr>
                <w:rtl w:val="0"/>
              </w:rPr>
            </w:r>
          </w:p>
        </w:tc>
        <w:tc>
          <w:tcPr>
            <w:vAlign w:val="center"/>
          </w:tcPr>
          <w:p w:rsidR="00000000" w:rsidDel="00000000" w:rsidP="00000000" w:rsidRDefault="00000000" w:rsidRPr="00000000" w14:paraId="00002718">
            <w:pPr>
              <w:keepNext w:val="1"/>
              <w:keepLines w:val="1"/>
              <w:pBdr>
                <w:top w:space="0" w:sz="0" w:val="nil"/>
                <w:left w:space="0" w:sz="0" w:val="nil"/>
                <w:bottom w:space="0" w:sz="0" w:val="nil"/>
                <w:right w:space="0" w:sz="0" w:val="nil"/>
                <w:between w:space="0" w:sz="0" w:val="nil"/>
              </w:pBdr>
              <w:spacing w:before="40" w:line="259" w:lineRule="auto"/>
              <w:jc w:val="center"/>
              <w:rPr>
                <w:rFonts w:ascii="Calibri" w:cs="Calibri" w:eastAsia="Calibri" w:hAnsi="Calibri"/>
                <w:color w:val="000000"/>
                <w:sz w:val="20"/>
                <w:szCs w:val="20"/>
              </w:rPr>
            </w:pPr>
            <w:bookmarkStart w:colFirst="0" w:colLast="0" w:name="_heading=h.yp16g59l0s8a" w:id="46"/>
            <w:bookmarkEnd w:id="46"/>
            <w:r w:rsidDel="00000000" w:rsidR="00000000" w:rsidRPr="00000000">
              <w:rPr>
                <w:rtl w:val="0"/>
              </w:rPr>
            </w:r>
          </w:p>
        </w:tc>
        <w:tc>
          <w:tcPr>
            <w:vAlign w:val="center"/>
          </w:tcPr>
          <w:p w:rsidR="00000000" w:rsidDel="00000000" w:rsidP="00000000" w:rsidRDefault="00000000" w:rsidRPr="00000000" w14:paraId="00002719">
            <w:pPr>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271A">
      <w:pPr>
        <w:rPr/>
      </w:pPr>
      <w:r w:rsidDel="00000000" w:rsidR="00000000" w:rsidRPr="00000000">
        <w:rPr>
          <w:rtl w:val="0"/>
        </w:rPr>
      </w:r>
    </w:p>
    <w:sectPr>
      <w:type w:val="nextPage"/>
      <w:pgSz w:h="15840" w:w="12240" w:orient="portrait"/>
      <w:pgMar w:bottom="1417" w:top="1417" w:left="1701" w:right="1701"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1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271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ab/>
    </w:r>
  </w:p>
  <w:p w:rsidR="00000000" w:rsidDel="00000000" w:rsidP="00000000" w:rsidRDefault="00000000" w:rsidRPr="00000000" w14:paraId="0000272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2721">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2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272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bookmarkStart w:colFirst="0" w:colLast="0" w:name="_heading=h.2lwamvv" w:id="47"/>
    <w:bookmarkEnd w:id="47"/>
    <w:r w:rsidDel="00000000" w:rsidR="00000000" w:rsidRPr="00000000">
      <w:rPr>
        <w:color w:val="00000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8191500</wp:posOffset>
              </wp:positionH>
              <wp:positionV relativeFrom="paragraph">
                <wp:posOffset>0</wp:posOffset>
              </wp:positionV>
              <wp:extent cx="656590" cy="368300"/>
              <wp:effectExtent b="0" l="0" r="0" t="0"/>
              <wp:wrapTopAndBottom distB="0" distT="0"/>
              <wp:docPr id="67" name=""/>
              <a:graphic>
                <a:graphicData uri="http://schemas.microsoft.com/office/word/2010/wordprocessingShape">
                  <wps:wsp>
                    <wps:cNvSpPr/>
                    <wps:cNvPr id="2" name="Shape 2"/>
                    <wps:spPr>
                      <a:xfrm>
                        <a:off x="5036755" y="3614900"/>
                        <a:ext cx="618490" cy="330200"/>
                      </a:xfrm>
                      <a:prstGeom prst="rect">
                        <a:avLst/>
                      </a:prstGeom>
                      <a:solidFill>
                        <a:schemeClr val="lt1"/>
                      </a:solidFill>
                      <a:ln>
                        <a:noFill/>
                      </a:ln>
                    </wps:spPr>
                    <wps:txbx>
                      <w:txbxContent>
                        <w:p w:rsidR="00000000" w:rsidDel="00000000" w:rsidP="00000000" w:rsidRDefault="00000000" w:rsidRPr="00000000">
                          <w:pPr>
                            <w:spacing w:after="160" w:before="0" w:line="258.0000114440918"/>
                            <w:ind w:left="0" w:right="0" w:firstLine="0"/>
                            <w:jc w:val="both"/>
                            <w:textDirection w:val="btLr"/>
                          </w:pPr>
                          <w:r w:rsidDel="00000000" w:rsidR="00000000" w:rsidRPr="00000000">
                            <w:rPr>
                              <w:rFonts w:ascii="Tahoma" w:cs="Tahoma" w:eastAsia="Tahoma" w:hAnsi="Tahoma"/>
                              <w:b w:val="0"/>
                              <w:i w:val="0"/>
                              <w:smallCaps w:val="0"/>
                              <w:strike w:val="0"/>
                              <w:color w:val="000000"/>
                              <w:sz w:val="16"/>
                              <w:vertAlign w:val="baseline"/>
                            </w:rPr>
                            <w:t xml:space="preserve">MT-V.02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8191500</wp:posOffset>
              </wp:positionH>
              <wp:positionV relativeFrom="paragraph">
                <wp:posOffset>0</wp:posOffset>
              </wp:positionV>
              <wp:extent cx="656590" cy="368300"/>
              <wp:effectExtent b="0" l="0" r="0" t="0"/>
              <wp:wrapTopAndBottom distB="0" distT="0"/>
              <wp:docPr id="67"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56590" cy="368300"/>
                      </a:xfrm>
                      <a:prstGeom prst="rect"/>
                      <a:ln/>
                    </pic:spPr>
                  </pic:pic>
                </a:graphicData>
              </a:graphic>
            </wp:anchor>
          </w:drawing>
        </mc:Fallback>
      </mc:AlternateContent>
    </w:r>
  </w:p>
  <w:p w:rsidR="00000000" w:rsidDel="00000000" w:rsidP="00000000" w:rsidRDefault="00000000" w:rsidRPr="00000000" w14:paraId="0000272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2725">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1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drawing>
        <wp:inline distB="0" distT="0" distL="0" distR="0">
          <wp:extent cx="608413" cy="594855"/>
          <wp:effectExtent b="0" l="0" r="0" t="0"/>
          <wp:docPr descr="Logo SENA" id="87" name="image18.png"/>
          <a:graphic>
            <a:graphicData uri="http://schemas.openxmlformats.org/drawingml/2006/picture">
              <pic:pic>
                <pic:nvPicPr>
                  <pic:cNvPr descr="Logo SENA" id="0" name="image18.png"/>
                  <pic:cNvPicPr preferRelativeResize="0"/>
                </pic:nvPicPr>
                <pic:blipFill>
                  <a:blip r:embed="rId1"/>
                  <a:srcRect b="0" l="0" r="0" t="0"/>
                  <a:stretch>
                    <a:fillRect/>
                  </a:stretch>
                </pic:blipFill>
                <pic:spPr>
                  <a:xfrm>
                    <a:off x="0" y="0"/>
                    <a:ext cx="608413" cy="594855"/>
                  </a:xfrm>
                  <a:prstGeom prst="rect"/>
                  <a:ln/>
                </pic:spPr>
              </pic:pic>
            </a:graphicData>
          </a:graphic>
        </wp:inline>
      </w:drawing>
    </w:r>
    <w:r w:rsidDel="00000000" w:rsidR="00000000" w:rsidRPr="00000000">
      <w:rPr>
        <w:rtl w:val="0"/>
      </w:rPr>
    </w:r>
  </w:p>
  <w:p w:rsidR="00000000" w:rsidDel="00000000" w:rsidP="00000000" w:rsidRDefault="00000000" w:rsidRPr="00000000" w14:paraId="0000271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1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drawing>
        <wp:inline distB="0" distT="0" distL="0" distR="0">
          <wp:extent cx="568618" cy="555947"/>
          <wp:effectExtent b="0" l="0" r="0" t="0"/>
          <wp:docPr descr="Logo SENA" id="88" name="image18.png"/>
          <a:graphic>
            <a:graphicData uri="http://schemas.openxmlformats.org/drawingml/2006/picture">
              <pic:pic>
                <pic:nvPicPr>
                  <pic:cNvPr descr="Logo SENA" id="0" name="image18.png"/>
                  <pic:cNvPicPr preferRelativeResize="0"/>
                </pic:nvPicPr>
                <pic:blipFill>
                  <a:blip r:embed="rId1"/>
                  <a:srcRect b="0" l="0" r="0" t="0"/>
                  <a:stretch>
                    <a:fillRect/>
                  </a:stretch>
                </pic:blipFill>
                <pic:spPr>
                  <a:xfrm>
                    <a:off x="0" y="0"/>
                    <a:ext cx="568618" cy="55594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es-CO"/>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Arial Black" w:cs="Arial Black" w:eastAsia="Arial Black" w:hAnsi="Arial Black"/>
      <w:color w:val="ed7d31"/>
      <w:sz w:val="32"/>
      <w:szCs w:val="32"/>
    </w:rPr>
  </w:style>
  <w:style w:type="paragraph" w:styleId="Heading2">
    <w:name w:val="heading 2"/>
    <w:basedOn w:val="Normal"/>
    <w:next w:val="Normal"/>
    <w:pPr>
      <w:keepNext w:val="1"/>
      <w:keepLines w:val="1"/>
      <w:spacing w:after="0" w:before="40" w:line="276" w:lineRule="auto"/>
    </w:pPr>
    <w:rPr>
      <w:rFonts w:ascii="Arial Black" w:cs="Arial Black" w:eastAsia="Arial Black" w:hAnsi="Arial Black"/>
      <w:b w:val="1"/>
    </w:rPr>
  </w:style>
  <w:style w:type="paragraph" w:styleId="Heading3">
    <w:name w:val="heading 3"/>
    <w:basedOn w:val="Normal"/>
    <w:next w:val="Normal"/>
    <w:pPr>
      <w:keepNext w:val="1"/>
      <w:keepLines w:val="1"/>
      <w:spacing w:after="0" w:before="40" w:lineRule="auto"/>
    </w:pPr>
    <w:rPr>
      <w:rFonts w:ascii="Arial Black" w:cs="Arial Black" w:eastAsia="Arial Black" w:hAnsi="Arial Black"/>
      <w:b w:val="1"/>
      <w:sz w:val="22"/>
      <w:szCs w:val="2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BF114C"/>
  </w:style>
  <w:style w:type="paragraph" w:styleId="Ttulo1">
    <w:name w:val="heading 1"/>
    <w:basedOn w:val="Normal"/>
    <w:next w:val="Normal"/>
    <w:link w:val="Ttulo1Car"/>
    <w:uiPriority w:val="9"/>
    <w:qFormat w:val="1"/>
    <w:rsid w:val="00C251F2"/>
    <w:pPr>
      <w:keepNext w:val="1"/>
      <w:keepLines w:val="1"/>
      <w:spacing w:after="0" w:before="240"/>
      <w:jc w:val="center"/>
      <w:outlineLvl w:val="0"/>
    </w:pPr>
    <w:rPr>
      <w:rFonts w:ascii="Arial Black" w:hAnsi="Arial Black" w:cstheme="majorBidi" w:eastAsiaTheme="majorEastAsia"/>
      <w:color w:val="ed7d31" w:themeColor="accent2"/>
      <w:sz w:val="32"/>
      <w:szCs w:val="32"/>
    </w:rPr>
  </w:style>
  <w:style w:type="paragraph" w:styleId="Ttulo2">
    <w:name w:val="heading 2"/>
    <w:basedOn w:val="Normal"/>
    <w:next w:val="Normal"/>
    <w:link w:val="Ttulo2Car"/>
    <w:uiPriority w:val="9"/>
    <w:unhideWhenUsed w:val="1"/>
    <w:qFormat w:val="1"/>
    <w:rsid w:val="00C251F2"/>
    <w:pPr>
      <w:keepNext w:val="1"/>
      <w:keepLines w:val="1"/>
      <w:spacing w:after="0" w:before="40" w:line="276" w:lineRule="auto"/>
      <w:outlineLvl w:val="1"/>
    </w:pPr>
    <w:rPr>
      <w:rFonts w:ascii="Arial Black" w:hAnsi="Arial Black" w:cstheme="majorBidi" w:eastAsiaTheme="majorEastAsia"/>
      <w:b w:val="1"/>
      <w:szCs w:val="26"/>
      <w:lang w:val="en-US"/>
    </w:rPr>
  </w:style>
  <w:style w:type="paragraph" w:styleId="Ttulo3">
    <w:name w:val="heading 3"/>
    <w:basedOn w:val="Normal"/>
    <w:next w:val="Normal"/>
    <w:link w:val="Ttulo3Car"/>
    <w:uiPriority w:val="9"/>
    <w:semiHidden w:val="1"/>
    <w:unhideWhenUsed w:val="1"/>
    <w:qFormat w:val="1"/>
    <w:rsid w:val="00BF114C"/>
    <w:pPr>
      <w:keepNext w:val="1"/>
      <w:keepLines w:val="1"/>
      <w:spacing w:after="0" w:before="40"/>
      <w:outlineLvl w:val="2"/>
    </w:pPr>
    <w:rPr>
      <w:rFonts w:ascii="Arial Black" w:hAnsi="Arial Black" w:cstheme="majorBidi" w:eastAsiaTheme="majorEastAsia"/>
      <w:b w:val="1"/>
      <w:sz w:val="22"/>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link w:val="Ttulo5Car"/>
    <w:uiPriority w:val="9"/>
    <w:semiHidden w:val="1"/>
    <w:unhideWhenUsed w:val="1"/>
    <w:qFormat w:val="1"/>
    <w:rsid w:val="003201F3"/>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EB16E9"/>
    <w:pPr>
      <w:spacing w:after="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table" w:styleId="NormalTable0" w:customStyle="1">
    <w:name w:val="Normal Table0"/>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C251F2"/>
    <w:rPr>
      <w:rFonts w:ascii="Arial Black" w:hAnsi="Arial Black" w:cstheme="majorBidi" w:eastAsiaTheme="majorEastAsia"/>
      <w:color w:val="ed7d31" w:themeColor="accent2"/>
      <w:sz w:val="32"/>
      <w:szCs w:val="32"/>
    </w:rPr>
  </w:style>
  <w:style w:type="character" w:styleId="Ttulo2Car" w:customStyle="1">
    <w:name w:val="Título 2 Car"/>
    <w:basedOn w:val="Fuentedeprrafopredeter"/>
    <w:link w:val="Ttulo2"/>
    <w:uiPriority w:val="9"/>
    <w:rsid w:val="00C251F2"/>
    <w:rPr>
      <w:rFonts w:ascii="Arial Black" w:hAnsi="Arial Black" w:cstheme="majorBidi" w:eastAsiaTheme="majorEastAsia"/>
      <w:b w:val="1"/>
      <w:sz w:val="24"/>
      <w:szCs w:val="26"/>
      <w:lang w:val="en-US"/>
    </w:rPr>
  </w:style>
  <w:style w:type="character" w:styleId="Ttulo3Car" w:customStyle="1">
    <w:name w:val="Título 3 Car"/>
    <w:basedOn w:val="Fuentedeprrafopredeter"/>
    <w:link w:val="Ttulo3"/>
    <w:uiPriority w:val="9"/>
    <w:rsid w:val="00BF114C"/>
    <w:rPr>
      <w:rFonts w:ascii="Arial Black" w:hAnsi="Arial Black" w:cstheme="majorBidi" w:eastAsiaTheme="majorEastAsia"/>
      <w:b w:val="1"/>
      <w:sz w:val="22"/>
    </w:rPr>
  </w:style>
  <w:style w:type="character" w:styleId="Ttulo5Car" w:customStyle="1">
    <w:name w:val="Título 5 Car"/>
    <w:basedOn w:val="Fuentedeprrafopredeter"/>
    <w:link w:val="Ttulo5"/>
    <w:uiPriority w:val="9"/>
    <w:semiHidden w:val="1"/>
    <w:rsid w:val="003201F3"/>
    <w:rPr>
      <w:rFonts w:asciiTheme="majorHAnsi" w:cstheme="majorBidi" w:eastAsiaTheme="majorEastAsia" w:hAnsiTheme="majorHAnsi"/>
      <w:color w:val="2e74b5" w:themeColor="accent1" w:themeShade="0000BF"/>
      <w:sz w:val="24"/>
    </w:rPr>
  </w:style>
  <w:style w:type="table" w:styleId="TableNormal1" w:customStyle="1">
    <w:name w:val="Table Normal"/>
    <w:tblPr>
      <w:tblCellMar>
        <w:top w:w="0.0" w:type="dxa"/>
        <w:left w:w="0.0" w:type="dxa"/>
        <w:bottom w:w="0.0" w:type="dxa"/>
        <w:right w:w="0.0" w:type="dxa"/>
      </w:tblCellMar>
    </w:tblPr>
  </w:style>
  <w:style w:type="character" w:styleId="TtuloCar" w:customStyle="1">
    <w:name w:val="Título Car"/>
    <w:basedOn w:val="Fuentedeprrafopredeter"/>
    <w:link w:val="Ttulo"/>
    <w:uiPriority w:val="10"/>
    <w:rsid w:val="00EB16E9"/>
    <w:rPr>
      <w:rFonts w:asciiTheme="majorHAnsi" w:cstheme="majorBidi" w:eastAsiaTheme="majorEastAsia" w:hAnsiTheme="majorHAnsi"/>
      <w:spacing w:val="-10"/>
      <w:kern w:val="28"/>
      <w:sz w:val="56"/>
      <w:szCs w:val="56"/>
    </w:rPr>
  </w:style>
  <w:style w:type="paragraph" w:styleId="Prrafodelista">
    <w:name w:val="List Paragraph"/>
    <w:basedOn w:val="Normal"/>
    <w:uiPriority w:val="34"/>
    <w:qFormat w:val="1"/>
    <w:rsid w:val="006E1997"/>
    <w:pPr>
      <w:spacing w:after="200" w:line="276" w:lineRule="auto"/>
      <w:ind w:left="720"/>
    </w:pPr>
    <w:rPr>
      <w:rFonts w:ascii="Calibri" w:cs="Calibri" w:eastAsia="Calibri" w:hAnsi="Calibri"/>
      <w:lang w:val="es-ES"/>
    </w:rPr>
  </w:style>
  <w:style w:type="paragraph" w:styleId="Encabezado">
    <w:name w:val="header"/>
    <w:basedOn w:val="Normal"/>
    <w:link w:val="EncabezadoCar"/>
    <w:uiPriority w:val="99"/>
    <w:unhideWhenUsed w:val="1"/>
    <w:rsid w:val="00BC2FE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C2FE1"/>
  </w:style>
  <w:style w:type="paragraph" w:styleId="Piedepgina">
    <w:name w:val="footer"/>
    <w:basedOn w:val="Normal"/>
    <w:link w:val="PiedepginaCar"/>
    <w:uiPriority w:val="99"/>
    <w:unhideWhenUsed w:val="1"/>
    <w:rsid w:val="00BC2FE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C2FE1"/>
  </w:style>
  <w:style w:type="paragraph" w:styleId="Citadestacada">
    <w:name w:val="Intense Quote"/>
    <w:basedOn w:val="Normal"/>
    <w:next w:val="Normal"/>
    <w:link w:val="CitadestacadaCar"/>
    <w:uiPriority w:val="30"/>
    <w:qFormat w:val="1"/>
    <w:rsid w:val="00EB16E9"/>
    <w:pPr>
      <w:pBdr>
        <w:top w:color="5b9bd5" w:space="10" w:sz="4" w:themeColor="accent1" w:val="single"/>
        <w:bottom w:color="5b9bd5" w:space="10" w:sz="4" w:themeColor="accent1" w:val="single"/>
      </w:pBdr>
      <w:spacing w:after="360" w:before="360"/>
      <w:ind w:left="864" w:right="864"/>
      <w:jc w:val="center"/>
    </w:pPr>
    <w:rPr>
      <w:i w:val="1"/>
      <w:iCs w:val="1"/>
      <w:color w:val="5b9bd5" w:themeColor="accent1"/>
    </w:rPr>
  </w:style>
  <w:style w:type="character" w:styleId="CitadestacadaCar" w:customStyle="1">
    <w:name w:val="Cita destacada Car"/>
    <w:basedOn w:val="Fuentedeprrafopredeter"/>
    <w:link w:val="Citadestacada"/>
    <w:uiPriority w:val="30"/>
    <w:rsid w:val="00EB16E9"/>
    <w:rPr>
      <w:i w:val="1"/>
      <w:iCs w:val="1"/>
      <w:color w:val="5b9bd5" w:themeColor="accent1"/>
    </w:rPr>
  </w:style>
  <w:style w:type="paragraph" w:styleId="TtuloTDC">
    <w:name w:val="TOC Heading"/>
    <w:basedOn w:val="Ttulo1"/>
    <w:next w:val="Normal"/>
    <w:uiPriority w:val="39"/>
    <w:unhideWhenUsed w:val="1"/>
    <w:qFormat w:val="1"/>
    <w:rsid w:val="00E27924"/>
    <w:pPr>
      <w:outlineLvl w:val="9"/>
    </w:pPr>
    <w:rPr>
      <w:lang w:val="en-US"/>
    </w:rPr>
  </w:style>
  <w:style w:type="paragraph" w:styleId="TDC1">
    <w:name w:val="toc 1"/>
    <w:basedOn w:val="Normal"/>
    <w:next w:val="Normal"/>
    <w:autoRedefine w:val="1"/>
    <w:uiPriority w:val="39"/>
    <w:unhideWhenUsed w:val="1"/>
    <w:rsid w:val="009C0007"/>
    <w:pPr>
      <w:tabs>
        <w:tab w:val="right" w:leader="dot" w:pos="8828"/>
      </w:tabs>
      <w:spacing w:after="100"/>
    </w:pPr>
  </w:style>
  <w:style w:type="paragraph" w:styleId="TDC2">
    <w:name w:val="toc 2"/>
    <w:basedOn w:val="Normal"/>
    <w:next w:val="Normal"/>
    <w:autoRedefine w:val="1"/>
    <w:uiPriority w:val="39"/>
    <w:unhideWhenUsed w:val="1"/>
    <w:rsid w:val="00E27924"/>
    <w:pPr>
      <w:spacing w:after="100"/>
      <w:ind w:left="220"/>
    </w:pPr>
  </w:style>
  <w:style w:type="character" w:styleId="Hipervnculo">
    <w:name w:val="Hyperlink"/>
    <w:basedOn w:val="Fuentedeprrafopredeter"/>
    <w:uiPriority w:val="99"/>
    <w:unhideWhenUsed w:val="1"/>
    <w:rsid w:val="00E27924"/>
    <w:rPr>
      <w:color w:val="0563c1" w:themeColor="hyperlink"/>
      <w:u w:val="single"/>
    </w:rPr>
  </w:style>
  <w:style w:type="table" w:styleId="Tablaconcuadrcula">
    <w:name w:val="Table Grid"/>
    <w:basedOn w:val="Tablanormal"/>
    <w:uiPriority w:val="39"/>
    <w:rsid w:val="00B21EA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4-nfasis2">
    <w:name w:val="Grid Table 4 Accent 2"/>
    <w:basedOn w:val="Tablanormal"/>
    <w:uiPriority w:val="49"/>
    <w:rsid w:val="00B21EAF"/>
    <w:pPr>
      <w:spacing w:after="0" w:line="240" w:lineRule="auto"/>
    </w:pPr>
    <w:rPr>
      <w:rFonts w:eastAsiaTheme="minorEastAsia"/>
      <w:lang w:val="en-US"/>
    </w:r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insideV w:space="0" w:sz="0" w:val="nil"/>
        </w:tcBorders>
        <w:shd w:color="auto" w:fill="ed7d31" w:themeFill="accent2" w:val="clear"/>
      </w:tcPr>
    </w:tblStylePr>
    <w:tblStylePr w:type="lastRow">
      <w:rPr>
        <w:b w:val="1"/>
        <w:bCs w:val="1"/>
      </w:rPr>
      <w:tblPr/>
      <w:tcPr>
        <w:tcBorders>
          <w:top w:color="ed7d31" w:space="0" w:sz="4" w:themeColor="accent2"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paragraph" w:styleId="TDC3">
    <w:name w:val="toc 3"/>
    <w:basedOn w:val="Normal"/>
    <w:next w:val="Normal"/>
    <w:autoRedefine w:val="1"/>
    <w:uiPriority w:val="39"/>
    <w:unhideWhenUsed w:val="1"/>
    <w:rsid w:val="009B4507"/>
    <w:pPr>
      <w:tabs>
        <w:tab w:val="right" w:leader="dot" w:pos="8828"/>
      </w:tabs>
      <w:spacing w:after="100"/>
      <w:ind w:left="440"/>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pPr>
      <w:spacing w:after="0" w:line="240" w:lineRule="auto"/>
    </w:pPr>
    <w:tblPr>
      <w:tblStyleRowBandSize w:val="1"/>
      <w:tblStyleColBandSize w:val="1"/>
      <w:tblCellMar>
        <w:left w:w="108.0" w:type="dxa"/>
        <w:right w:w="108.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a" w:customStyle="1">
    <w:basedOn w:val="TableNormal1"/>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character" w:styleId="Mencinsinresolver">
    <w:name w:val="Unresolved Mention"/>
    <w:basedOn w:val="Fuentedeprrafopredeter"/>
    <w:uiPriority w:val="99"/>
    <w:semiHidden w:val="1"/>
    <w:unhideWhenUsed w:val="1"/>
    <w:rsid w:val="00B62CD5"/>
    <w:rPr>
      <w:color w:val="605e5c"/>
      <w:shd w:color="auto" w:fill="e1dfdd" w:val="clear"/>
    </w:rPr>
  </w:style>
  <w:style w:type="paragraph" w:styleId="TDC5">
    <w:name w:val="toc 5"/>
    <w:basedOn w:val="Normal"/>
    <w:next w:val="Normal"/>
    <w:autoRedefine w:val="1"/>
    <w:uiPriority w:val="39"/>
    <w:unhideWhenUsed w:val="1"/>
    <w:rsid w:val="00864327"/>
    <w:pPr>
      <w:spacing w:after="100"/>
      <w:ind w:left="960"/>
    </w:pPr>
  </w:style>
  <w:style w:type="character" w:styleId="Hipervnculovisitado">
    <w:name w:val="FollowedHyperlink"/>
    <w:basedOn w:val="Fuentedeprrafopredeter"/>
    <w:uiPriority w:val="99"/>
    <w:semiHidden w:val="1"/>
    <w:unhideWhenUsed w:val="1"/>
    <w:rsid w:val="00601E10"/>
    <w:rPr>
      <w:color w:val="954f72" w:themeColor="followedHyperlink"/>
      <w:u w:val="single"/>
    </w:rPr>
  </w:style>
  <w:style w:type="table" w:styleId="ae" w:customStyle="1">
    <w:basedOn w:val="TableNormal1"/>
    <w:pPr>
      <w:spacing w:after="0" w:line="240" w:lineRule="auto"/>
    </w:pPr>
    <w:tblPr>
      <w:tblStyleRowBandSize w:val="1"/>
      <w:tblStyleColBandSize w:val="1"/>
      <w:tblCellMar>
        <w:left w:w="115.0" w:type="dxa"/>
        <w:right w:w="115.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 w:customStyle="1">
    <w:basedOn w:val="TableNormal1"/>
    <w:pPr>
      <w:spacing w:after="0" w:line="240" w:lineRule="auto"/>
    </w:pPr>
    <w:tblPr>
      <w:tblStyleRowBandSize w:val="1"/>
      <w:tblStyleColBandSize w:val="1"/>
      <w:tblCellMar>
        <w:left w:w="115.0" w:type="dxa"/>
        <w:right w:w="115.0" w:type="dxa"/>
      </w:tblCellMar>
    </w:tblPr>
    <w:tblStylePr w:type="firstRow">
      <w:rPr>
        <w:b w:val="1"/>
        <w:color w:val="ffffff"/>
      </w:rPr>
      <w:tblPr/>
      <w:tcPr>
        <w:tcBorders>
          <w:top w:color="ed7d31" w:space="0" w:sz="4" w:val="single"/>
          <w:left w:color="ed7d31" w:space="0" w:sz="4" w:val="single"/>
          <w:bottom w:color="ed7d31" w:space="0" w:sz="4" w:val="single"/>
          <w:right w:color="ed7d31" w:space="0" w:sz="4" w:val="single"/>
          <w:insideH w:space="0" w:sz="0" w:val="nil"/>
          <w:insideV w:space="0" w:sz="0" w:val="nil"/>
        </w:tcBorders>
        <w:shd w:color="auto" w:fill="ed7d31" w:val="clear"/>
      </w:tcPr>
    </w:tblStylePr>
    <w:tblStylePr w:type="lastRow">
      <w:rPr>
        <w:b w:val="1"/>
      </w:rPr>
      <w:tblPr/>
      <w:tcPr>
        <w:tcBorders>
          <w:top w:color="ed7d31" w:space="0" w:sz="4" w:val="single"/>
        </w:tcBorders>
      </w:tcPr>
    </w:tblStylePr>
    <w:tblStylePr w:type="firstCol">
      <w:rPr>
        <w:b w:val="1"/>
      </w:rPr>
    </w:tblStylePr>
    <w:tblStylePr w:type="lastCol">
      <w:rPr>
        <w:b w:val="1"/>
      </w:rPr>
    </w:tblStylePr>
    <w:tblStylePr w:type="band1Vert">
      <w:tblPr/>
      <w:tcPr>
        <w:shd w:color="auto" w:fill="fbe5d5" w:val="clear"/>
      </w:tcPr>
    </w:tblStylePr>
    <w:tblStylePr w:type="band1Horz">
      <w:tblPr/>
      <w:tcPr>
        <w:shd w:color="auto" w:fill="fbe5d5" w:val="clear"/>
      </w:tcPr>
    </w:tblStylePr>
  </w:style>
  <w:style w:type="table" w:styleId="af0" w:customStyle="1">
    <w:basedOn w:val="TableNormal1"/>
    <w:tblPr>
      <w:tblStyleRowBandSize w:val="1"/>
      <w:tblStyleColBandSize w:val="1"/>
      <w:tblCellMar>
        <w:left w:w="115.0" w:type="dxa"/>
        <w:right w:w="115.0" w:type="dxa"/>
      </w:tblCellMar>
    </w:tblPr>
  </w:style>
  <w:style w:type="table" w:styleId="af1" w:customStyle="1">
    <w:basedOn w:val="TableNormal1"/>
    <w:pPr>
      <w:spacing w:after="0" w:line="240" w:lineRule="auto"/>
    </w:pPr>
    <w:tblPr>
      <w:tblStyleRowBandSize w:val="1"/>
      <w:tblStyleColBandSize w:val="1"/>
      <w:tblCellMar>
        <w:left w:w="115.0" w:type="dxa"/>
        <w:right w:w="115.0" w:type="dxa"/>
      </w:tblCellMar>
    </w:tblPr>
  </w:style>
  <w:style w:type="table" w:styleId="af2" w:customStyle="1">
    <w:basedOn w:val="TableNormal1"/>
    <w:pPr>
      <w:spacing w:after="0" w:line="240" w:lineRule="auto"/>
    </w:pPr>
    <w:tblPr>
      <w:tblStyleRowBandSize w:val="1"/>
      <w:tblStyleColBandSize w:val="1"/>
      <w:tblCellMar>
        <w:left w:w="115.0" w:type="dxa"/>
        <w:right w:w="115.0" w:type="dxa"/>
      </w:tblCellMar>
    </w:tblPr>
  </w:style>
  <w:style w:type="table" w:styleId="af3" w:customStyle="1">
    <w:basedOn w:val="TableNormal1"/>
    <w:pPr>
      <w:spacing w:after="0" w:line="240" w:lineRule="auto"/>
    </w:pPr>
    <w:tblPr>
      <w:tblStyleRowBandSize w:val="1"/>
      <w:tblStyleColBandSize w:val="1"/>
      <w:tblCellMar>
        <w:left w:w="115.0" w:type="dxa"/>
        <w:right w:w="115.0" w:type="dxa"/>
      </w:tblCellMar>
    </w:tblPr>
  </w:style>
  <w:style w:type="table" w:styleId="Tablaconcuadrcula4-nfasis6">
    <w:name w:val="Grid Table 4 Accent 6"/>
    <w:basedOn w:val="Tablanormal"/>
    <w:uiPriority w:val="49"/>
    <w:rsid w:val="006722CC"/>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af4" w:customStyle="1">
    <w:basedOn w:val="TableNormal1"/>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5" w:customStyle="1">
    <w:basedOn w:val="TableNormal1"/>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6" w:customStyle="1">
    <w:basedOn w:val="TableNormal1"/>
    <w:pPr>
      <w:spacing w:after="0" w:line="240" w:lineRule="auto"/>
    </w:pPr>
    <w:tblPr>
      <w:tblStyleRowBandSize w:val="1"/>
      <w:tblStyleColBandSize w:val="1"/>
      <w:tblCellMar>
        <w:left w:w="115.0" w:type="dxa"/>
        <w:right w:w="115.0" w:type="dxa"/>
      </w:tblCellMar>
    </w:tblPr>
  </w:style>
  <w:style w:type="table" w:styleId="af7" w:customStyle="1">
    <w:basedOn w:val="TableNormal1"/>
    <w:pPr>
      <w:spacing w:after="0" w:line="240" w:lineRule="auto"/>
    </w:pPr>
    <w:tblPr>
      <w:tblStyleRowBandSize w:val="1"/>
      <w:tblStyleColBandSize w:val="1"/>
      <w:tblCellMar>
        <w:left w:w="115.0" w:type="dxa"/>
        <w:right w:w="115.0" w:type="dxa"/>
      </w:tblCellMar>
    </w:tblPr>
  </w:style>
  <w:style w:type="table" w:styleId="af8" w:customStyle="1">
    <w:basedOn w:val="TableNormal1"/>
    <w:pPr>
      <w:spacing w:after="0" w:line="240" w:lineRule="auto"/>
    </w:pPr>
    <w:tblPr>
      <w:tblStyleRowBandSize w:val="1"/>
      <w:tblStyleColBandSize w:val="1"/>
      <w:tblCellMar>
        <w:left w:w="115.0" w:type="dxa"/>
        <w:right w:w="115.0" w:type="dxa"/>
      </w:tblCellMar>
    </w:tblPr>
  </w:style>
  <w:style w:type="table" w:styleId="af9" w:customStyle="1">
    <w:basedOn w:val="TableNormal1"/>
    <w:pPr>
      <w:spacing w:after="0" w:line="240" w:lineRule="auto"/>
    </w:pPr>
    <w:tblPr>
      <w:tblStyleRowBandSize w:val="1"/>
      <w:tblStyleColBandSize w:val="1"/>
      <w:tblCellMar>
        <w:left w:w="115.0" w:type="dxa"/>
        <w:right w:w="115.0" w:type="dxa"/>
      </w:tblCellMar>
    </w:tblPr>
  </w:style>
  <w:style w:type="table" w:styleId="afa" w:customStyle="1">
    <w:basedOn w:val="TableNormal1"/>
    <w:pPr>
      <w:spacing w:after="0" w:line="240" w:lineRule="auto"/>
    </w:pPr>
    <w:tblPr>
      <w:tblStyleRowBandSize w:val="1"/>
      <w:tblStyleColBandSize w:val="1"/>
      <w:tblCellMar>
        <w:left w:w="115.0" w:type="dxa"/>
        <w:right w:w="115.0" w:type="dxa"/>
      </w:tblCellMar>
    </w:tblPr>
  </w:style>
  <w:style w:type="table" w:styleId="afb" w:customStyle="1">
    <w:basedOn w:val="TableNormal1"/>
    <w:pPr>
      <w:spacing w:after="0" w:line="240" w:lineRule="auto"/>
    </w:pPr>
    <w:tblPr>
      <w:tblStyleRowBandSize w:val="1"/>
      <w:tblStyleColBandSize w:val="1"/>
      <w:tblCellMar>
        <w:left w:w="115.0" w:type="dxa"/>
        <w:right w:w="115.0" w:type="dxa"/>
      </w:tblCellMar>
    </w:tblPr>
  </w:style>
  <w:style w:type="table" w:styleId="afc" w:customStyle="1">
    <w:basedOn w:val="TableNormal1"/>
    <w:pPr>
      <w:spacing w:after="0" w:line="240" w:lineRule="auto"/>
    </w:pPr>
    <w:tblPr>
      <w:tblStyleRowBandSize w:val="1"/>
      <w:tblStyleColBandSize w:val="1"/>
      <w:tblCellMar>
        <w:left w:w="115.0" w:type="dxa"/>
        <w:right w:w="115.0" w:type="dxa"/>
      </w:tblCellMar>
    </w:tblPr>
  </w:style>
  <w:style w:type="table" w:styleId="afd" w:customStyle="1">
    <w:basedOn w:val="TableNormal1"/>
    <w:pPr>
      <w:spacing w:after="0" w:line="240" w:lineRule="auto"/>
    </w:pPr>
    <w:tblPr>
      <w:tblStyleRowBandSize w:val="1"/>
      <w:tblStyleColBandSize w:val="1"/>
      <w:tblCellMar>
        <w:left w:w="115.0" w:type="dxa"/>
        <w:right w:w="115.0" w:type="dxa"/>
      </w:tblCellMar>
    </w:tblPr>
  </w:style>
  <w:style w:type="table" w:styleId="Tablaconcuadrcula4-nfasis61" w:customStyle="1">
    <w:name w:val="Tabla con cuadrícula 4 - Énfasis 61"/>
    <w:basedOn w:val="Tablanormal"/>
    <w:uiPriority w:val="49"/>
    <w:rsid w:val="00FA79DF"/>
    <w:pPr>
      <w:spacing w:after="0" w:line="240" w:lineRule="auto"/>
      <w:jc w:val="left"/>
    </w:pPr>
    <w:rPr>
      <w:rFonts w:ascii="Times New Roman" w:cs="Times New Roman" w:eastAsia="SimSun" w:hAnsi="Times New Roman"/>
      <w:sz w:val="20"/>
      <w:szCs w:val="20"/>
    </w:rPr>
    <w:tblPr>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numbering" w:styleId="Sinlista1" w:customStyle="1">
    <w:name w:val="Sin lista1"/>
    <w:next w:val="Sinlista"/>
    <w:uiPriority w:val="99"/>
    <w:semiHidden w:val="1"/>
    <w:unhideWhenUsed w:val="1"/>
    <w:rsid w:val="003D745A"/>
  </w:style>
  <w:style w:type="table" w:styleId="TableNormal10" w:customStyle="1">
    <w:name w:val="Table Normal1"/>
    <w:rsid w:val="003D745A"/>
    <w:pPr>
      <w:spacing w:after="0" w:line="276" w:lineRule="auto"/>
      <w:jc w:val="left"/>
    </w:pPr>
    <w:rPr>
      <w:rFonts w:ascii="Arial" w:cs="Arial" w:eastAsia="Arial" w:hAnsi="Arial"/>
      <w:sz w:val="22"/>
      <w:szCs w:val="22"/>
      <w:lang w:val="es"/>
    </w:rPr>
    <w:tblPr>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8">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9">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0">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1">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2">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3">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4">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5">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6">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7">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8">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9">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0">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1">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2">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3">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4">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5">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6">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7">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8">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9">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0">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1">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2">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3">
    <w:basedOn w:val="TableNormal"/>
    <w:pPr>
      <w:spacing w:after="0" w:line="240" w:lineRule="auto"/>
      <w:jc w:val="left"/>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7">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png"/><Relationship Id="rId25" Type="http://schemas.openxmlformats.org/officeDocument/2006/relationships/image" Target="media/image19.png"/><Relationship Id="rId28" Type="http://schemas.openxmlformats.org/officeDocument/2006/relationships/image" Target="media/image16.png"/><Relationship Id="rId27" Type="http://schemas.openxmlformats.org/officeDocument/2006/relationships/hyperlink" Target="https://miro.com/app/board/uXjVNIyAIdw=/?share_link_id=227874389364"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jpg"/><Relationship Id="rId7" Type="http://schemas.openxmlformats.org/officeDocument/2006/relationships/image" Target="media/image11.png"/><Relationship Id="rId8" Type="http://schemas.openxmlformats.org/officeDocument/2006/relationships/header" Target="header2.xml"/><Relationship Id="rId31" Type="http://schemas.openxmlformats.org/officeDocument/2006/relationships/hyperlink" Target="http://katyygaby.blogspot.com/p/modelo-relacional.html" TargetMode="External"/><Relationship Id="rId30" Type="http://schemas.openxmlformats.org/officeDocument/2006/relationships/image" Target="media/image17.png"/><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6.jp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9.jpg"/><Relationship Id="rId17" Type="http://schemas.openxmlformats.org/officeDocument/2006/relationships/image" Target="media/image7.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ArialBlack-regular.ttf"/></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hmMbWgtv40Tg1ZTsp5kNYYBJDw==">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2023-12-01T22:01:00Z</dcterms:created>
  <dc:creator>Doris Elena Monsalve Sossa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0x010100CE5DC5F296AFA042A40130B62CFA4CB9</vt:lpwstr>
  </property>
  <property fmtid="{D5CDD505-2E9C-101B-9397-08002B2CF9AE}" pid="3" name="MSIP_Label_1299739c-ad3d-4908-806e-4d91151a6e13_Enabled">
    <vt:lpwstr>true</vt:lpwstr>
  </property>
  <property fmtid="{D5CDD505-2E9C-101B-9397-08002B2CF9AE}" pid="4" name="MSIP_Label_1299739c-ad3d-4908-806e-4d91151a6e13_SetDate">
    <vt:lpwstr>2023-03-14T12:21:58Z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dc3902f0-2a9e-4d4d-8e09-6b197aadb04c</vt:lpwstr>
  </property>
  <property fmtid="{D5CDD505-2E9C-101B-9397-08002B2CF9AE}" pid="9" name="MSIP_Label_1299739c-ad3d-4908-806e-4d91151a6e13_ContentBits">
    <vt:lpwstr>0</vt:lpwstr>
  </property>
</Properties>
</file>